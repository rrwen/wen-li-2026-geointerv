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084FD" w14:textId="5D404055" w:rsidR="00314AC5" w:rsidRPr="006453D9" w:rsidRDefault="007F26E8" w:rsidP="00314AC5">
      <w:pPr>
        <w:pStyle w:val="MDPI11articletype"/>
      </w:pPr>
      <w:r>
        <w:t>Article</w:t>
      </w:r>
    </w:p>
    <w:p w14:paraId="7D5ABC9E" w14:textId="46ABF4B6" w:rsidR="00314AC5" w:rsidRPr="003B1AF1" w:rsidRDefault="00FC6CE7" w:rsidP="00314AC5">
      <w:pPr>
        <w:pStyle w:val="MDPI12title"/>
      </w:pPr>
      <w:ins w:id="0" w:author="R W" w:date="2026-04-16T19:29:00Z" w16du:dateUtc="2026-04-16T23:29:00Z">
        <w:r>
          <w:t xml:space="preserve">From Where to What: </w:t>
        </w:r>
      </w:ins>
      <w:r w:rsidR="00BE54AB">
        <w:t>The</w:t>
      </w:r>
      <w:r w:rsidR="0024775C">
        <w:t xml:space="preserve"> </w:t>
      </w:r>
      <w:r w:rsidR="003344A6">
        <w:t>Geo</w:t>
      </w:r>
      <w:r w:rsidR="0024775C">
        <w:t>-i</w:t>
      </w:r>
      <w:r w:rsidR="00796B49">
        <w:t>ntervention</w:t>
      </w:r>
      <w:r w:rsidR="00BE54AB">
        <w:t xml:space="preserve"> Modelling Framework</w:t>
      </w:r>
    </w:p>
    <w:p w14:paraId="1D02EA05" w14:textId="72D25EBF" w:rsidR="00987CED" w:rsidRDefault="00965391" w:rsidP="00314AC5">
      <w:pPr>
        <w:pStyle w:val="MDPI13authornames"/>
      </w:pPr>
      <w:r>
        <w:t>Richard</w:t>
      </w:r>
      <w:r w:rsidR="00314AC5" w:rsidRPr="00D945EC">
        <w:t xml:space="preserve"> </w:t>
      </w:r>
      <w:r>
        <w:t>Wen</w:t>
      </w:r>
      <w:ins w:id="1" w:author="Richard Wen" w:date="2025-12-22T20:49:00Z">
        <w:r w:rsidR="0030374E">
          <w:t xml:space="preserve"> </w:t>
        </w:r>
        <w:r w:rsidR="0030374E">
          <w:rPr>
            <w:vertAlign w:val="superscript"/>
          </w:rPr>
          <w:t>1,2</w:t>
        </w:r>
      </w:ins>
      <w:r>
        <w:t xml:space="preserve"> and Songnian</w:t>
      </w:r>
      <w:r w:rsidR="00314AC5" w:rsidRPr="00D945EC">
        <w:t xml:space="preserve"> L</w:t>
      </w:r>
      <w:r>
        <w:t>i</w:t>
      </w:r>
      <w:ins w:id="2" w:author="Richard Wen" w:date="2025-12-22T20:49:00Z">
        <w:r w:rsidR="0030374E">
          <w:t xml:space="preserve"> </w:t>
        </w:r>
        <w:r w:rsidR="0030374E">
          <w:rPr>
            <w:vertAlign w:val="superscript"/>
          </w:rPr>
          <w:t>1,</w:t>
        </w:r>
        <w:r w:rsidR="0030374E">
          <w:t>*</w:t>
        </w:r>
      </w:ins>
      <w:del w:id="3" w:author="Richard Wen" w:date="2025-12-22T20:49:00Z">
        <w:r w:rsidR="00314AC5" w:rsidRPr="00D945EC" w:rsidDel="0030374E">
          <w:delText xml:space="preserve"> </w:delText>
        </w:r>
        <w:r w:rsidRPr="00331633" w:rsidDel="0030374E">
          <w:delText>*</w:delText>
        </w:r>
      </w:del>
    </w:p>
    <w:tbl>
      <w:tblPr>
        <w:tblpPr w:leftFromText="198" w:rightFromText="198" w:vertAnchor="page" w:horzAnchor="margin" w:tblpY="11276"/>
        <w:tblW w:w="2410" w:type="dxa"/>
        <w:tblLayout w:type="fixed"/>
        <w:tblCellMar>
          <w:left w:w="0" w:type="dxa"/>
          <w:right w:w="0" w:type="dxa"/>
        </w:tblCellMar>
        <w:tblLook w:val="04A0" w:firstRow="1" w:lastRow="0" w:firstColumn="1" w:lastColumn="0" w:noHBand="0" w:noVBand="1"/>
      </w:tblPr>
      <w:tblGrid>
        <w:gridCol w:w="2410"/>
      </w:tblGrid>
      <w:tr w:rsidR="00987CED" w:rsidRPr="00F30E14" w14:paraId="18B18210" w14:textId="77777777" w:rsidTr="00186DA8">
        <w:tc>
          <w:tcPr>
            <w:tcW w:w="2410" w:type="dxa"/>
          </w:tcPr>
          <w:p w14:paraId="13D87598" w14:textId="77777777" w:rsidR="00987CED" w:rsidRPr="00C01EF2" w:rsidRDefault="00987CED" w:rsidP="00186DA8">
            <w:pPr>
              <w:pStyle w:val="MDPI61Citation"/>
              <w:spacing w:after="120" w:line="240" w:lineRule="exact"/>
            </w:pPr>
            <w:r w:rsidRPr="00CA446A">
              <w:rPr>
                <w:b/>
              </w:rPr>
              <w:t>Citation:</w:t>
            </w:r>
            <w:r>
              <w:rPr>
                <w:b/>
              </w:rPr>
              <w:t xml:space="preserve"> </w:t>
            </w:r>
            <w:r>
              <w:t>To be added by editorial staff during production.</w:t>
            </w:r>
          </w:p>
          <w:p w14:paraId="72240F66" w14:textId="77777777" w:rsidR="00987CED" w:rsidRDefault="00987CED" w:rsidP="00186DA8">
            <w:pPr>
              <w:pStyle w:val="MDPI15academiceditor"/>
              <w:spacing w:after="120"/>
            </w:pPr>
            <w:r>
              <w:t>Academic Editor: Firstname Lastname</w:t>
            </w:r>
          </w:p>
          <w:p w14:paraId="6C6FAB52" w14:textId="77777777" w:rsidR="00987CED" w:rsidRPr="00EC542A" w:rsidRDefault="00987CED" w:rsidP="00186DA8">
            <w:pPr>
              <w:pStyle w:val="MDPI14history"/>
              <w:spacing w:before="120"/>
            </w:pPr>
            <w:r w:rsidRPr="00EC542A">
              <w:t>Received: date</w:t>
            </w:r>
          </w:p>
          <w:p w14:paraId="130C5EF4" w14:textId="77777777" w:rsidR="00987CED" w:rsidRDefault="00987CED" w:rsidP="00186DA8">
            <w:pPr>
              <w:pStyle w:val="MDPI14history"/>
            </w:pPr>
            <w:r>
              <w:t>Revised: date</w:t>
            </w:r>
          </w:p>
          <w:p w14:paraId="5CA37B59" w14:textId="77777777" w:rsidR="00987CED" w:rsidRPr="00EC542A" w:rsidRDefault="00987CED" w:rsidP="00186DA8">
            <w:pPr>
              <w:pStyle w:val="MDPI14history"/>
            </w:pPr>
            <w:r>
              <w:t>Accepted: date</w:t>
            </w:r>
          </w:p>
          <w:p w14:paraId="06BFF4D4" w14:textId="77777777" w:rsidR="00987CED" w:rsidRPr="00EC542A" w:rsidRDefault="00987CED" w:rsidP="00186DA8">
            <w:pPr>
              <w:pStyle w:val="MDPI14history"/>
              <w:spacing w:after="120"/>
            </w:pPr>
            <w:r w:rsidRPr="00EC542A">
              <w:t>Published: date</w:t>
            </w:r>
          </w:p>
          <w:p w14:paraId="0D202749" w14:textId="77777777" w:rsidR="00987CED" w:rsidRPr="00F30E14" w:rsidRDefault="00987CED" w:rsidP="00186DA8">
            <w:pPr>
              <w:adjustRightInd w:val="0"/>
              <w:snapToGrid w:val="0"/>
              <w:spacing w:before="120" w:line="240" w:lineRule="atLeast"/>
              <w:ind w:right="113"/>
              <w:jc w:val="left"/>
              <w:rPr>
                <w:rFonts w:eastAsia="DengXian"/>
                <w:bCs/>
                <w:sz w:val="14"/>
                <w:szCs w:val="14"/>
                <w:lang w:bidi="en-US"/>
              </w:rPr>
            </w:pPr>
            <w:r w:rsidRPr="00F30E14">
              <w:rPr>
                <w:rFonts w:eastAsia="DengXian"/>
                <w:noProof/>
                <w:lang w:val="en-CA" w:eastAsia="en-CA"/>
              </w:rPr>
              <w:drawing>
                <wp:inline distT="0" distB="0" distL="0" distR="0" wp14:anchorId="71245B24" wp14:editId="1AC95DA8">
                  <wp:extent cx="692785" cy="24955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2785" cy="249555"/>
                          </a:xfrm>
                          <a:prstGeom prst="rect">
                            <a:avLst/>
                          </a:prstGeom>
                          <a:noFill/>
                          <a:ln>
                            <a:noFill/>
                          </a:ln>
                        </pic:spPr>
                      </pic:pic>
                    </a:graphicData>
                  </a:graphic>
                </wp:inline>
              </w:drawing>
            </w:r>
          </w:p>
          <w:p w14:paraId="258FCCD3" w14:textId="77777777" w:rsidR="00987CED" w:rsidRPr="00F30E14" w:rsidRDefault="00987CED" w:rsidP="00ED7C7C">
            <w:pPr>
              <w:pStyle w:val="MDPI72Copyright"/>
              <w:rPr>
                <w:rFonts w:eastAsia="DengXian"/>
                <w:lang w:bidi="en-US"/>
              </w:rPr>
            </w:pPr>
            <w:r w:rsidRPr="00F30E14">
              <w:rPr>
                <w:rFonts w:eastAsia="DengXian"/>
                <w:b/>
                <w:lang w:bidi="en-US"/>
              </w:rPr>
              <w:t>Copyright:</w:t>
            </w:r>
            <w:r w:rsidRPr="00F30E14">
              <w:rPr>
                <w:rFonts w:eastAsia="DengXian"/>
                <w:lang w:bidi="en-US"/>
              </w:rPr>
              <w:t xml:space="preserve"> </w:t>
            </w:r>
            <w:r w:rsidR="002F265D">
              <w:rPr>
                <w:rFonts w:eastAsia="DengXian"/>
                <w:lang w:bidi="en-US"/>
              </w:rPr>
              <w:t>© 2024 by the</w:t>
            </w:r>
            <w:r>
              <w:rPr>
                <w:rFonts w:eastAsia="DengXian"/>
                <w:lang w:bidi="en-US"/>
              </w:rPr>
              <w:t xml:space="preserve"> authors. Submitted for possible open access publication under the terms and conditions of the Creative Commons </w:t>
            </w:r>
            <w:r w:rsidRPr="00F30E14">
              <w:rPr>
                <w:rFonts w:eastAsia="DengXian"/>
                <w:lang w:bidi="en-US"/>
              </w:rPr>
              <w:t>Attribution (CC BY) license (</w:t>
            </w:r>
            <w:r>
              <w:rPr>
                <w:rFonts w:eastAsia="DengXian"/>
                <w:lang w:bidi="en-US"/>
              </w:rPr>
              <w:t>https://</w:t>
            </w:r>
            <w:r w:rsidRPr="00F30E14">
              <w:rPr>
                <w:rFonts w:eastAsia="DengXian"/>
                <w:lang w:bidi="en-US"/>
              </w:rPr>
              <w:t>creativecommons.org/licenses/by/4.0/).</w:t>
            </w:r>
          </w:p>
        </w:tc>
      </w:tr>
    </w:tbl>
    <w:p w14:paraId="135EA38D" w14:textId="4A2FE2BD" w:rsidR="004B3887" w:rsidRDefault="004B3887" w:rsidP="00314AC5">
      <w:pPr>
        <w:pStyle w:val="MDPI16affiliation"/>
        <w:rPr>
          <w:ins w:id="4" w:author="Richard Wen" w:date="2025-12-22T20:43:00Z"/>
        </w:rPr>
      </w:pPr>
      <w:ins w:id="5" w:author="Richard Wen" w:date="2025-12-22T20:45:00Z">
        <w:r>
          <w:rPr>
            <w:vertAlign w:val="superscript"/>
          </w:rPr>
          <w:t>1</w:t>
        </w:r>
        <w:r>
          <w:tab/>
        </w:r>
      </w:ins>
      <w:commentRangeStart w:id="6"/>
      <w:commentRangeStart w:id="7"/>
      <w:r w:rsidR="005021A3">
        <w:t xml:space="preserve">Department of Civil Engineering, </w:t>
      </w:r>
      <w:r w:rsidR="001C1866">
        <w:t>Toronto Metropolitan University</w:t>
      </w:r>
      <w:r w:rsidR="005021A3">
        <w:t>, Toronto, ON, M5B 2K3, Canada</w:t>
      </w:r>
      <w:commentRangeEnd w:id="6"/>
      <w:r w:rsidR="00E2622E">
        <w:rPr>
          <w:rStyle w:val="CommentReference"/>
          <w:sz w:val="16"/>
          <w:szCs w:val="18"/>
        </w:rPr>
        <w:commentReference w:id="6"/>
      </w:r>
      <w:commentRangeEnd w:id="7"/>
      <w:r w:rsidR="00D729B8">
        <w:rPr>
          <w:rStyle w:val="CommentReference"/>
          <w:sz w:val="16"/>
          <w:szCs w:val="18"/>
        </w:rPr>
        <w:commentReference w:id="7"/>
      </w:r>
      <w:ins w:id="8" w:author="Richard Wen" w:date="2025-12-22T20:46:00Z">
        <w:r>
          <w:t>;</w:t>
        </w:r>
      </w:ins>
      <w:ins w:id="9" w:author="Richard Wen" w:date="2025-12-22T20:47:00Z">
        <w:r>
          <w:t xml:space="preserve"> rwen@torontomu.ca (R.W.); snli</w:t>
        </w:r>
      </w:ins>
      <w:ins w:id="10" w:author="Richard Wen" w:date="2025-12-22T20:48:00Z">
        <w:r>
          <w:t>@torontomu.ca (S.L.)</w:t>
        </w:r>
      </w:ins>
    </w:p>
    <w:p w14:paraId="6CD75742" w14:textId="6A2E174A" w:rsidR="00314AC5" w:rsidRPr="00D945EC" w:rsidRDefault="004B3887" w:rsidP="00314AC5">
      <w:pPr>
        <w:pStyle w:val="MDPI16affiliation"/>
      </w:pPr>
      <w:ins w:id="11" w:author="Richard Wen" w:date="2025-12-22T20:45:00Z">
        <w:r>
          <w:rPr>
            <w:vertAlign w:val="superscript"/>
          </w:rPr>
          <w:t>2</w:t>
        </w:r>
        <w:r>
          <w:tab/>
        </w:r>
      </w:ins>
      <w:ins w:id="12" w:author="Richard Wen" w:date="2025-12-22T20:43:00Z">
        <w:r>
          <w:t>University of Toronto, Toronto, ON, M5S 1A1, Canada</w:t>
        </w:r>
      </w:ins>
      <w:ins w:id="13" w:author="Richard Wen" w:date="2025-12-22T20:48:00Z">
        <w:r>
          <w:t>; richard.wen@utoronto.ca (R.W.)</w:t>
        </w:r>
      </w:ins>
    </w:p>
    <w:p w14:paraId="2E2C8042" w14:textId="63405535" w:rsidR="00314AC5" w:rsidRPr="00550626" w:rsidRDefault="00314AC5" w:rsidP="00314AC5">
      <w:pPr>
        <w:pStyle w:val="MDPI16affiliation"/>
      </w:pPr>
      <w:r w:rsidRPr="00F272F2">
        <w:rPr>
          <w:b/>
        </w:rPr>
        <w:t>*</w:t>
      </w:r>
      <w:r w:rsidRPr="00D945EC">
        <w:tab/>
        <w:t xml:space="preserve">Correspondence: </w:t>
      </w:r>
      <w:r w:rsidR="005021A3">
        <w:t>snli</w:t>
      </w:r>
      <w:r w:rsidRPr="00D945EC">
        <w:t>@</w:t>
      </w:r>
      <w:r w:rsidR="005021A3">
        <w:t>torontomu.ca</w:t>
      </w:r>
    </w:p>
    <w:p w14:paraId="5FFAB8A9" w14:textId="13D2969F" w:rsidR="00AF0D10" w:rsidRPr="00AF0D10" w:rsidRDefault="00314AC5" w:rsidP="00314AC5">
      <w:pPr>
        <w:pStyle w:val="MDPI17abstract"/>
        <w:rPr>
          <w:szCs w:val="18"/>
        </w:rPr>
      </w:pPr>
      <w:r w:rsidRPr="00550626">
        <w:rPr>
          <w:b/>
          <w:szCs w:val="18"/>
        </w:rPr>
        <w:t xml:space="preserve">Abstract: </w:t>
      </w:r>
      <w:r w:rsidR="003C513C">
        <w:rPr>
          <w:szCs w:val="18"/>
        </w:rPr>
        <w:t>Interventions</w:t>
      </w:r>
      <w:r w:rsidR="003B76C8">
        <w:rPr>
          <w:szCs w:val="18"/>
        </w:rPr>
        <w:t xml:space="preserve"> </w:t>
      </w:r>
      <w:r w:rsidR="00601876">
        <w:rPr>
          <w:szCs w:val="18"/>
        </w:rPr>
        <w:t>implemented in geographic space</w:t>
      </w:r>
      <w:r w:rsidR="003B76C8">
        <w:rPr>
          <w:szCs w:val="18"/>
        </w:rPr>
        <w:t xml:space="preserve"> (</w:t>
      </w:r>
      <w:r w:rsidR="003C513C">
        <w:rPr>
          <w:szCs w:val="18"/>
        </w:rPr>
        <w:t>geo-interventions</w:t>
      </w:r>
      <w:r w:rsidR="003B76C8">
        <w:rPr>
          <w:szCs w:val="18"/>
        </w:rPr>
        <w:t>), have had success in reducing preventable deaths across the world.</w:t>
      </w:r>
      <w:r w:rsidR="00AF0D10">
        <w:rPr>
          <w:szCs w:val="18"/>
        </w:rPr>
        <w:t xml:space="preserve"> However, many</w:t>
      </w:r>
      <w:r w:rsidR="000420E1">
        <w:rPr>
          <w:szCs w:val="18"/>
        </w:rPr>
        <w:t xml:space="preserve"> </w:t>
      </w:r>
      <w:r w:rsidR="00AF0D10">
        <w:rPr>
          <w:szCs w:val="18"/>
        </w:rPr>
        <w:t>studies support</w:t>
      </w:r>
      <w:r w:rsidR="000420E1">
        <w:rPr>
          <w:szCs w:val="18"/>
        </w:rPr>
        <w:t>ing</w:t>
      </w:r>
      <w:r w:rsidR="00AF0D10">
        <w:rPr>
          <w:szCs w:val="18"/>
        </w:rPr>
        <w:t xml:space="preserve"> geo-interventions have focused on </w:t>
      </w:r>
      <w:r w:rsidR="00AF0D10">
        <w:rPr>
          <w:i/>
          <w:iCs/>
          <w:szCs w:val="18"/>
        </w:rPr>
        <w:t>where</w:t>
      </w:r>
      <w:r w:rsidR="00AF0D10">
        <w:rPr>
          <w:szCs w:val="18"/>
        </w:rPr>
        <w:t xml:space="preserve"> to implement them rather than </w:t>
      </w:r>
      <w:r w:rsidR="00AF0D10">
        <w:rPr>
          <w:i/>
          <w:iCs/>
          <w:szCs w:val="18"/>
        </w:rPr>
        <w:t>what</w:t>
      </w:r>
      <w:r w:rsidR="00AF0D10">
        <w:rPr>
          <w:szCs w:val="18"/>
        </w:rPr>
        <w:t xml:space="preserve"> the</w:t>
      </w:r>
      <w:r w:rsidR="000420E1">
        <w:rPr>
          <w:szCs w:val="18"/>
        </w:rPr>
        <w:t>y</w:t>
      </w:r>
      <w:r w:rsidR="00AF0D10">
        <w:rPr>
          <w:szCs w:val="18"/>
        </w:rPr>
        <w:t xml:space="preserve"> are.</w:t>
      </w:r>
      <w:r w:rsidR="00196C40">
        <w:rPr>
          <w:szCs w:val="18"/>
        </w:rPr>
        <w:t xml:space="preserve"> In this paper, </w:t>
      </w:r>
      <w:r w:rsidR="00DA12D2">
        <w:rPr>
          <w:szCs w:val="18"/>
        </w:rPr>
        <w:t xml:space="preserve">we </w:t>
      </w:r>
      <w:r w:rsidR="009141E3">
        <w:rPr>
          <w:szCs w:val="18"/>
        </w:rPr>
        <w:t xml:space="preserve">answer how to model and generate </w:t>
      </w:r>
      <w:r w:rsidR="00DA12D2">
        <w:rPr>
          <w:szCs w:val="18"/>
        </w:rPr>
        <w:t>geo-interventions</w:t>
      </w:r>
      <w:r w:rsidR="00922D4B">
        <w:rPr>
          <w:szCs w:val="18"/>
        </w:rPr>
        <w:t xml:space="preserve"> using </w:t>
      </w:r>
      <w:r w:rsidR="001000C8">
        <w:rPr>
          <w:szCs w:val="18"/>
        </w:rPr>
        <w:t xml:space="preserve">spatial </w:t>
      </w:r>
      <w:r w:rsidR="00922D4B">
        <w:rPr>
          <w:szCs w:val="18"/>
        </w:rPr>
        <w:t>data</w:t>
      </w:r>
      <w:r w:rsidR="009141E3">
        <w:rPr>
          <w:szCs w:val="18"/>
        </w:rPr>
        <w:t>,</w:t>
      </w:r>
      <w:r w:rsidR="00FA4DF2">
        <w:rPr>
          <w:szCs w:val="18"/>
        </w:rPr>
        <w:t xml:space="preserve"> providing</w:t>
      </w:r>
      <w:r w:rsidR="009141E3">
        <w:rPr>
          <w:szCs w:val="18"/>
        </w:rPr>
        <w:t xml:space="preserve"> what these geo-interventions are and where to apply them</w:t>
      </w:r>
      <w:r w:rsidR="003B7BE3">
        <w:rPr>
          <w:szCs w:val="18"/>
        </w:rPr>
        <w:t>.</w:t>
      </w:r>
      <w:r w:rsidR="00A51374">
        <w:rPr>
          <w:szCs w:val="18"/>
        </w:rPr>
        <w:t xml:space="preserve"> </w:t>
      </w:r>
      <w:r w:rsidR="009911F7">
        <w:rPr>
          <w:szCs w:val="18"/>
        </w:rPr>
        <w:t>We</w:t>
      </w:r>
      <w:r w:rsidR="003A5C3C">
        <w:rPr>
          <w:szCs w:val="18"/>
        </w:rPr>
        <w:t xml:space="preserve"> </w:t>
      </w:r>
      <w:r w:rsidR="00C758DB">
        <w:rPr>
          <w:szCs w:val="18"/>
        </w:rPr>
        <w:t xml:space="preserve">defined geo-intervention modelling as </w:t>
      </w:r>
      <w:r w:rsidR="006B18FC">
        <w:rPr>
          <w:szCs w:val="18"/>
        </w:rPr>
        <w:t>a</w:t>
      </w:r>
      <w:r w:rsidR="00F50683">
        <w:rPr>
          <w:szCs w:val="18"/>
        </w:rPr>
        <w:t xml:space="preserve"> problem of</w:t>
      </w:r>
      <w:r w:rsidR="006B18FC">
        <w:rPr>
          <w:szCs w:val="18"/>
        </w:rPr>
        <w:t xml:space="preserve"> </w:t>
      </w:r>
      <w:r w:rsidR="00F50683">
        <w:rPr>
          <w:szCs w:val="18"/>
        </w:rPr>
        <w:t>optimizing</w:t>
      </w:r>
      <w:r w:rsidR="00C758DB">
        <w:rPr>
          <w:szCs w:val="18"/>
        </w:rPr>
        <w:t xml:space="preserve"> actions and their locations</w:t>
      </w:r>
      <w:r w:rsidR="006C2790">
        <w:rPr>
          <w:szCs w:val="18"/>
        </w:rPr>
        <w:t>, given</w:t>
      </w:r>
      <w:r w:rsidR="003A7838">
        <w:rPr>
          <w:szCs w:val="18"/>
        </w:rPr>
        <w:t xml:space="preserve"> the objective of </w:t>
      </w:r>
      <w:r w:rsidR="000B5A8A">
        <w:rPr>
          <w:szCs w:val="18"/>
        </w:rPr>
        <w:t>maximizing</w:t>
      </w:r>
      <w:r w:rsidR="003A7838">
        <w:rPr>
          <w:szCs w:val="18"/>
        </w:rPr>
        <w:t xml:space="preserve"> predicted outcome</w:t>
      </w:r>
      <w:r w:rsidR="000B5A8A">
        <w:rPr>
          <w:szCs w:val="18"/>
        </w:rPr>
        <w:t>s</w:t>
      </w:r>
      <w:r w:rsidR="005971DE">
        <w:rPr>
          <w:szCs w:val="18"/>
        </w:rPr>
        <w:t xml:space="preserve">. </w:t>
      </w:r>
      <w:r w:rsidR="00AA0339">
        <w:rPr>
          <w:szCs w:val="18"/>
        </w:rPr>
        <w:t xml:space="preserve">To solve this, </w:t>
      </w:r>
      <w:r w:rsidR="001D4EC1">
        <w:rPr>
          <w:szCs w:val="18"/>
        </w:rPr>
        <w:t>we</w:t>
      </w:r>
      <w:r w:rsidR="00AA0339">
        <w:rPr>
          <w:szCs w:val="18"/>
        </w:rPr>
        <w:t xml:space="preserve"> produced a framework </w:t>
      </w:r>
      <w:r w:rsidR="00E33621">
        <w:rPr>
          <w:szCs w:val="18"/>
        </w:rPr>
        <w:t xml:space="preserve">for transforming </w:t>
      </w:r>
      <w:r w:rsidR="00AA0339">
        <w:rPr>
          <w:szCs w:val="18"/>
        </w:rPr>
        <w:t>spatial data to model</w:t>
      </w:r>
      <w:r w:rsidR="00FC0DB0">
        <w:rPr>
          <w:szCs w:val="18"/>
        </w:rPr>
        <w:t xml:space="preserve"> </w:t>
      </w:r>
      <w:r w:rsidR="004416F1">
        <w:rPr>
          <w:szCs w:val="18"/>
        </w:rPr>
        <w:t>potential actions</w:t>
      </w:r>
      <w:r w:rsidR="00021BB8">
        <w:rPr>
          <w:szCs w:val="18"/>
        </w:rPr>
        <w:t xml:space="preserve"> for</w:t>
      </w:r>
      <w:r w:rsidR="004416F1">
        <w:rPr>
          <w:szCs w:val="18"/>
        </w:rPr>
        <w:t xml:space="preserve"> </w:t>
      </w:r>
      <w:r w:rsidR="00AA0339">
        <w:rPr>
          <w:szCs w:val="18"/>
        </w:rPr>
        <w:t>generat</w:t>
      </w:r>
      <w:r w:rsidR="004416F1">
        <w:rPr>
          <w:szCs w:val="18"/>
        </w:rPr>
        <w:t>ing</w:t>
      </w:r>
      <w:r w:rsidR="00AA0339">
        <w:rPr>
          <w:szCs w:val="18"/>
        </w:rPr>
        <w:t xml:space="preserve"> geo-interventions.</w:t>
      </w:r>
      <w:r w:rsidR="003963CE">
        <w:rPr>
          <w:szCs w:val="18"/>
        </w:rPr>
        <w:t xml:space="preserve"> </w:t>
      </w:r>
      <w:r w:rsidR="00896A64">
        <w:rPr>
          <w:szCs w:val="18"/>
        </w:rPr>
        <w:t>Finally, we</w:t>
      </w:r>
      <w:r w:rsidR="003963CE">
        <w:rPr>
          <w:szCs w:val="18"/>
        </w:rPr>
        <w:t xml:space="preserve"> </w:t>
      </w:r>
      <w:r w:rsidR="007C3D36">
        <w:rPr>
          <w:szCs w:val="18"/>
        </w:rPr>
        <w:t>conducted a case study of</w:t>
      </w:r>
      <w:r w:rsidR="003963CE">
        <w:rPr>
          <w:szCs w:val="18"/>
        </w:rPr>
        <w:t xml:space="preserve"> reducing traffic collisions in Toronto, Canada</w:t>
      </w:r>
      <w:r w:rsidR="007C3D36">
        <w:rPr>
          <w:szCs w:val="18"/>
        </w:rPr>
        <w:t>, to demonstrate the framework, which produced a</w:t>
      </w:r>
      <w:r w:rsidR="003963CE">
        <w:rPr>
          <w:szCs w:val="18"/>
        </w:rPr>
        <w:t xml:space="preserve"> machine learning model </w:t>
      </w:r>
      <w:r w:rsidR="000B58EC">
        <w:rPr>
          <w:szCs w:val="18"/>
        </w:rPr>
        <w:t>t</w:t>
      </w:r>
      <w:r w:rsidR="00B45EBE">
        <w:rPr>
          <w:szCs w:val="18"/>
        </w:rPr>
        <w:t>hat</w:t>
      </w:r>
      <w:r w:rsidR="000B58EC">
        <w:rPr>
          <w:szCs w:val="18"/>
        </w:rPr>
        <w:t xml:space="preserve"> discover</w:t>
      </w:r>
      <w:r w:rsidR="00B45EBE">
        <w:rPr>
          <w:szCs w:val="18"/>
        </w:rPr>
        <w:t>ed</w:t>
      </w:r>
      <w:r w:rsidR="000B58EC">
        <w:rPr>
          <w:szCs w:val="18"/>
        </w:rPr>
        <w:t xml:space="preserve"> geo-interventions </w:t>
      </w:r>
      <w:r w:rsidR="00522DB6">
        <w:rPr>
          <w:szCs w:val="18"/>
        </w:rPr>
        <w:t xml:space="preserve">modifying </w:t>
      </w:r>
      <w:r w:rsidR="003963CE">
        <w:rPr>
          <w:szCs w:val="18"/>
        </w:rPr>
        <w:t xml:space="preserve">red light camera, </w:t>
      </w:r>
      <w:r w:rsidR="00DC2417">
        <w:rPr>
          <w:szCs w:val="18"/>
        </w:rPr>
        <w:t xml:space="preserve">transit shelter, </w:t>
      </w:r>
      <w:r w:rsidR="00403323">
        <w:rPr>
          <w:szCs w:val="18"/>
        </w:rPr>
        <w:t xml:space="preserve">and </w:t>
      </w:r>
      <w:r w:rsidR="003963CE">
        <w:rPr>
          <w:szCs w:val="18"/>
        </w:rPr>
        <w:t>wayfinding</w:t>
      </w:r>
      <w:r w:rsidR="00B45EBE">
        <w:rPr>
          <w:szCs w:val="18"/>
        </w:rPr>
        <w:t xml:space="preserve"> </w:t>
      </w:r>
      <w:r w:rsidR="000B58EC">
        <w:rPr>
          <w:szCs w:val="18"/>
        </w:rPr>
        <w:t>infrastructure</w:t>
      </w:r>
      <w:r w:rsidR="004D459C">
        <w:rPr>
          <w:szCs w:val="18"/>
        </w:rPr>
        <w:t xml:space="preserve"> </w:t>
      </w:r>
      <w:r w:rsidR="003963CE">
        <w:rPr>
          <w:szCs w:val="18"/>
        </w:rPr>
        <w:t>predicted</w:t>
      </w:r>
      <w:r w:rsidR="00B45EBE">
        <w:rPr>
          <w:szCs w:val="18"/>
        </w:rPr>
        <w:t xml:space="preserve"> </w:t>
      </w:r>
      <w:r w:rsidR="00842A95">
        <w:rPr>
          <w:szCs w:val="18"/>
        </w:rPr>
        <w:t xml:space="preserve">to reduce collisions by </w:t>
      </w:r>
      <w:r w:rsidR="00B45EBE">
        <w:t>5.7%</w:t>
      </w:r>
      <w:r w:rsidR="003963CE">
        <w:rPr>
          <w:szCs w:val="18"/>
        </w:rPr>
        <w:t>.</w:t>
      </w:r>
      <w:r w:rsidR="005F0B43">
        <w:rPr>
          <w:szCs w:val="18"/>
        </w:rPr>
        <w:t xml:space="preserve"> We highlight the importance of the framework for bridging</w:t>
      </w:r>
      <w:r w:rsidR="00653CC1">
        <w:rPr>
          <w:szCs w:val="18"/>
        </w:rPr>
        <w:t xml:space="preserve"> </w:t>
      </w:r>
      <w:r w:rsidR="005F0B43">
        <w:rPr>
          <w:szCs w:val="18"/>
        </w:rPr>
        <w:t xml:space="preserve">research and practice through </w:t>
      </w:r>
      <w:r w:rsidR="00653CC1">
        <w:rPr>
          <w:szCs w:val="18"/>
        </w:rPr>
        <w:t>unified</w:t>
      </w:r>
      <w:r w:rsidR="00196052">
        <w:rPr>
          <w:szCs w:val="18"/>
        </w:rPr>
        <w:t xml:space="preserve"> understanding</w:t>
      </w:r>
      <w:r w:rsidR="008E3E83">
        <w:rPr>
          <w:szCs w:val="18"/>
        </w:rPr>
        <w:t xml:space="preserve">, </w:t>
      </w:r>
      <w:r w:rsidR="00653CC1">
        <w:rPr>
          <w:szCs w:val="18"/>
        </w:rPr>
        <w:t>actionable outputs</w:t>
      </w:r>
      <w:r w:rsidR="00086970">
        <w:rPr>
          <w:szCs w:val="18"/>
        </w:rPr>
        <w:t>, human guidance, and</w:t>
      </w:r>
      <w:r w:rsidR="00195911">
        <w:rPr>
          <w:szCs w:val="18"/>
        </w:rPr>
        <w:t xml:space="preserve"> iterative refinement.</w:t>
      </w:r>
      <w:r w:rsidR="00A204D0">
        <w:rPr>
          <w:szCs w:val="18"/>
        </w:rPr>
        <w:t xml:space="preserve"> </w:t>
      </w:r>
      <w:r w:rsidR="00C91940">
        <w:rPr>
          <w:szCs w:val="18"/>
        </w:rPr>
        <w:t xml:space="preserve">With </w:t>
      </w:r>
      <w:r w:rsidR="00E65CB9">
        <w:rPr>
          <w:szCs w:val="18"/>
        </w:rPr>
        <w:t>recent advances</w:t>
      </w:r>
      <w:r w:rsidR="000A7557">
        <w:rPr>
          <w:szCs w:val="18"/>
        </w:rPr>
        <w:t xml:space="preserve"> </w:t>
      </w:r>
      <w:r w:rsidR="00E65CB9">
        <w:rPr>
          <w:szCs w:val="18"/>
        </w:rPr>
        <w:t>in</w:t>
      </w:r>
      <w:r w:rsidR="000A7557">
        <w:rPr>
          <w:szCs w:val="18"/>
        </w:rPr>
        <w:t xml:space="preserve"> big data and artificial intelligence</w:t>
      </w:r>
      <w:r w:rsidR="00C91940">
        <w:rPr>
          <w:szCs w:val="18"/>
        </w:rPr>
        <w:t>, w</w:t>
      </w:r>
      <w:r w:rsidR="00A204D0">
        <w:rPr>
          <w:szCs w:val="18"/>
        </w:rPr>
        <w:t xml:space="preserve">e envision </w:t>
      </w:r>
      <w:r w:rsidR="00C91940">
        <w:rPr>
          <w:szCs w:val="18"/>
        </w:rPr>
        <w:t>an acceleration in the discovery of geo-intervention</w:t>
      </w:r>
      <w:r w:rsidR="00102C27">
        <w:rPr>
          <w:szCs w:val="18"/>
        </w:rPr>
        <w:t>s</w:t>
      </w:r>
      <w:r w:rsidR="008F4DB1">
        <w:rPr>
          <w:szCs w:val="18"/>
        </w:rPr>
        <w:t>, and</w:t>
      </w:r>
      <w:r w:rsidR="00665275">
        <w:rPr>
          <w:szCs w:val="18"/>
        </w:rPr>
        <w:t xml:space="preserve"> </w:t>
      </w:r>
      <w:r w:rsidR="00737EC1">
        <w:rPr>
          <w:szCs w:val="18"/>
        </w:rPr>
        <w:t>emergence</w:t>
      </w:r>
      <w:r w:rsidR="00B26A9E">
        <w:rPr>
          <w:szCs w:val="18"/>
        </w:rPr>
        <w:t xml:space="preserve"> of interdisciplinary work</w:t>
      </w:r>
      <w:r w:rsidR="00665275">
        <w:rPr>
          <w:szCs w:val="18"/>
        </w:rPr>
        <w:t xml:space="preserve"> towards </w:t>
      </w:r>
      <w:r w:rsidR="00495E7C">
        <w:rPr>
          <w:szCs w:val="18"/>
        </w:rPr>
        <w:t>predicting</w:t>
      </w:r>
      <w:r w:rsidR="008F4DB1">
        <w:rPr>
          <w:szCs w:val="18"/>
        </w:rPr>
        <w:t xml:space="preserve"> accurate and precise future</w:t>
      </w:r>
      <w:r w:rsidR="0056542A">
        <w:rPr>
          <w:szCs w:val="18"/>
        </w:rPr>
        <w:t xml:space="preserve"> real-world</w:t>
      </w:r>
      <w:r w:rsidR="008F4DB1">
        <w:rPr>
          <w:szCs w:val="18"/>
        </w:rPr>
        <w:t xml:space="preserve"> outcomes at scale</w:t>
      </w:r>
      <w:r w:rsidR="004F0400">
        <w:rPr>
          <w:szCs w:val="18"/>
        </w:rPr>
        <w:t>.</w:t>
      </w:r>
    </w:p>
    <w:p w14:paraId="6A75148F" w14:textId="41877B53" w:rsidR="00314AC5" w:rsidRPr="00550626" w:rsidRDefault="00314AC5" w:rsidP="00314AC5">
      <w:pPr>
        <w:pStyle w:val="MDPI18keywords"/>
        <w:rPr>
          <w:szCs w:val="18"/>
        </w:rPr>
      </w:pPr>
      <w:r w:rsidRPr="00550626">
        <w:rPr>
          <w:b/>
          <w:szCs w:val="18"/>
        </w:rPr>
        <w:t xml:space="preserve">Keywords: </w:t>
      </w:r>
      <w:r w:rsidR="00DD56C1">
        <w:rPr>
          <w:szCs w:val="18"/>
        </w:rPr>
        <w:t>geo</w:t>
      </w:r>
      <w:r w:rsidR="00AF0B8E">
        <w:rPr>
          <w:szCs w:val="18"/>
        </w:rPr>
        <w:t>-interventions</w:t>
      </w:r>
      <w:r w:rsidR="00DD56C1">
        <w:rPr>
          <w:szCs w:val="18"/>
        </w:rPr>
        <w:t>,</w:t>
      </w:r>
      <w:r w:rsidR="000D62E6">
        <w:rPr>
          <w:szCs w:val="18"/>
        </w:rPr>
        <w:t xml:space="preserve"> geospatial framework,</w:t>
      </w:r>
      <w:r w:rsidR="00DD56C1">
        <w:rPr>
          <w:szCs w:val="18"/>
        </w:rPr>
        <w:t xml:space="preserve"> s</w:t>
      </w:r>
      <w:r w:rsidR="00DB34C4">
        <w:rPr>
          <w:szCs w:val="18"/>
        </w:rPr>
        <w:t>patial</w:t>
      </w:r>
      <w:r w:rsidR="00AF0B8E">
        <w:rPr>
          <w:szCs w:val="18"/>
        </w:rPr>
        <w:t xml:space="preserve"> decision support</w:t>
      </w:r>
      <w:r w:rsidR="00DB34C4">
        <w:rPr>
          <w:szCs w:val="18"/>
        </w:rPr>
        <w:t xml:space="preserve">, </w:t>
      </w:r>
      <w:r w:rsidR="00DA5EA9">
        <w:t>g</w:t>
      </w:r>
      <w:r w:rsidR="00AF0B8E">
        <w:t>eographic information systems (GIS)</w:t>
      </w:r>
      <w:r w:rsidR="00DB34C4">
        <w:rPr>
          <w:szCs w:val="18"/>
        </w:rPr>
        <w:t xml:space="preserve">, </w:t>
      </w:r>
      <w:r w:rsidR="00FB7FF4">
        <w:rPr>
          <w:szCs w:val="18"/>
        </w:rPr>
        <w:t>big data analytics</w:t>
      </w:r>
      <w:r w:rsidR="00DB34C4">
        <w:rPr>
          <w:szCs w:val="18"/>
        </w:rPr>
        <w:t xml:space="preserve">, </w:t>
      </w:r>
      <w:r w:rsidR="00AA64B7">
        <w:rPr>
          <w:szCs w:val="18"/>
        </w:rPr>
        <w:t xml:space="preserve">predictive </w:t>
      </w:r>
      <w:r w:rsidR="00DB34C4">
        <w:rPr>
          <w:szCs w:val="18"/>
        </w:rPr>
        <w:t>model</w:t>
      </w:r>
      <w:r w:rsidR="00AA4E54">
        <w:rPr>
          <w:szCs w:val="18"/>
        </w:rPr>
        <w:t>ling</w:t>
      </w:r>
      <w:r w:rsidR="00DB34C4">
        <w:rPr>
          <w:szCs w:val="18"/>
        </w:rPr>
        <w:t xml:space="preserve">, </w:t>
      </w:r>
      <w:r w:rsidR="005A75B3">
        <w:rPr>
          <w:szCs w:val="18"/>
        </w:rPr>
        <w:t xml:space="preserve">spatial </w:t>
      </w:r>
      <w:r w:rsidR="00DB34C4">
        <w:rPr>
          <w:szCs w:val="18"/>
        </w:rPr>
        <w:t>optimization</w:t>
      </w:r>
      <w:r w:rsidR="00D62BDD">
        <w:rPr>
          <w:szCs w:val="18"/>
        </w:rPr>
        <w:t>, machine learning</w:t>
      </w:r>
      <w:r w:rsidR="00E93D18">
        <w:rPr>
          <w:szCs w:val="18"/>
        </w:rPr>
        <w:t>, spatial data science</w:t>
      </w:r>
      <w:r w:rsidR="00645A56">
        <w:rPr>
          <w:szCs w:val="18"/>
        </w:rPr>
        <w:t>, urban analytics</w:t>
      </w:r>
    </w:p>
    <w:p w14:paraId="28A292D5" w14:textId="77777777" w:rsidR="00314AC5" w:rsidRPr="00550626" w:rsidRDefault="00314AC5" w:rsidP="00314AC5">
      <w:pPr>
        <w:pStyle w:val="MDPI19line"/>
      </w:pPr>
    </w:p>
    <w:p w14:paraId="7098A93E" w14:textId="77777777" w:rsidR="00314AC5" w:rsidRDefault="00314AC5" w:rsidP="00314AC5">
      <w:pPr>
        <w:pStyle w:val="MDPI21heading1"/>
        <w:rPr>
          <w:lang w:eastAsia="zh-CN"/>
        </w:rPr>
      </w:pPr>
      <w:r w:rsidRPr="007F2582">
        <w:rPr>
          <w:lang w:eastAsia="zh-CN"/>
        </w:rPr>
        <w:t xml:space="preserve">1. </w:t>
      </w:r>
      <w:commentRangeStart w:id="14"/>
      <w:commentRangeStart w:id="15"/>
      <w:r w:rsidRPr="007F2582">
        <w:rPr>
          <w:lang w:eastAsia="zh-CN"/>
        </w:rPr>
        <w:t>Introduction</w:t>
      </w:r>
      <w:commentRangeEnd w:id="14"/>
      <w:r w:rsidR="00D323C8">
        <w:rPr>
          <w:rStyle w:val="CommentReference"/>
          <w:sz w:val="20"/>
          <w:szCs w:val="22"/>
          <w:lang w:eastAsia="zh-CN"/>
        </w:rPr>
        <w:commentReference w:id="14"/>
      </w:r>
      <w:commentRangeEnd w:id="15"/>
      <w:r w:rsidR="0040108D">
        <w:rPr>
          <w:rStyle w:val="CommentReference"/>
          <w:sz w:val="20"/>
          <w:szCs w:val="22"/>
          <w:lang w:eastAsia="zh-CN"/>
        </w:rPr>
        <w:commentReference w:id="15"/>
      </w:r>
    </w:p>
    <w:p w14:paraId="406FCC56" w14:textId="22E19443" w:rsidR="00A203A4" w:rsidRPr="00096D44" w:rsidRDefault="002C0FE8" w:rsidP="00A203A4">
      <w:pPr>
        <w:pStyle w:val="MDPI31text"/>
        <w:rPr>
          <w:lang w:val="en"/>
        </w:rPr>
      </w:pPr>
      <w:r>
        <w:rPr>
          <w:lang w:val="en"/>
        </w:rPr>
        <w:t>O</w:t>
      </w:r>
      <w:r w:rsidR="00BE67B4" w:rsidRPr="00BE67B4">
        <w:rPr>
          <w:lang w:val="en"/>
        </w:rPr>
        <w:t>ver a million death</w:t>
      </w:r>
      <w:r w:rsidR="00712C7D">
        <w:rPr>
          <w:lang w:val="en"/>
        </w:rPr>
        <w:t>s occur every year from preventable causes</w:t>
      </w:r>
      <w:r w:rsidR="00BE67B4" w:rsidRPr="00BE67B4">
        <w:rPr>
          <w:lang w:val="en"/>
        </w:rPr>
        <w:t xml:space="preserve">, such as traffic collisions </w:t>
      </w:r>
      <w:r w:rsidR="00BE67B4" w:rsidRPr="00BE67B4">
        <w:rPr>
          <w:lang w:val="en"/>
        </w:rPr>
        <w:fldChar w:fldCharType="begin"/>
      </w:r>
      <w:r w:rsidR="00725E9B">
        <w:rPr>
          <w:lang w:val="en"/>
        </w:rPr>
        <w:instrText xml:space="preserve"> ADDIN ZOTERO_ITEM CSL_CITATION {"citationID":"4ZGCaSpE","properties":{"formattedCitation":"[1]","plainCitation":"[1]","noteIndex":0},"citationItems":[{"id":1700,"uris":["http://zotero.org/users/6749620/items/FSJXDJB4"],"itemData":{"id":1700,"type":"report","abstract":"The number of road traffic deaths continues to climb, reaching 1.35 million in 2016. However, the rates of death relative to the size of the world’s population has stabilized in recent years. The data presented in this report show that progress has been achieved in important areas such as legislation, vehicle standards and improving access to post-crash care. This progress has not, however, occurred at a pace fast enough to compensate for the rising population and rapid motorization of transport taking place in many parts of the world. At this rate, the Sustainable Development Goals (SDG) target 3.6 to halve road traffic deaths by 2020 will not be met.","event-place":"Geneva","language":"en","publisher-place":"Geneva","title":"Global Status Report on Road Safety","URL":"https://www.who.int/publications/i/item/9789241565684","author":[{"literal":"World Health Organization"}],"accessed":{"date-parts":[["2022",5,22]]},"issued":{"date-parts":[["2018"]]}}}],"schema":"https://github.com/citation-style-language/schema/raw/master/csl-citation.json"} </w:instrText>
      </w:r>
      <w:r w:rsidR="00BE67B4" w:rsidRPr="00BE67B4">
        <w:rPr>
          <w:lang w:val="en"/>
        </w:rPr>
        <w:fldChar w:fldCharType="separate"/>
      </w:r>
      <w:r>
        <w:rPr>
          <w:lang w:val="en"/>
        </w:rPr>
        <w:t>[1]</w:t>
      </w:r>
      <w:r w:rsidR="00BE67B4" w:rsidRPr="00BE67B4">
        <w:fldChar w:fldCharType="end"/>
      </w:r>
      <w:r w:rsidR="00BE67B4" w:rsidRPr="00BE67B4">
        <w:rPr>
          <w:lang w:val="en"/>
        </w:rPr>
        <w:t xml:space="preserve"> and homicide </w:t>
      </w:r>
      <w:r w:rsidR="00BE67B4" w:rsidRPr="00BE67B4">
        <w:rPr>
          <w:lang w:val="en"/>
        </w:rPr>
        <w:fldChar w:fldCharType="begin"/>
      </w:r>
      <w:r w:rsidR="00725E9B">
        <w:rPr>
          <w:lang w:val="en"/>
        </w:rPr>
        <w:instrText xml:space="preserve"> ADDIN ZOTERO_ITEM CSL_CITATION {"citationID":"yRIH9TzU","properties":{"formattedCitation":"[2]","plainCitation":"[2]","noteIndex":0},"citationItems":[{"id":1699,"uris":["http://zotero.org/users/6749620/items/M9CPF5D9"],"itemData":{"id":1699,"type":"report","abstract":"The Global Study on Homicide is a search for solutions. By bringing together the available data, the United Nations Office on Drugs and Crime seeks to shed light on different phenomena, from lethal gang violence and the role of firearms to links with inequalities and gender-related killings, and in this way support targeted action. I hope that the research and analysis contained in the study are used in this spirit – not to designate “murder capitals” but to learn, understand and strengthen prevention.","event-place":"Vienna","publisher-place":"Vienna","title":"Global Study on Homicide","URL":"https://www.unodc.org/unodc/en/data-and-analysis/global-study-on-homicide.html","author":[{"literal":"United Nations Office on Drugs and Crime"}],"accessed":{"date-parts":[["2022",5,22]]},"issued":{"date-parts":[["2019"]]}}}],"schema":"https://github.com/citation-style-language/schema/raw/master/csl-citation.json"} </w:instrText>
      </w:r>
      <w:r w:rsidR="00BE67B4" w:rsidRPr="00BE67B4">
        <w:rPr>
          <w:lang w:val="en"/>
        </w:rPr>
        <w:fldChar w:fldCharType="separate"/>
      </w:r>
      <w:r>
        <w:rPr>
          <w:lang w:val="en"/>
        </w:rPr>
        <w:t>[2]</w:t>
      </w:r>
      <w:r w:rsidR="00BE67B4" w:rsidRPr="00BE67B4">
        <w:fldChar w:fldCharType="end"/>
      </w:r>
      <w:r w:rsidR="00BE67B4" w:rsidRPr="00BE67B4">
        <w:rPr>
          <w:lang w:val="en"/>
        </w:rPr>
        <w:t xml:space="preserve">. </w:t>
      </w:r>
      <w:r w:rsidR="00712C7D">
        <w:rPr>
          <w:lang w:val="en"/>
        </w:rPr>
        <w:t xml:space="preserve">Interventions </w:t>
      </w:r>
      <w:r w:rsidR="00BE67B4" w:rsidRPr="00BE67B4">
        <w:rPr>
          <w:lang w:val="en"/>
        </w:rPr>
        <w:t>implemented in geographic space</w:t>
      </w:r>
      <w:r w:rsidR="00712C7D">
        <w:rPr>
          <w:lang w:val="en"/>
        </w:rPr>
        <w:t xml:space="preserve">, </w:t>
      </w:r>
      <w:r w:rsidR="00712C7D" w:rsidRPr="00BE67B4">
        <w:rPr>
          <w:lang w:val="en"/>
        </w:rPr>
        <w:t xml:space="preserve">such as hotspot policing </w:t>
      </w:r>
      <w:r w:rsidR="00712C7D" w:rsidRPr="00BE67B4">
        <w:rPr>
          <w:lang w:val="en"/>
        </w:rPr>
        <w:fldChar w:fldCharType="begin"/>
      </w:r>
      <w:r w:rsidR="00725E9B">
        <w:rPr>
          <w:lang w:val="en"/>
        </w:rPr>
        <w:instrText xml:space="preserve"> ADDIN ZOTERO_ITEM CSL_CITATION {"citationID":"Vju6qQyK","properties":{"formattedCitation":"[3]","plainCitation":"[3]","noteIndex":0},"citationItems":[{"id":1698,"uris":["http://zotero.org/users/6749620/items/74RJSKU2"],"itemData":{"id":1698,"type":"article-journal","container-title":"Police quarterly","issue":"3","note":"publisher: SAGE Publications Sage CA: Los Angeles, CA","page":"339–357","source":"Google Scholar","title":"Evaluating place-based policing strategies: Lessons learned from the smart policing initiative in Boston","title-short":"Evaluating place-based policing strategies","volume":"16","author":[{"family":"Braga","given":"Anthony A."},{"family":"Schnell","given":"Cory"}],"issued":{"date-parts":[["2013"]]}}}],"schema":"https://github.com/citation-style-language/schema/raw/master/csl-citation.json"} </w:instrText>
      </w:r>
      <w:r w:rsidR="00712C7D" w:rsidRPr="00BE67B4">
        <w:rPr>
          <w:lang w:val="en"/>
        </w:rPr>
        <w:fldChar w:fldCharType="separate"/>
      </w:r>
      <w:r w:rsidR="00712C7D">
        <w:rPr>
          <w:lang w:val="en"/>
        </w:rPr>
        <w:t>[3]</w:t>
      </w:r>
      <w:r w:rsidR="00712C7D" w:rsidRPr="00BE67B4">
        <w:fldChar w:fldCharType="end"/>
      </w:r>
      <w:r w:rsidR="00712C7D" w:rsidRPr="00BE67B4">
        <w:rPr>
          <w:lang w:val="en"/>
        </w:rPr>
        <w:t xml:space="preserve"> and traffic camera monitoring </w:t>
      </w:r>
      <w:r w:rsidR="00712C7D" w:rsidRPr="00BE67B4">
        <w:rPr>
          <w:lang w:val="en"/>
        </w:rPr>
        <w:fldChar w:fldCharType="begin"/>
      </w:r>
      <w:r w:rsidR="00725E9B">
        <w:rPr>
          <w:lang w:val="en"/>
        </w:rPr>
        <w:instrText xml:space="preserve"> ADDIN ZOTERO_ITEM CSL_CITATION {"citationID":"r1M5Wcsh","properties":{"formattedCitation":"[4]","plainCitation":"[4]","noteIndex":0},"citationItems":[{"id":1697,"uris":["http://zotero.org/users/6749620/items/943GI4JQ"],"itemData":{"id":1697,"type":"article-journal","abstract":"The high rate of road traffic crashes, in conjunction with the absence of order on the road, has long been considered a critical social problem in Korea. The Korean public seems to agree that high priority ought to be placed on policies for improving road safety. Using data from government sources, this study describes what has happened in the area of road traffic crashes since 1970, the causes of traffic crashes, and the relative importance of traffic injuries as a cause of death in Korea. Road traffic crashes in Korea increased nearly eightfold, from 37,000 in 1970 to 290,481 in 2000. The fatalities increased three-fold and injuries ten-fold over the same period. Road traffic injuries were the leading cause of death for people under 29. However, through multiple policy interventions, partly in response to the 2002 FIFA World Cup, about two thousand road traffic deaths and nine thousand traffic-related disabilities were averted in 2001 alone. The policy interventions included enforcement of penalties for seven risky driving behaviours, including drunk driving and speeding, installation of traffic-monitoring cameras, financial rewards for citizens who reported traffic violations, introduction of a road safety evaluation system, correction of accident black spots in existing roads, and road safety education programs. Through multiple policy interventions, road traffic crashes in Korea were reduced in a relatively short time period, along with their associated injuries and fatalities. However, road traffic crashes still pose a major public health problem, threatening the quality of life of the Korean people.","container-title":"Injury Control and Safety Promotion","DOI":"10.1076/icsp.10.1.89.14120","ISSN":"1566-0974","issue":"1-2","note":"publisher: Taylor &amp; Francis\n_eprint: https://doi.org/10.1076/icsp.10.1.89.14120\nPMID: 12772491","page":"89-94","source":"Taylor and Francis+NEJM","title":"Road traffic accidents and policy interventions in Korea","volume":"10","author":[{"family":"Yang","given":"Bong-Min"},{"family":"Kim","given":"Jinhyun"}],"issued":{"date-parts":[["2003",4,1]]}}}],"schema":"https://github.com/citation-style-language/schema/raw/master/csl-citation.json"} </w:instrText>
      </w:r>
      <w:r w:rsidR="00712C7D" w:rsidRPr="00BE67B4">
        <w:rPr>
          <w:lang w:val="en"/>
        </w:rPr>
        <w:fldChar w:fldCharType="separate"/>
      </w:r>
      <w:r w:rsidR="00712C7D">
        <w:rPr>
          <w:lang w:val="en"/>
        </w:rPr>
        <w:t>[4]</w:t>
      </w:r>
      <w:r w:rsidR="00712C7D" w:rsidRPr="00BE67B4">
        <w:fldChar w:fldCharType="end"/>
      </w:r>
      <w:r w:rsidR="00712C7D">
        <w:t xml:space="preserve">, </w:t>
      </w:r>
      <w:r w:rsidR="00BE67B4" w:rsidRPr="00BE67B4">
        <w:rPr>
          <w:lang w:val="en"/>
        </w:rPr>
        <w:t>have had success in greatly reducing the number of preventable deaths</w:t>
      </w:r>
      <w:r w:rsidR="00712C7D">
        <w:rPr>
          <w:lang w:val="en"/>
        </w:rPr>
        <w:t xml:space="preserve">. </w:t>
      </w:r>
      <w:r w:rsidR="00EA0104">
        <w:rPr>
          <w:lang w:val="en"/>
        </w:rPr>
        <w:t>In this paper, t</w:t>
      </w:r>
      <w:r w:rsidR="00712C7D">
        <w:rPr>
          <w:lang w:val="en"/>
        </w:rPr>
        <w:t xml:space="preserve">hese interventions are </w:t>
      </w:r>
      <w:r w:rsidR="000161E3">
        <w:rPr>
          <w:lang w:val="en"/>
        </w:rPr>
        <w:t>referred to</w:t>
      </w:r>
      <w:r w:rsidR="00712C7D">
        <w:rPr>
          <w:lang w:val="en"/>
        </w:rPr>
        <w:t xml:space="preserve"> as geospatial interventions (geo-interventions), which are actions applied to geographic spaces that are intended to alter target outcomes </w:t>
      </w:r>
      <w:r w:rsidR="00712C7D">
        <w:rPr>
          <w:lang w:val="en"/>
        </w:rPr>
        <w:fldChar w:fldCharType="begin"/>
      </w:r>
      <w:r w:rsidR="00725E9B">
        <w:rPr>
          <w:lang w:val="en"/>
        </w:rPr>
        <w:instrText xml:space="preserve"> ADDIN ZOTERO_ITEM CSL_CITATION {"citationID":"ajs3u1t9t6","properties":{"formattedCitation":"[5,6]","plainCitation":"[5,6]","noteIndex":0},"citationItems":[{"id":2311,"uris":["http://zotero.org/users/6749620/items/NXC56FAC"],"itemData":{"id":2311,"type":"thesis","abstract":"Geo-interventions are actions implemented in geographic space that attempt to alter targeted outcomes in the real world. Many common Geographic Information Systems (GIS) modelling approaches, such as clustering, regression, multiple criteria decision analysis, and cellular automata, do not focus on the concept of geo-interventions, albeit eventually using these approaches to inform decision-making that lead to the implementation of geo-interventions. This dissertation developed a user-guided approach to design and generate geo-interventions with vector geospatial data by defining a conceptual framework, designing a logical architecture, developing a web prototype, and conducting a case study for geo-interventions based on Automated Machine Learning (AutoML) and Hyperparameter Optimization (HPO) techniques. A literature review was conducted on the importance of geo-interventions, and to gather key literature for defining the conceptual framework with ideas from integrating GIS modelling, AutoML, and HPO. Next, the concept of geo-interventions was formulated into a geodata-driven optimization problem to structure methods for the conceptual framework, logical architecture, web prototype, and case study. The conceptual framework was defined by using conceptual components from the literature review, while the logical architecture used this framework to specify components and subsystems for software development. This architecture was applied to develop a web prototype for demonstrating the functionality of a geo-intervention design and generation system. A case study on reducing traffic collisions in Toronto, Canada was conducted to test the web prototype on a real-world problem. Considerations, benefits, limitations, and research implications on the conceptual framework, logical architecture, web prototype, case study, and their methods were discussed. By incorporating the concept of user-guided geo- intervention design and generation, the divide between spatially focused research and practice greatly decreases by linking spatial methods under the practicality of predicting real-world outcomes with geo-interventions.","event-place":"Toronto","language":"English","note":"tex.ids= wenGenerativeDesignGeospatial2023","number-of-pages":"197","publisher":"Toronto Metropolitan University","publisher-place":"Toronto","title":"Generative Design of Geospatial Interventions With Automated Machine Learning and Bayesian Optimization","author":[{"literal":"Richard Wen"}],"issued":{"date-parts":[["2023"]]}}},{"id":3192,"uris":["http://zotero.org/users/6749620/items/QZCNADT6"],"itemData":{"id":3192,"type":"chapter","container-title":"Field Trials of Health Interventions, 3rd Edition","publisher":"Oxford University Press","source":"Google Scholar","title":"Types of intervention and their development","URL":"https://library.oapen.org/handle/20.500.12657/29884","author":[{"family":"A Ross","given":"David"},{"family":"G Smith","given":"Peter"},{"family":"H Morrow","given":"Richard"}],"accessed":{"date-parts":[["2025",9,16]]},"issued":{"date-parts":[["2015"]]}}}],"schema":"https://github.com/citation-style-language/schema/raw/master/csl-citation.json"} </w:instrText>
      </w:r>
      <w:r w:rsidR="00712C7D">
        <w:rPr>
          <w:lang w:val="en"/>
        </w:rPr>
        <w:fldChar w:fldCharType="separate"/>
      </w:r>
      <w:r w:rsidR="00D02D8F" w:rsidRPr="00D02D8F">
        <w:rPr>
          <w:szCs w:val="24"/>
        </w:rPr>
        <w:t>[5,6]</w:t>
      </w:r>
      <w:r w:rsidR="00712C7D">
        <w:rPr>
          <w:lang w:val="en"/>
        </w:rPr>
        <w:fldChar w:fldCharType="end"/>
      </w:r>
      <w:r w:rsidR="00712C7D">
        <w:rPr>
          <w:lang w:val="en"/>
        </w:rPr>
        <w:t>.</w:t>
      </w:r>
      <w:r w:rsidR="000161E3">
        <w:rPr>
          <w:lang w:val="en"/>
        </w:rPr>
        <w:t xml:space="preserve"> </w:t>
      </w:r>
      <w:r w:rsidR="001B4C7B">
        <w:rPr>
          <w:lang w:val="en"/>
        </w:rPr>
        <w:t>Geo-</w:t>
      </w:r>
      <w:r w:rsidR="00BE67B4" w:rsidRPr="00BE67B4">
        <w:rPr>
          <w:lang w:val="en"/>
        </w:rPr>
        <w:t>interventions result in benefits not only for</w:t>
      </w:r>
      <w:r w:rsidR="00D2748B">
        <w:rPr>
          <w:lang w:val="en"/>
        </w:rPr>
        <w:t xml:space="preserve"> the</w:t>
      </w:r>
      <w:r w:rsidR="00BE67B4" w:rsidRPr="00BE67B4">
        <w:rPr>
          <w:lang w:val="en"/>
        </w:rPr>
        <w:t xml:space="preserve"> vulnerable, but also for people living in the</w:t>
      </w:r>
      <w:r w:rsidR="00D2748B">
        <w:rPr>
          <w:lang w:val="en"/>
        </w:rPr>
        <w:t xml:space="preserve"> surrounding</w:t>
      </w:r>
      <w:r w:rsidR="00BE67B4" w:rsidRPr="00BE67B4">
        <w:rPr>
          <w:lang w:val="en"/>
        </w:rPr>
        <w:t xml:space="preserve"> area. A few examples include: reducing the patient load on hospitals </w:t>
      </w:r>
      <w:r w:rsidR="00BE67B4" w:rsidRPr="00BE67B4">
        <w:rPr>
          <w:lang w:val="en"/>
        </w:rPr>
        <w:fldChar w:fldCharType="begin"/>
      </w:r>
      <w:r w:rsidR="00725E9B">
        <w:rPr>
          <w:lang w:val="en"/>
        </w:rPr>
        <w:instrText xml:space="preserve"> ADDIN ZOTERO_ITEM CSL_CITATION {"citationID":"Kl0cQ97H","properties":{"formattedCitation":"[7]","plainCitation":"[7]","noteIndex":0},"citationItems":[{"id":1696,"uris":["http://zotero.org/users/6749620/items/E3K7JNTS"],"itemData":{"id":1696,"type":"article-journal","abstract":"Road traffic accidents are the major cause of mortality among people aged 15–29 years in Africa. World Health Organisation (WHO) and the World Bank launched a Decade of Action for Road Safety in 2011 with the goal of halving the number of injuries and deaths on the roads. No progress has been reported in Low and Middle Income Countries (LMICs) and the number of deaths remains very high. To reach the target set, there is a need for interventions in several areas. This scoping review proposes to produce a synthesis by identifying the kinds of interventions and outcomes which have been carried out on the African continent. Using the scoping studies method, 23 articles were selected and analysed. The study shows that interventions were developed in four fields: road safety policy, health education, safety equipment and data collection. It shows also that there were records of interventions in only twelve countries, mostly in Eastern and Southern Africa. The main conclusion of this study reveals both a lack of road safety interventions and shortcomings in the assessment of those performed and selected for our study.","container-title":"PLOS ONE","DOI":"10.1371/journal.pone.0208195","ISSN":"1932-6203","issue":"11","journalAbbreviation":"PLOS ONE","language":"en","note":"publisher: Public Library of Science","page":"e0208195","source":"PLoS Journals","title":"What interventions are required to reduce road traffic injuries in Africa? A scoping review of the literature","title-short":"What interventions are required to reduce road traffic injuries in Africa?","volume":"13","author":[{"family":"Bonnet","given":"Emmanuel"},{"family":"Lechat","given":"Lucie"},{"family":"Ridde","given":"Valéry"}],"issued":{"date-parts":[["2018",11,30]]}}}],"schema":"https://github.com/citation-style-language/schema/raw/master/csl-citation.json"} </w:instrText>
      </w:r>
      <w:r w:rsidR="00BE67B4" w:rsidRPr="00BE67B4">
        <w:rPr>
          <w:lang w:val="en"/>
        </w:rPr>
        <w:fldChar w:fldCharType="separate"/>
      </w:r>
      <w:r w:rsidR="00D02D8F">
        <w:rPr>
          <w:lang w:val="en"/>
        </w:rPr>
        <w:t>[7]</w:t>
      </w:r>
      <w:r w:rsidR="00BE67B4" w:rsidRPr="00BE67B4">
        <w:fldChar w:fldCharType="end"/>
      </w:r>
      <w:r w:rsidR="00BE67B4" w:rsidRPr="00BE67B4">
        <w:rPr>
          <w:lang w:val="en"/>
        </w:rPr>
        <w:t xml:space="preserve">, improving traffic flow </w:t>
      </w:r>
      <w:r w:rsidR="00BE67B4" w:rsidRPr="00BE67B4">
        <w:rPr>
          <w:lang w:val="en"/>
        </w:rPr>
        <w:fldChar w:fldCharType="begin"/>
      </w:r>
      <w:r w:rsidR="00725E9B">
        <w:rPr>
          <w:lang w:val="en"/>
        </w:rPr>
        <w:instrText xml:space="preserve"> ADDIN ZOTERO_ITEM CSL_CITATION {"citationID":"ji9pVQSM","properties":{"formattedCitation":"[8]","plainCitation":"[8]","noteIndex":0},"citationItems":[{"id":1695,"uris":["http://zotero.org/users/6749620/items/SZMQ8HJ6"],"itemData":{"id":1695,"type":"article-journal","abstract":"Objective: To assess whether area-wide traffic calming schemes can reduce road crash related deaths and injuries.\nDesign: Systematic review and meta-analysis.\nData sources: Cochrane Injuries Group Specialised Register, Cochrane Central Register of Controlled Trials, Medline, EMBASE, Sociological Abstracts Science (and social science) citation index, National Technical Information service, Psychlit, Transport Research Information Service, International Road Research Documentation, and Transdoc, and web sites of road safety organisation were searched; experts were contacted, conference proceedings were handsearched, and relevant reference lists were checked.\nInclusion criteria: Randomised controlled trials, and controlled before/after studies of area-wide traffic calming schemes designed to discourage and slow down through traffic on residential roads.\nMethods: Data were collected on road user deaths, injuries, and traffic crashes. For each study rate ratios were calculated, the ratio of event rates before and after intervention in the traffic calmed area divided by the corresponding ratio of event rates in the control area, which were pooled to give an overall estimate using a random effects model.\nFindings: Sixteen controlled before/after studies met our inclusion criteria. Eight studies reported the number of road user deaths: pooled rate ratio 0.63 (95% confidence interval (CI) 0.14 to 2.59). Sixteen studies reported the number of injuries (fatal and non-fatal): pooled rate ratio 0.89 (95% CI 0.80 to 1.00). All studies were in high income countries.\nConclusion: Area-wide traffic calming in towns and cities has the potential to reduce road traffic injuries. However, further rigorous evaluations of this intervention are needed, especially in low and middle income countries.","container-title":"Injury Prevention","DOI":"10.1136/ip.9.3.200","ISSN":"1353-8047, 1475-5785","issue":"3","language":"en","license":"Copyright 2003 Injury Prevention","note":"publisher: BMJ Publishing Group Ltd\nsection: Systematic review\nPMID: 12966005","page":"200-204","source":"injuryprevention.bmj.com","title":"Traffic calming for the prevention of road traffic injuries: systematic review and meta-analysis","title-short":"Traffic calming for the prevention of road traffic injuries","volume":"9","author":[{"family":"Bunn","given":"F."},{"family":"Collier","given":"T."},{"family":"Frost","given":"C."},{"family":"Ker","given":"K."},{"family":"Roberts","given":"I."},{"family":"Wentz","given":"R."}],"issued":{"date-parts":[["2003",9,1]]}}}],"schema":"https://github.com/citation-style-language/schema/raw/master/csl-citation.json"} </w:instrText>
      </w:r>
      <w:r w:rsidR="00BE67B4" w:rsidRPr="00BE67B4">
        <w:rPr>
          <w:lang w:val="en"/>
        </w:rPr>
        <w:fldChar w:fldCharType="separate"/>
      </w:r>
      <w:r w:rsidR="00D02D8F">
        <w:rPr>
          <w:lang w:val="en"/>
        </w:rPr>
        <w:t>[8]</w:t>
      </w:r>
      <w:r w:rsidR="00BE67B4" w:rsidRPr="00BE67B4">
        <w:fldChar w:fldCharType="end"/>
      </w:r>
      <w:r w:rsidR="00BE67B4" w:rsidRPr="00BE67B4">
        <w:rPr>
          <w:lang w:val="en"/>
        </w:rPr>
        <w:t xml:space="preserve">, and increasing access to education </w:t>
      </w:r>
      <w:r w:rsidR="00BE67B4" w:rsidRPr="00BE67B4">
        <w:rPr>
          <w:lang w:val="en"/>
        </w:rPr>
        <w:fldChar w:fldCharType="begin"/>
      </w:r>
      <w:r w:rsidR="00725E9B">
        <w:rPr>
          <w:lang w:val="en"/>
        </w:rPr>
        <w:instrText xml:space="preserve"> ADDIN ZOTERO_ITEM CSL_CITATION {"citationID":"AP3jYX3K","properties":{"formattedCitation":"[9]","plainCitation":"[9]","noteIndex":0},"citationItems":[{"id":1694,"uris":["http://zotero.org/users/6749620/items/3PJBLL8A"],"itemData":{"id":1694,"type":"article-journal","abstract":"This study explored geospatial technologies to support efforts of community organizations and of the Chicago Gun Violence Research Collaboration to reduce gun-related crimes. It entailed (1) identification of spatial trends in gun-related crimes during 2012 to 2017 in each of the following four areas: Austin, East Garfield, North Lawndale, and Englewood; (2) investigation of changes in crime patterns near safe school zones in the areas before and after the establishment of the city’s safe passage routes in 2009 to protect the youth from street violence when traveling to school; and (3) development of a web-enabled mobile application to provide researchers and residents with spatial information on local crime incidents and to enable community members to collect and share their information in a GIS environment. The results of this research revealed that, although the number of safe passage routes has increased in these areas over the past several years, hotspot trends for gun-related crimes have intensified in most of the communities in these areas, which include school zones and safe passage routes. Accordingly, it turned out that GIS can serve as an ideal platform supporting collaborative efforts between communities and researchers.","container-title":"Sustainability","DOI":"10.3390/su11184889","ISSN":"2071-1050","issue":"18","language":"en","license":"http://creativecommons.org/licenses/by/3.0/","note":"number: 18\npublisher: Multidisciplinary Digital Publishing Institute","page":"4889","source":"www.mdpi.com","title":"GIS Crime Mapping to Support Evidence-Based Solutions Provided by Community-Based Organizations","volume":"11","author":[{"family":"Yang","given":"Byungyun"}],"issued":{"date-parts":[["2019",1]]}}}],"schema":"https://github.com/citation-style-language/schema/raw/master/csl-citation.json"} </w:instrText>
      </w:r>
      <w:r w:rsidR="00BE67B4" w:rsidRPr="00BE67B4">
        <w:rPr>
          <w:lang w:val="en"/>
        </w:rPr>
        <w:fldChar w:fldCharType="separate"/>
      </w:r>
      <w:r w:rsidR="00D02D8F">
        <w:rPr>
          <w:lang w:val="en"/>
        </w:rPr>
        <w:t>[9]</w:t>
      </w:r>
      <w:r w:rsidR="00BE67B4" w:rsidRPr="00BE67B4">
        <w:fldChar w:fldCharType="end"/>
      </w:r>
      <w:r w:rsidR="00BE67B4" w:rsidRPr="00BE67B4">
        <w:rPr>
          <w:lang w:val="en"/>
        </w:rPr>
        <w:t xml:space="preserve"> in relation to reducing traffic and crime related deaths. Geo-interventions are often designed within the constraints of available resources</w:t>
      </w:r>
      <w:r w:rsidR="00E41145">
        <w:rPr>
          <w:lang w:val="en"/>
        </w:rPr>
        <w:t>, such as</w:t>
      </w:r>
      <w:r w:rsidR="00BE67B4" w:rsidRPr="00BE67B4">
        <w:rPr>
          <w:lang w:val="en"/>
        </w:rPr>
        <w:t xml:space="preserve"> expertise, data, and budget, which are difficult to optimally balance and </w:t>
      </w:r>
      <w:r w:rsidR="00E826AC">
        <w:rPr>
          <w:lang w:val="en"/>
        </w:rPr>
        <w:t xml:space="preserve">are </w:t>
      </w:r>
      <w:r w:rsidR="00BE67B4" w:rsidRPr="00BE67B4">
        <w:rPr>
          <w:lang w:val="en"/>
        </w:rPr>
        <w:t xml:space="preserve">heavily reliant on domain expertise </w:t>
      </w:r>
      <w:r w:rsidR="00BE67B4" w:rsidRPr="00BE67B4">
        <w:rPr>
          <w:lang w:val="en"/>
        </w:rPr>
        <w:fldChar w:fldCharType="begin"/>
      </w:r>
      <w:r w:rsidR="00725E9B">
        <w:rPr>
          <w:lang w:val="en"/>
        </w:rPr>
        <w:instrText xml:space="preserve"> ADDIN ZOTERO_ITEM CSL_CITATION {"citationID":"LDSTOwMu","properties":{"formattedCitation":"[10\\uc0\\u8211{}12]","plainCitation":"[10–12]","noteIndex":0},"citationItems":[{"id":1725,"uris":["http://zotero.org/users/6749620/items/KNCLARH4"],"itemData":{"id":1725,"type":"article-journal","abstract":"The term \"Geographic Information Systems\" (GIS) has been added to MeSH in 2003, a step reflecting the importance and growing use of GIS in health and healthcare research and practices. GIS have much more to offer than the obvious digital cartography (map) functions. From a community health perspective, GIS could potentially act as powerful evidence-based practice tools for early problem detection and solving. When properly used, GIS can: inform and educate (professionals and the public); empower decision-making at all levels; help in planning and tweaking clinically and cost-effective actions, in predicting outcomes before making any financial commitments and ascribing priorities in a climate of finite resources; change practices; and continually monitor and analyse changes, as well as sentinel events. Yet despite all these potentials for GIS, they remain under-utilised in the UK National Health Service (NHS). This paper has the following objectives: (1) to illustrate with practical, real-world scenarios and examples from the literature the different GIS methods and uses to improve community health and healthcare practices, e.g., for improving hospital bed availability, in community health and bioterrorism surveillance services, and in the latest SARS outbreak; (2) to discuss challenges and problems currently hindering the wide-scale adoption of GIS across the NHS; and (3) to identify the most important requirements and ingredients for addressing these challenges, and realising GIS potential within the NHS, guided by related initiatives worldwide. The ultimate goal is to illuminate the road towards implementing a comprehensive national, multi-agency spatio-temporal health information infrastructure functioning proactively in real time. The concepts and principles presented in this paper can be also applied in other countries, and on regional (e.g., European Union) and global levels.","container-title":"International Journal of Health Geographics","DOI":"10.1186/1476-072X-3-1","ISSN":"1476-072X","issue":"1","journalAbbreviation":"Int J Health Geogr","language":"en","page":"1","source":"Springer Link","title":"Towards evidence-based, GIS-driven national spatial health information infrastructure and surveillance services in the United Kingdom","volume":"3","author":[{"family":"Boulos","given":"Maged N. Kamel"}],"issued":{"date-parts":[["2004",1,28]]}}},{"id":1689,"uris":["http://zotero.org/users/6749620/items/S8EXGIS6"],"itemData":{"id":1689,"type":"article-journal","abstract":"The purpose of this literature review is to identify how geographic information system (GIS) applications have been used in health-related research and to critically examine the issues, strengths, and challenges inherent to those approaches from the lenses of health promotion and public health. Through the review process, conducted in 2007, it is evident that health promotion and public health applications of GIS can be generally categorized into four predominant themes: disease surveillance (n = 227), risk analysis (n = 189), health access and planning (n = 138), and community health profiling (n = 115). This review explores how GIS approaches have been used to inform decision making and discusses the extent to which GIS can be applied to address health promotion and public health questions. The contribution of this literature review will be to generate a broader understanding of how GIS-related methodological techniques and tools developed in other disciplines can be meaningfully applied to applications in public health policy, promotion, and practice.","container-title":"Health Promotion Practice","DOI":"10.1177/1524839909334624","ISSN":"1524-8399","issue":"1","journalAbbreviation":"Health Promotion Practice","language":"en","note":"publisher: SAGE Publications","page":"63-73","source":"SAGE Journals","title":"Geographic Information Systems (GIS) for Health Promotion and Public Health: A Review","title-short":"Geographic Information Systems (GIS) for Health Promotion and Public Health","volume":"12","author":[{"family":"Nykiforuk","given":"Candace I. J."},{"family":"Flaman","given":"Laura M."}],"issued":{"date-parts":[["2011",1,1]]}}},{"id":1723,"uris":["http://zotero.org/users/6749620/items/NQLVYX2K"],"itemData":{"id":1723,"type":"article-journal","abstract":"In the past two decades, urbanization has been accelerating worldwide. The rapid increase in population has negatively impacted the urban environment and the quality of life. Today, as a result of rapid economic growth and urban development, many cities suffer from numerous problems such as traffic congestion, noise, air and water pollution, etc. With such conditions worsening, various scenario simulation analyses have been conducted to predict future urbanization to aid the management of sustainable urban development. This paper examines research trends and the usefulness of urban scenario modeling by conducting an extensive survey of articles on urban land-use scenario simulations. We discuss the advantages and limitations of urban scenario analyses via a systematic and quantitative review. The focus is on global planning designs, urban planners, and politicians who should draw up suitable frameworks to implement sustainable urban development policies. We conclude that sophisticated scenario modeling could help achieve Sustainable Development Goals (SDGs).","container-title":"Remote Sensing Applications: Society and Environment","DOI":"10.1016/j.rsase.2021.100474","ISSN":"2352-9385","journalAbbreviation":"Remote Sensing Applications: Society and Environment","language":"en","page":"100474","source":"ScienceDirect","title":"Scenario simulation studies of urban development using remote sensing and GIS: review","title-short":"Scenario simulation studies of urban development using remote sensing and GIS","volume":"22","author":[{"family":"Wang","given":"Ruci"},{"family":"Murayama","given":"Yuji"},{"family":"Morimoto","given":"Takehiro"}],"issued":{"date-parts":[["2021",4,1]]}}}],"schema":"https://github.com/citation-style-language/schema/raw/master/csl-citation.json"} </w:instrText>
      </w:r>
      <w:r w:rsidR="00BE67B4" w:rsidRPr="00BE67B4">
        <w:rPr>
          <w:lang w:val="en"/>
        </w:rPr>
        <w:fldChar w:fldCharType="separate"/>
      </w:r>
      <w:r w:rsidR="00D02D8F" w:rsidRPr="00D02D8F">
        <w:rPr>
          <w:szCs w:val="24"/>
        </w:rPr>
        <w:t>[10–12]</w:t>
      </w:r>
      <w:r w:rsidR="00BE67B4" w:rsidRPr="00BE67B4">
        <w:fldChar w:fldCharType="end"/>
      </w:r>
      <w:r w:rsidR="00BE67B4" w:rsidRPr="00BE67B4">
        <w:rPr>
          <w:lang w:val="en"/>
        </w:rPr>
        <w:t xml:space="preserve">. With </w:t>
      </w:r>
      <w:r w:rsidR="00E41145">
        <w:rPr>
          <w:lang w:val="en"/>
        </w:rPr>
        <w:t>high performance</w:t>
      </w:r>
      <w:r w:rsidR="00BE67B4" w:rsidRPr="00BE67B4">
        <w:rPr>
          <w:lang w:val="en"/>
        </w:rPr>
        <w:t xml:space="preserve"> computing hardware and the</w:t>
      </w:r>
      <w:r w:rsidR="00E41145">
        <w:rPr>
          <w:lang w:val="en"/>
        </w:rPr>
        <w:t xml:space="preserve"> </w:t>
      </w:r>
      <w:r w:rsidR="00BE67B4" w:rsidRPr="00BE67B4">
        <w:rPr>
          <w:lang w:val="en"/>
        </w:rPr>
        <w:t>abundance of geospatial data</w:t>
      </w:r>
      <w:r w:rsidR="008B4E76">
        <w:rPr>
          <w:lang w:val="en"/>
        </w:rPr>
        <w:t xml:space="preserve"> today</w:t>
      </w:r>
      <w:r w:rsidR="00E41145">
        <w:rPr>
          <w:lang w:val="en"/>
        </w:rPr>
        <w:t xml:space="preserve">, </w:t>
      </w:r>
      <w:r w:rsidR="00BE67B4" w:rsidRPr="00BE67B4">
        <w:rPr>
          <w:lang w:val="en"/>
        </w:rPr>
        <w:t xml:space="preserve">analyzing </w:t>
      </w:r>
      <w:r w:rsidR="00E41145">
        <w:rPr>
          <w:lang w:val="en"/>
        </w:rPr>
        <w:t>thousands of</w:t>
      </w:r>
      <w:r w:rsidR="00BE67B4" w:rsidRPr="00BE67B4">
        <w:rPr>
          <w:lang w:val="en"/>
        </w:rPr>
        <w:t xml:space="preserve"> geo-intervention scenarios within </w:t>
      </w:r>
      <w:r w:rsidR="00E41145">
        <w:rPr>
          <w:lang w:val="en"/>
        </w:rPr>
        <w:t>practical</w:t>
      </w:r>
      <w:r w:rsidR="00BE67B4" w:rsidRPr="00BE67B4">
        <w:rPr>
          <w:lang w:val="en"/>
        </w:rPr>
        <w:t xml:space="preserve"> period</w:t>
      </w:r>
      <w:r w:rsidR="00E41145">
        <w:rPr>
          <w:lang w:val="en"/>
        </w:rPr>
        <w:t>s</w:t>
      </w:r>
      <w:r w:rsidR="00BE67B4" w:rsidRPr="00BE67B4">
        <w:rPr>
          <w:lang w:val="en"/>
        </w:rPr>
        <w:t xml:space="preserve"> of time</w:t>
      </w:r>
      <w:r w:rsidR="00E41145">
        <w:rPr>
          <w:lang w:val="en"/>
        </w:rPr>
        <w:t xml:space="preserve"> for decision making</w:t>
      </w:r>
      <w:r w:rsidR="00BE67B4" w:rsidRPr="00BE67B4">
        <w:rPr>
          <w:lang w:val="en"/>
        </w:rPr>
        <w:t xml:space="preserve"> has become possible </w:t>
      </w:r>
      <w:r w:rsidR="00BE67B4" w:rsidRPr="00BE67B4">
        <w:rPr>
          <w:lang w:val="en"/>
        </w:rPr>
        <w:fldChar w:fldCharType="begin"/>
      </w:r>
      <w:r w:rsidR="00725E9B">
        <w:rPr>
          <w:lang w:val="en"/>
        </w:rPr>
        <w:instrText xml:space="preserve"> ADDIN ZOTERO_ITEM CSL_CITATION {"citationID":"vhj5rMh0","properties":{"formattedCitation":"[13]","plainCitation":"[13]","noteIndex":0},"citationItems":[{"id":1688,"uris":["http://zotero.org/users/6749620/items/SQLHND5Y"],"itemData":{"id":1688,"type":"paper-conference","abstract":"In the past few decades, the use of geographic information systems (GIS) was efficient with servers that could handle the amount of data used. However, as geographical big data grows in size and complexity, storing, managing, processing, analyzing, visualizing, and confirming data quality becomes more difficult. Academia, industry, government, and other institutions are increasingly interested in this information. It's known as Big Data. Since that kind of data recently became massive, there was a need to develop methods to deal with big data and analyze it to keep pace with development. In this paper, we review the previous studies that involve both Big Data and GIS in different applications. Moreover, we focus on the field of agriculture, which is considered one of the most important sources of the economy. Produced results in this research area help decision-makers to make sound executive steps to reach better production.","container-title":"2021 International Conference on Electronic Engineering (ICEEM)","DOI":"10.1109/ICEEM52022.2021.9480634","event-title":"2021 International Conference on Electronic Engineering (ICEEM)","page":"1-7","source":"IEEE Xplore","title":"Empowering GIS with Big Data: A review of recent advances","title-short":"Empowering GIS with Big Data","author":[{"family":"Elsahlamy","given":"Ebtsam"},{"family":"Eshra","given":"Abeer"},{"family":"Eshra","given":"Nadia"},{"family":"El-Fishawy","given":"Nawal"}],"issued":{"date-parts":[["2021",7]]}}}],"schema":"https://github.com/citation-style-language/schema/raw/master/csl-citation.json"} </w:instrText>
      </w:r>
      <w:r w:rsidR="00BE67B4" w:rsidRPr="00BE67B4">
        <w:rPr>
          <w:lang w:val="en"/>
        </w:rPr>
        <w:fldChar w:fldCharType="separate"/>
      </w:r>
      <w:r w:rsidR="00D02D8F">
        <w:rPr>
          <w:lang w:val="en"/>
        </w:rPr>
        <w:t>[13]</w:t>
      </w:r>
      <w:r w:rsidR="00BE67B4" w:rsidRPr="00BE67B4">
        <w:fldChar w:fldCharType="end"/>
      </w:r>
      <w:r w:rsidR="00BE67B4" w:rsidRPr="00BE67B4">
        <w:rPr>
          <w:lang w:val="en"/>
        </w:rPr>
        <w:t xml:space="preserve">. </w:t>
      </w:r>
      <w:r w:rsidR="00AB0497">
        <w:rPr>
          <w:lang w:val="en"/>
        </w:rPr>
        <w:t>Decision makers are then able</w:t>
      </w:r>
      <w:r w:rsidR="00BE67B4" w:rsidRPr="00BE67B4">
        <w:rPr>
          <w:lang w:val="en"/>
        </w:rPr>
        <w:t xml:space="preserve"> t</w:t>
      </w:r>
      <w:r w:rsidR="00AB0497">
        <w:rPr>
          <w:lang w:val="en"/>
        </w:rPr>
        <w:t>o</w:t>
      </w:r>
      <w:r w:rsidR="00BE67B4" w:rsidRPr="00BE67B4">
        <w:rPr>
          <w:lang w:val="en"/>
        </w:rPr>
        <w:t xml:space="preserve"> simulate the effects of potential interventions and evaluate outcomes before</w:t>
      </w:r>
      <w:r w:rsidR="00FA31D4">
        <w:rPr>
          <w:lang w:val="en"/>
        </w:rPr>
        <w:t xml:space="preserve"> heavy investments in testing or implementing</w:t>
      </w:r>
      <w:r w:rsidR="00BE67B4" w:rsidRPr="00BE67B4">
        <w:rPr>
          <w:lang w:val="en"/>
        </w:rPr>
        <w:t xml:space="preserve"> interventions are </w:t>
      </w:r>
      <w:r w:rsidR="00FA31D4">
        <w:rPr>
          <w:lang w:val="en"/>
        </w:rPr>
        <w:t>spent</w:t>
      </w:r>
      <w:r w:rsidR="00AB0497">
        <w:rPr>
          <w:lang w:val="en"/>
        </w:rPr>
        <w:t xml:space="preserve">. This </w:t>
      </w:r>
      <w:r w:rsidR="000C66F2">
        <w:rPr>
          <w:lang w:val="en"/>
        </w:rPr>
        <w:lastRenderedPageBreak/>
        <w:t xml:space="preserve">also </w:t>
      </w:r>
      <w:r w:rsidR="00BE67B4" w:rsidRPr="00BE67B4">
        <w:rPr>
          <w:lang w:val="en"/>
        </w:rPr>
        <w:t>help</w:t>
      </w:r>
      <w:r w:rsidR="00AB0497">
        <w:rPr>
          <w:lang w:val="en"/>
        </w:rPr>
        <w:t>s</w:t>
      </w:r>
      <w:r w:rsidR="00BE67B4" w:rsidRPr="00BE67B4">
        <w:rPr>
          <w:lang w:val="en"/>
        </w:rPr>
        <w:t xml:space="preserve"> discover </w:t>
      </w:r>
      <w:r w:rsidR="00AB0497">
        <w:rPr>
          <w:lang w:val="en"/>
        </w:rPr>
        <w:t>more evidence-informed</w:t>
      </w:r>
      <w:r w:rsidR="00BE67B4" w:rsidRPr="00BE67B4">
        <w:rPr>
          <w:lang w:val="en"/>
        </w:rPr>
        <w:t xml:space="preserve"> interventions</w:t>
      </w:r>
      <w:r w:rsidR="000C66F2">
        <w:rPr>
          <w:lang w:val="en"/>
        </w:rPr>
        <w:t xml:space="preserve"> with the available data</w:t>
      </w:r>
      <w:r w:rsidR="00BE67B4" w:rsidRPr="00BE67B4">
        <w:rPr>
          <w:lang w:val="en"/>
        </w:rPr>
        <w:t xml:space="preserve">. </w:t>
      </w:r>
      <w:r w:rsidR="00746CEF">
        <w:rPr>
          <w:lang w:val="en"/>
        </w:rPr>
        <w:t>Currently</w:t>
      </w:r>
      <w:r w:rsidR="00BE67B4" w:rsidRPr="00BE67B4">
        <w:rPr>
          <w:lang w:val="en"/>
        </w:rPr>
        <w:t xml:space="preserve">, many studies </w:t>
      </w:r>
      <w:r w:rsidR="00D7338C">
        <w:rPr>
          <w:lang w:val="en"/>
        </w:rPr>
        <w:t>related to</w:t>
      </w:r>
      <w:r w:rsidR="00BE67B4" w:rsidRPr="00BE67B4">
        <w:rPr>
          <w:lang w:val="en"/>
        </w:rPr>
        <w:t xml:space="preserve"> geo-interventions only consider a small range of alternative intervention scenarios, constraints, and models predetermined by experts based on</w:t>
      </w:r>
      <w:r w:rsidR="00746CEF">
        <w:rPr>
          <w:lang w:val="en"/>
        </w:rPr>
        <w:t xml:space="preserve"> </w:t>
      </w:r>
      <w:r w:rsidR="00BE67B4" w:rsidRPr="00BE67B4">
        <w:rPr>
          <w:lang w:val="en"/>
        </w:rPr>
        <w:t>experience, research, and experimentation</w:t>
      </w:r>
      <w:r w:rsidR="00746CEF">
        <w:rPr>
          <w:lang w:val="en"/>
        </w:rPr>
        <w:t xml:space="preserve"> </w:t>
      </w:r>
      <w:r w:rsidR="00BE67B4" w:rsidRPr="00BE67B4">
        <w:rPr>
          <w:lang w:val="en"/>
        </w:rPr>
        <w:fldChar w:fldCharType="begin"/>
      </w:r>
      <w:r w:rsidR="00725E9B">
        <w:rPr>
          <w:lang w:val="en"/>
        </w:rPr>
        <w:instrText xml:space="preserve"> ADDIN ZOTERO_ITEM CSL_CITATION {"citationID":"gqaYAqTG","properties":{"formattedCitation":"[11,14\\uc0\\u8211{}17]","plainCitation":"[11,14–17]","noteIndex":0},"citationItems":[{"id":1692,"uris":["http://zotero.org/users/6749620/items/APLLFB6P"],"itemData":{"id":1692,"type":"article-journal","abstract":"Objectives\nTo show how GIS can be used by health planners to make informed decisions about interventions to increase access to emergency services.\nMethods\nA combination of data sources, including the 2008 national Ethiopian baseline assessment for emergency obstetric and newborn care that covered 797 geo-coded health facilities, LandScan population data, and road network data, were used to model referral networks and catchment areas across 2 regions of Ethiopia. STATA and ArcGIS software extensions were used to model different scenarios for strengthening the referral system, defined by the structural inputs of transportation and communication, and upgrading facilities, to compare the increase in access to referral facilities.\nResults\nApproximately 70% of the population of Tigray and Amhara regions is served by facilities that are within a 2-hour transfer time to a hospital with obstetric surgery. By adding vehicles and communication capability, this percentage increased to 83%. In a second scenario, upgrading 7 strategically located facilities changed the configuration of the referral networks, and the percentage increased to 80%. By combining the 2 strategies, 90% of the population would be served by midlevel facilities within 2hours of obstetric surgery. The mean travel time from midlevel facilities to surgical facilities would be reduced from 121 to 64 minutes in the scenario combining the 2 interventions.\nConclusions\nGIS mapping and modeling enable spatial and temporal analyses critical to understanding the population's access to health services and the emergency referral system. The provision of vehicles and communication and the upgrading of health centers to first level referral hospitals are short- and medium-term strategies that can rapidly increase access to lifesaving services.","container-title":"International Journal of Gynecology &amp; Obstetrics","DOI":"10.1016/j.ijgo.2011.09.004","ISSN":"0020-7292","issue":"3","journalAbbreviation":"International Journal of Gynecology &amp; Obstetrics","language":"en","page":"300-309","source":"ScienceDirect","title":"Using a GIS to model interventions to strengthen the emergency referral system for maternal and newborn health in Ethiopia","volume":"115","author":[{"family":"Bailey","given":"Patricia E."},{"family":"Keyes","given":"Emily B."},{"family":"Parker","given":"Caleb"},{"family":"Abdullah","given":"Muna"},{"family":"Kebede","given":"Henok"},{"family":"Freedman","given":"Lynn"}],"issued":{"date-parts":[["2011",12,1]]}}},{"id":1691,"uris":["http://zotero.org/users/6749620/items/PDMWH9FP"],"itemData":{"id":1691,"type":"article-journal","abstract":"This study entailed a review of 63 scientific articles on geospatial and spatial-statistical analysis of the geographical dimension of the 2019 coronavirus disease (COVID-19) pandemic. The diversity of themes identified in this paper can be grouped into the following categories of disease mapping: spatiotemporal analysis, health and social geography, environmental variables, data mining, and web-based mapping. Understanding the spatiotemporal dynamics of COVID-19 is essential for its mitigation, as it helps to clarify the extent and impact of the pandemic and can aid decision making, planning and community action. Health geography highlights the interaction of public health officials, affected actors and first responders to improve estimations of disease propagation and likelihoods of new outbreaks. Attempts at interdisciplinary correlation examine health policy interventions for the siting of health/sanitary services and controls, mapping/tracking of human movement, formulation of appropriate scientific and political responses and projection of spatial diffusion and temporal trends. This review concludes that, to fight COVID-19, it is important to face the challenges from an interdisciplinary perspective, with proactive planning, international solidarity and a global perspective. This review provides useful information and insight that can support future bibliographic queries, and also serves as a resource for understanding the evolution of tools used in the management of this major global pandemic of the 21 Century. It is hoped that its findings will inspire new reflections on the COVID-19 pandemic by readers.","container-title":"Science of The Total Environment","DOI":"10.1016/j.scitotenv.2020.140033","ISSN":"0048-9697","journalAbbreviation":"Science of The Total Environment","language":"en","page":"140033","source":"ScienceDirect","title":"Spatial analysis and GIS in the study of COVID-19. A review","volume":"739","author":[{"family":"Franch-Pardo","given":"Ivan"},{"family":"Napoletano","given":"Brian M."},{"family":"Rosete-Verges","given":"Fernando"},{"family":"Billa","given":"Lawal"}],"issued":{"date-parts":[["2020",10,15]]}},"locator":"-19"},{"id":1693,"uris":["http://zotero.org/users/6749620/items/U45L6GVT"],"itemData":{"id":1693,"type":"article-journal","abstract":"Spatial and traffic planning is important in order to achieve a quality, safe, functional, and integrated urban environment. Different tools and expert models were developed that are aimed at a more objective view of the consequences of reconstruction in different spatial and temporal ranges while respecting selection criteria. In this paper we analyze the application of the multi-criteria analysis method when choosing sustainable traffic solutions in the center of a small town, in this case Belišće, Croatia. The goal of this paper is to examine the possibility of improving the methodology for selecting an optimal spatial–traffic solution by combining the quantifiable results of the traffic microsimulation and the method of multi-criteria optimization. Socially sensitive design should include psychological and social evaluation criteria that are included in this paper as qualitative spatial–urban criteria. In the optimization process, different stakeholder groups (experts, students, and citizens) were actively involved in evaluating the importance of selected criteria. The analysis of stakeholders’ survey results showed statistically significant differences in criteria preference among three groups. The AHP (Analytic Hierarchy Process) multi-criteria analysis method was used; a total of five criteria groups (functional, safety, economic, environmental, and spatial–urban) were developed, which contain 21 criteria and 7 sub-criteria; and the weights of criteria groups were varied based on stakeholders’ preferences. The application of the developed methodology enabled the selection of an optimal solution for the improvement of traffic conditions in a small city with the potential to also be applied to other types of traffic–spatial problems and assure sustainable traffic planning.","container-title":"Land","DOI":"10.3390/land10070666","ISSN":"2073-445X","issue":"7","language":"en","license":"http://creativecommons.org/licenses/by/3.0/","note":"number: 7\npublisher: Multidisciplinary Digital Publishing Institute","page":"666","source":"www.mdpi.com","title":"Combining Traffic Microsimulation Modeling and Multi-Criteria Analysis for Sustainable Spatial-Traffic Planning","volume":"10","author":[{"family":"Ištoka Otković","given":"Irena"},{"family":"Karleuša","given":"Barbara"},{"family":"Deluka-Tibljaš","given":"Aleksandra"},{"family":"Šurdonja","given":"Sanja"},{"family":"Marušić","given":"Mario"}],"issued":{"date-parts":[["2021",7]]}}},{"id":1689,"uris":["http://zotero.org/users/6749620/items/S8EXGIS6"],"itemData":{"id":1689,"type":"article-journal","abstract":"The purpose of this literature review is to identify how geographic information system (GIS) applications have been used in health-related research and to critically examine the issues, strengths, and challenges inherent to those approaches from the lenses of health promotion and public health. Through the review process, conducted in 2007, it is evident that health promotion and public health applications of GIS can be generally categorized into four predominant themes: disease surveillance (n = 227), risk analysis (n = 189), health access and planning (n = 138), and community health profiling (n = 115). This review explores how GIS approaches have been used to inform decision making and discusses the extent to which GIS can be applied to address health promotion and public health questions. The contribution of this literature review will be to generate a broader understanding of how GIS-related methodological techniques and tools developed in other disciplines can be meaningfully applied to applications in public health policy, promotion, and practice.","container-title":"Health Promotion Practice","DOI":"10.1177/1524839909334624","ISSN":"1524-8399","issue":"1","journalAbbreviation":"Health Promotion Practice","language":"en","note":"publisher: SAGE Publications","page":"63-73","source":"SAGE Journals","title":"Geographic Information Systems (GIS) for Health Promotion and Public Health: A Review","title-short":"Geographic Information Systems (GIS) for Health Promotion and Public Health","volume":"12","author":[{"family":"Nykiforuk","given":"Candace I. J."},{"family":"Flaman","given":"Laura M."}],"issued":{"date-parts":[["2011",1,1]]}}},{"id":1690,"uris":["http://zotero.org/users/6749620/items/YASXL94K"],"itemData":{"id":1690,"type":"article-journal","abstract":"The contemporary policing literature contains numerous examples of partnerships between academic researchers and police agencies. Such efforts have greatly contributed to evidence-based policing by increasing the knowledge base on effective strategies. However, research has demonstrated that successful collaboration between researchers and practitioners can be a challenge, with various organizational and inter-agency factors presenting difficulties at various stages of the process. Additionally, applied research can oftentimes face implementation challenges when the time comes to convert research into practice. The current study contributes to the literature by discussing researcher/practitioner partnerships and program implementation in the context of a multi-city risk-based policing project in the United States. We conceptualize police interventions as contingent on four distinct phases: 1) problem analysis, 2) project design, 3) project implementation, and 4) project evaluation. In this project, the research partners were able to successfully complete each phase in certain cities while the project experienced difficulty at one or more phases in other cities. We discuss these disparate experiences, identifying factors that facilitate or impede successful completion of each step. Policy implications and recommendations for future risk-based policing interventions are discussed.","container-title":"European Journal on Criminal Policy and Research","DOI":"10.1007/s10610-017-9367-9","ISSN":"1572-9869","issue":"4","journalAbbreviation":"Eur J Crim Policy Res","language":"en","page":"489-513","source":"Springer Link","title":"Facilitators and Impediments to Designing, Implementing, and Evaluating Risk-Based Policing Strategies Using Risk Terrain Modeling: Insights from a Multi-City Evaluation in the United States","title-short":"Facilitators and Impediments to Designing, Implementing, and Evaluating Risk-Based Policing Strategies Using Risk Terrain Modeling","volume":"24","author":[{"family":"Piza","given":"Eric L."},{"family":"Kennedy","given":"Leslie W."},{"family":"Caplan","given":"Joel M."}],"issued":{"date-parts":[["2018",12,1]]}}}],"schema":"https://github.com/citation-style-language/schema/raw/master/csl-citation.json"} </w:instrText>
      </w:r>
      <w:r w:rsidR="00BE67B4" w:rsidRPr="00BE67B4">
        <w:rPr>
          <w:lang w:val="en"/>
        </w:rPr>
        <w:fldChar w:fldCharType="separate"/>
      </w:r>
      <w:r w:rsidR="00D02D8F" w:rsidRPr="00D02D8F">
        <w:rPr>
          <w:szCs w:val="24"/>
        </w:rPr>
        <w:t>[11,14–17]</w:t>
      </w:r>
      <w:r w:rsidR="00BE67B4" w:rsidRPr="00BE67B4">
        <w:fldChar w:fldCharType="end"/>
      </w:r>
      <w:r w:rsidR="00BE67B4" w:rsidRPr="00BE67B4">
        <w:rPr>
          <w:lang w:val="en"/>
        </w:rPr>
        <w:t>.</w:t>
      </w:r>
      <w:r w:rsidR="00746CEF">
        <w:rPr>
          <w:lang w:val="en"/>
        </w:rPr>
        <w:t xml:space="preserve"> </w:t>
      </w:r>
      <w:ins w:id="16" w:author="Richard Wen" w:date="2026-02-25T17:54:00Z">
        <w:r w:rsidR="007E5A23">
          <w:rPr>
            <w:lang w:val="en"/>
          </w:rPr>
          <w:t>A</w:t>
        </w:r>
      </w:ins>
      <w:ins w:id="17" w:author="Richard Wen" w:date="2026-02-25T17:25:00Z">
        <w:r w:rsidR="003D37E3">
          <w:rPr>
            <w:lang w:val="en"/>
          </w:rPr>
          <w:t xml:space="preserve"> </w:t>
        </w:r>
      </w:ins>
      <w:ins w:id="18" w:author="Richard Wen" w:date="2026-02-25T17:30:00Z">
        <w:r w:rsidR="00061468">
          <w:rPr>
            <w:lang w:val="en"/>
          </w:rPr>
          <w:t xml:space="preserve">literature </w:t>
        </w:r>
      </w:ins>
      <w:ins w:id="19" w:author="Richard Wen" w:date="2026-02-25T17:25:00Z">
        <w:r w:rsidR="003D37E3">
          <w:rPr>
            <w:lang w:val="en"/>
          </w:rPr>
          <w:t xml:space="preserve">review of </w:t>
        </w:r>
      </w:ins>
      <w:ins w:id="20" w:author="Richard Wen" w:date="2026-02-25T17:27:00Z">
        <w:r w:rsidR="00894413">
          <w:rPr>
            <w:lang w:val="en"/>
          </w:rPr>
          <w:t xml:space="preserve">over 3000 </w:t>
        </w:r>
      </w:ins>
      <w:ins w:id="21" w:author="Richard Wen" w:date="2026-02-25T17:55:00Z">
        <w:r w:rsidR="007E5A23">
          <w:rPr>
            <w:lang w:val="en"/>
          </w:rPr>
          <w:t>articles</w:t>
        </w:r>
      </w:ins>
      <w:ins w:id="22" w:author="Richard Wen" w:date="2026-02-25T17:27:00Z">
        <w:r w:rsidR="00BA6288">
          <w:rPr>
            <w:lang w:val="en"/>
          </w:rPr>
          <w:t xml:space="preserve"> indicated</w:t>
        </w:r>
        <w:r w:rsidR="00894413">
          <w:rPr>
            <w:lang w:val="en"/>
          </w:rPr>
          <w:t xml:space="preserve"> </w:t>
        </w:r>
      </w:ins>
      <w:ins w:id="23" w:author="Richard Wen" w:date="2026-02-27T16:56:00Z">
        <w:r w:rsidR="004B24BF">
          <w:rPr>
            <w:lang w:val="en"/>
          </w:rPr>
          <w:t xml:space="preserve">wide use of </w:t>
        </w:r>
      </w:ins>
      <w:ins w:id="24" w:author="Richard Wen" w:date="2026-02-25T17:19:00Z">
        <w:r w:rsidR="003D37E3">
          <w:rPr>
            <w:lang w:val="en"/>
          </w:rPr>
          <w:t>multi-criteria decision analysis</w:t>
        </w:r>
      </w:ins>
      <w:ins w:id="25" w:author="Richard Wen" w:date="2026-02-25T17:31:00Z">
        <w:r w:rsidR="00894413">
          <w:rPr>
            <w:lang w:val="en"/>
          </w:rPr>
          <w:t xml:space="preserve"> for environmental applications</w:t>
        </w:r>
      </w:ins>
      <w:ins w:id="26" w:author="Richard Wen" w:date="2026-02-25T17:42:00Z">
        <w:r w:rsidR="009628B8">
          <w:rPr>
            <w:lang w:val="en"/>
          </w:rPr>
          <w:t xml:space="preserve"> (e.g. waste management, site selection</w:t>
        </w:r>
      </w:ins>
      <w:ins w:id="27" w:author="Richard Wen" w:date="2026-02-27T16:57:00Z">
        <w:r w:rsidR="004B24BF">
          <w:rPr>
            <w:lang w:val="en"/>
          </w:rPr>
          <w:t>), but</w:t>
        </w:r>
      </w:ins>
      <w:ins w:id="28" w:author="Richard Wen" w:date="2026-02-27T16:58:00Z">
        <w:r w:rsidR="004B24BF">
          <w:rPr>
            <w:lang w:val="en"/>
          </w:rPr>
          <w:t xml:space="preserve"> </w:t>
        </w:r>
      </w:ins>
      <w:ins w:id="29" w:author="Richard Wen" w:date="2026-02-27T16:59:00Z">
        <w:r w:rsidR="00BA6288">
          <w:rPr>
            <w:lang w:val="en"/>
          </w:rPr>
          <w:t xml:space="preserve">revealed </w:t>
        </w:r>
      </w:ins>
      <w:ins w:id="30" w:author="Richard Wen" w:date="2026-02-27T17:19:00Z">
        <w:r w:rsidR="00D91FB4">
          <w:rPr>
            <w:lang w:val="en"/>
          </w:rPr>
          <w:t xml:space="preserve">heavy </w:t>
        </w:r>
      </w:ins>
      <w:ins w:id="31" w:author="Richard Wen" w:date="2026-02-27T16:59:00Z">
        <w:r w:rsidR="00BA6288">
          <w:rPr>
            <w:lang w:val="en"/>
          </w:rPr>
          <w:t>dependency on</w:t>
        </w:r>
      </w:ins>
      <w:ins w:id="32" w:author="Richard Wen" w:date="2026-02-25T17:46:00Z">
        <w:r w:rsidR="006177E6">
          <w:rPr>
            <w:lang w:val="en"/>
          </w:rPr>
          <w:t xml:space="preserve"> </w:t>
        </w:r>
      </w:ins>
      <w:ins w:id="33" w:author="Richard Wen" w:date="2026-02-25T17:39:00Z">
        <w:r w:rsidR="00894413">
          <w:rPr>
            <w:lang w:val="en"/>
          </w:rPr>
          <w:t xml:space="preserve">pre-determined scenarios or criteria </w:t>
        </w:r>
      </w:ins>
      <w:ins w:id="34" w:author="Richard Wen" w:date="2026-02-25T17:47:00Z">
        <w:r w:rsidR="006177E6">
          <w:rPr>
            <w:lang w:val="en"/>
          </w:rPr>
          <w:t xml:space="preserve">to </w:t>
        </w:r>
      </w:ins>
      <w:ins w:id="35" w:author="Richard Wen" w:date="2026-02-25T17:39:00Z">
        <w:r w:rsidR="00894413">
          <w:rPr>
            <w:lang w:val="en"/>
          </w:rPr>
          <w:t xml:space="preserve">evaluate alternative </w:t>
        </w:r>
      </w:ins>
      <w:ins w:id="36" w:author="Richard Wen" w:date="2026-02-25T17:40:00Z">
        <w:r w:rsidR="00894413">
          <w:rPr>
            <w:lang w:val="en"/>
          </w:rPr>
          <w:t xml:space="preserve">geospatial </w:t>
        </w:r>
      </w:ins>
      <w:ins w:id="37" w:author="Richard Wen" w:date="2026-02-25T17:39:00Z">
        <w:r w:rsidR="00894413">
          <w:rPr>
            <w:lang w:val="en"/>
          </w:rPr>
          <w:t>outcomes</w:t>
        </w:r>
      </w:ins>
      <w:ins w:id="38" w:author="Richard Wen" w:date="2026-02-25T17:31:00Z">
        <w:r w:rsidR="00061468">
          <w:rPr>
            <w:lang w:val="en"/>
          </w:rPr>
          <w:t xml:space="preserve"> </w:t>
        </w:r>
      </w:ins>
      <w:r w:rsidR="00E1014C">
        <w:rPr>
          <w:lang w:val="en"/>
        </w:rPr>
        <w:fldChar w:fldCharType="begin"/>
      </w:r>
      <w:r w:rsidR="003206B1">
        <w:rPr>
          <w:lang w:val="en"/>
        </w:rPr>
        <w:instrText xml:space="preserve"> ADDIN ZOTERO_ITEM CSL_CITATION {"citationID":"a113f9cbnuq","properties":{"formattedCitation":"[18]","plainCitation":"[18]","noteIndex":0},"citationItems":[{"id":3309,"uris":["http://zotero.org/users/6749620/items/WQITUSUQ"],"itemData":{"id":3309,"type":"article-journal","container-title":"Environment Systems and Decisions","DOI":"10.1007/s10669-017-9642-9","ISSN":"2194-5403, 2194-5411","issue":"2","journalAbbreviation":"Environ Syst Decis","language":"en","page":"123-133","source":"DOI.org (Crossref)","title":"Trends and applications of multi-criteria decision analysis in environmental sciences: literature review","title-short":"Trends and applications of multi-criteria decision analysis in environmental sciences","volume":"37","author":[{"family":"Cegan","given":"Jeffrey C."},{"family":"Filion","given":"Ashley M."},{"family":"Keisler","given":"Jeffrey M."},{"family":"Linkov","given":"Igor"}],"issued":{"date-parts":[["2017",6]]}}}],"schema":"https://github.com/citation-style-language/schema/raw/master/csl-citation.json"} </w:instrText>
      </w:r>
      <w:r w:rsidR="00E1014C">
        <w:rPr>
          <w:lang w:val="en"/>
        </w:rPr>
        <w:fldChar w:fldCharType="separate"/>
      </w:r>
      <w:r w:rsidR="003206B1" w:rsidRPr="003206B1">
        <w:rPr>
          <w:szCs w:val="24"/>
        </w:rPr>
        <w:t>[18]</w:t>
      </w:r>
      <w:r w:rsidR="00E1014C">
        <w:rPr>
          <w:lang w:val="en"/>
        </w:rPr>
        <w:fldChar w:fldCharType="end"/>
      </w:r>
      <w:ins w:id="39" w:author="Richard Wen" w:date="2026-02-25T17:27:00Z">
        <w:r w:rsidR="00061468">
          <w:rPr>
            <w:lang w:val="en"/>
          </w:rPr>
          <w:t xml:space="preserve">. </w:t>
        </w:r>
      </w:ins>
      <w:ins w:id="40" w:author="Richard Wen" w:date="2026-02-25T17:55:00Z">
        <w:r w:rsidR="007E5A23">
          <w:rPr>
            <w:lang w:val="en"/>
          </w:rPr>
          <w:t>Another similar review of 300 articles</w:t>
        </w:r>
      </w:ins>
      <w:ins w:id="41" w:author="Richard Wen" w:date="2026-02-25T17:56:00Z">
        <w:r w:rsidR="007E5A23">
          <w:rPr>
            <w:lang w:val="en"/>
          </w:rPr>
          <w:t xml:space="preserve"> demonstrated that decision makers</w:t>
        </w:r>
      </w:ins>
      <w:ins w:id="42" w:author="Richard Wen" w:date="2026-02-25T17:58:00Z">
        <w:r w:rsidR="007E5A23">
          <w:rPr>
            <w:lang w:val="en"/>
          </w:rPr>
          <w:t xml:space="preserve"> must provide criteria and preference information supplied by exper</w:t>
        </w:r>
        <w:r w:rsidR="000C67D6">
          <w:rPr>
            <w:lang w:val="en"/>
          </w:rPr>
          <w:t>ts or stakeholders, rather than</w:t>
        </w:r>
      </w:ins>
      <w:ins w:id="43" w:author="Richard Wen" w:date="2026-02-25T17:59:00Z">
        <w:r w:rsidR="007E5A23">
          <w:rPr>
            <w:lang w:val="en"/>
          </w:rPr>
          <w:t xml:space="preserve"> system</w:t>
        </w:r>
      </w:ins>
      <w:ins w:id="44" w:author="Richard Wen" w:date="2026-02-27T17:19:00Z">
        <w:r w:rsidR="000C67D6">
          <w:rPr>
            <w:lang w:val="en"/>
          </w:rPr>
          <w:t>s</w:t>
        </w:r>
      </w:ins>
      <w:ins w:id="45" w:author="Richard Wen" w:date="2026-02-25T17:59:00Z">
        <w:r w:rsidR="007E5A23">
          <w:rPr>
            <w:lang w:val="en"/>
          </w:rPr>
          <w:t xml:space="preserve"> producing them autonomously</w:t>
        </w:r>
      </w:ins>
      <w:ins w:id="46" w:author="Richard Wen" w:date="2026-02-25T18:01:00Z">
        <w:r w:rsidR="00AB448B">
          <w:rPr>
            <w:lang w:val="en"/>
          </w:rPr>
          <w:t xml:space="preserve"> </w:t>
        </w:r>
      </w:ins>
      <w:r w:rsidR="00AB448B">
        <w:rPr>
          <w:lang w:val="en"/>
        </w:rPr>
        <w:fldChar w:fldCharType="begin"/>
      </w:r>
      <w:r w:rsidR="00607752">
        <w:rPr>
          <w:lang w:val="en"/>
        </w:rPr>
        <w:instrText xml:space="preserve"> ADDIN ZOTERO_ITEM CSL_CITATION {"citationID":"a5snt42i70","properties":{"formattedCitation":"[19]","plainCitation":"[19]","noteIndex":0},"citationItems":[{"id":3311,"uris":["http://zotero.org/users/6749620/items/JFK8ILCC"],"itemData":{"id":3311,"type":"article-journal","container-title":"International Journal of Geographical Information Science","DOI":"10.1080/13658810600661508","ISSN":"1365-8816, 1362-3087","issue":"7","journalAbbreviation":"International Journal of Geographical Information Science","language":"en","page":"703-726","source":"DOI.org (Crossref)","title":"GIS‐based multicriteria decision analysis: a survey of the literature","title-short":"GIS‐based multicriteria decision analysis","volume":"20","author":[{"family":"Malczewski","given":"Jacek"}],"issued":{"date-parts":[["2006",8]]}}}],"schema":"https://github.com/citation-style-language/schema/raw/master/csl-citation.json"} </w:instrText>
      </w:r>
      <w:r w:rsidR="00AB448B">
        <w:rPr>
          <w:lang w:val="en"/>
        </w:rPr>
        <w:fldChar w:fldCharType="separate"/>
      </w:r>
      <w:r w:rsidR="00607752" w:rsidRPr="00607752">
        <w:rPr>
          <w:szCs w:val="24"/>
        </w:rPr>
        <w:t>[19]</w:t>
      </w:r>
      <w:r w:rsidR="00AB448B">
        <w:rPr>
          <w:lang w:val="en"/>
        </w:rPr>
        <w:fldChar w:fldCharType="end"/>
      </w:r>
      <w:ins w:id="47" w:author="Richard Wen" w:date="2026-02-25T17:59:00Z">
        <w:r w:rsidR="007E5A23">
          <w:rPr>
            <w:lang w:val="en"/>
          </w:rPr>
          <w:t xml:space="preserve">. </w:t>
        </w:r>
      </w:ins>
      <w:r w:rsidR="00746CEF">
        <w:rPr>
          <w:lang w:val="en"/>
        </w:rPr>
        <w:t>Th</w:t>
      </w:r>
      <w:r w:rsidR="00615645">
        <w:rPr>
          <w:lang w:val="en"/>
        </w:rPr>
        <w:t xml:space="preserve">e reliance on experts create difficulty in </w:t>
      </w:r>
      <w:r w:rsidR="008528CA">
        <w:rPr>
          <w:lang w:val="en"/>
        </w:rPr>
        <w:t xml:space="preserve">comparing </w:t>
      </w:r>
      <w:r w:rsidR="00746CEF">
        <w:rPr>
          <w:lang w:val="en"/>
        </w:rPr>
        <w:t xml:space="preserve">results and approaches </w:t>
      </w:r>
      <w:r w:rsidR="008528CA">
        <w:rPr>
          <w:lang w:val="en"/>
        </w:rPr>
        <w:t>in a standardized manner</w:t>
      </w:r>
      <w:r w:rsidR="00746CEF">
        <w:rPr>
          <w:lang w:val="en"/>
        </w:rPr>
        <w:t xml:space="preserve"> – leading to issues </w:t>
      </w:r>
      <w:r w:rsidR="00615645">
        <w:rPr>
          <w:lang w:val="en"/>
        </w:rPr>
        <w:t>in optimizing interventions</w:t>
      </w:r>
      <w:r w:rsidR="00A203A4">
        <w:rPr>
          <w:lang w:val="en"/>
        </w:rPr>
        <w:t>, while</w:t>
      </w:r>
      <w:r w:rsidR="00615645">
        <w:rPr>
          <w:lang w:val="en"/>
        </w:rPr>
        <w:t xml:space="preserve"> </w:t>
      </w:r>
      <w:r w:rsidR="008528CA">
        <w:rPr>
          <w:lang w:val="en"/>
        </w:rPr>
        <w:t>leveraging</w:t>
      </w:r>
      <w:r w:rsidR="00615645">
        <w:rPr>
          <w:lang w:val="en"/>
        </w:rPr>
        <w:t xml:space="preserve"> all available data</w:t>
      </w:r>
      <w:r w:rsidR="00454FF9">
        <w:rPr>
          <w:lang w:val="en"/>
        </w:rPr>
        <w:t xml:space="preserve"> and models</w:t>
      </w:r>
      <w:r w:rsidR="00746CEF">
        <w:rPr>
          <w:lang w:val="en"/>
        </w:rPr>
        <w:t>.</w:t>
      </w:r>
      <w:r w:rsidR="000028A1">
        <w:rPr>
          <w:lang w:val="en"/>
        </w:rPr>
        <w:t xml:space="preserve"> In addition, these studies </w:t>
      </w:r>
      <w:r w:rsidR="00113C6F">
        <w:rPr>
          <w:lang w:val="en"/>
        </w:rPr>
        <w:t>often</w:t>
      </w:r>
      <w:r w:rsidR="000028A1">
        <w:rPr>
          <w:lang w:val="en"/>
        </w:rPr>
        <w:t xml:space="preserve"> identif</w:t>
      </w:r>
      <w:ins w:id="48" w:author="Richard Wen" w:date="2026-02-27T17:20:00Z">
        <w:r w:rsidR="000C67D6">
          <w:rPr>
            <w:lang w:val="en"/>
          </w:rPr>
          <w:t>ied</w:t>
        </w:r>
      </w:ins>
      <w:del w:id="49" w:author="Richard Wen" w:date="2026-02-27T17:20:00Z">
        <w:r w:rsidR="000028A1" w:rsidDel="000C67D6">
          <w:rPr>
            <w:lang w:val="en"/>
          </w:rPr>
          <w:delText>y</w:delText>
        </w:r>
      </w:del>
      <w:r w:rsidR="000028A1">
        <w:rPr>
          <w:lang w:val="en"/>
        </w:rPr>
        <w:t xml:space="preserve"> </w:t>
      </w:r>
      <w:r w:rsidR="000028A1" w:rsidRPr="00D07B2B">
        <w:rPr>
          <w:i/>
          <w:iCs/>
          <w:lang w:val="en"/>
        </w:rPr>
        <w:t>where</w:t>
      </w:r>
      <w:r w:rsidR="000028A1">
        <w:rPr>
          <w:lang w:val="en"/>
        </w:rPr>
        <w:t xml:space="preserve"> to implement geo-interventions</w:t>
      </w:r>
      <w:r w:rsidR="00261370">
        <w:rPr>
          <w:lang w:val="en"/>
        </w:rPr>
        <w:t xml:space="preserve"> with computer models</w:t>
      </w:r>
      <w:r w:rsidR="000028A1">
        <w:rPr>
          <w:lang w:val="en"/>
        </w:rPr>
        <w:t xml:space="preserve">, but to the best of our knowledge, </w:t>
      </w:r>
      <w:r w:rsidR="003F5E3A">
        <w:rPr>
          <w:lang w:val="en"/>
        </w:rPr>
        <w:t>seldom</w:t>
      </w:r>
      <w:r w:rsidR="007002FB">
        <w:rPr>
          <w:lang w:val="en"/>
        </w:rPr>
        <w:t xml:space="preserve"> </w:t>
      </w:r>
      <w:r w:rsidR="005C54D5">
        <w:rPr>
          <w:lang w:val="en"/>
        </w:rPr>
        <w:t xml:space="preserve">identify </w:t>
      </w:r>
      <w:r w:rsidR="005C54D5">
        <w:rPr>
          <w:i/>
          <w:iCs/>
          <w:lang w:val="en"/>
        </w:rPr>
        <w:t>what</w:t>
      </w:r>
      <w:r w:rsidR="005C54D5">
        <w:rPr>
          <w:lang w:val="en"/>
        </w:rPr>
        <w:t xml:space="preserve"> these geo-interventions are</w:t>
      </w:r>
      <w:r w:rsidR="007E6A0E">
        <w:rPr>
          <w:lang w:val="en"/>
        </w:rPr>
        <w:t xml:space="preserve"> </w:t>
      </w:r>
      <w:r w:rsidR="007E6A0E">
        <w:rPr>
          <w:lang w:val="en"/>
        </w:rPr>
        <w:fldChar w:fldCharType="begin"/>
      </w:r>
      <w:r w:rsidR="00607752">
        <w:rPr>
          <w:lang w:val="en"/>
        </w:rPr>
        <w:instrText xml:space="preserve"> ADDIN ZOTERO_ITEM CSL_CITATION {"citationID":"2HP6lYTE","properties":{"formattedCitation":"[20\\uc0\\u8211{}25]","plainCitation":"[20–25]","noteIndex":0},"citationItems":[{"id":2226,"uris":["http://zotero.org/users/6749620/items/EI7C95US"],"itemData":{"id":2226,"type":"article-journal","abstract":"Many spatial decision support systems suffer from user adoption issues in practice due to lack of trust, technical expertise, and resources. Automated machine learning has recently allowed non-experts to explore and apply machine-learning models in the industry without requiring abundant expert knowledge and resources. This paper reviews recent literature from 136 papers, and proposes a general framework for integrating spatial decision support systems with automated machine learning as an opportunity to lower major user adoption barriers. Challenges of data quality, model interpretability, and practical usefulness are discussed as general considerations for system implementation. Research opportunities related to spatially explicit models in AutoML, and resource-aware, collaborative/connected, and human-centered systems are also discussed to address these challenges. This paper argues that integrating automated machine learning into spatial decision support systems can not only potentially encourage user adoption, but also mutually benefit research in both fields—bridging human-related and technical advancements for fostering future developments in spatial decision support systems and automated machine learning.","container-title":"ISPRS International Journal of Geo-Information","DOI":"10.3390/ijgi12010012","ISSN":"2220-9964","issue":"1","language":"en","license":"http://creativecommons.org/licenses/by/3.0/","note":"number: 1\npublisher: Multidisciplinary Digital Publishing Institute","page":"12","source":"www.mdpi.com","title":"Spatial Decision Support Systems with Automated Machine Learning: A Review","title-short":"Spatial Decision Support Systems with Automated Machine Learning","volume":"12","author":[{"family":"Wen","given":"Richard"},{"family":"Li","given":"Songnian"}],"issued":{"date-parts":[["2023",1]]}}},{"id":2286,"uris":["http://zotero.org/users/6749620/items/94Q8YATQ"],"itemData":{"id":2286,"type":"article-journal","abstract":"The growing interest in causal inference in recent years has led to new causal inference methodologies and their applications across disciplines and research domains. Yet, studies on\n              spatial\n              causal inference are still rare. Causal inference on spatial processes is faced with additional challenges, such as spatial dependency, spatial heterogeneity, and spatial effects. These challenges can lead to spurious results and subsequently, incorrect interpretations of the outcomes of causal analyses. Recognizing the growing importance of causal inference in the spatial domain, we conduct a systematic literature review on spatial causal inference based on a formal concept mapping. To identify how to assess and control for the adverse effects of spatial influences, we assess publications relevant to spatial causal inference based on criteria relating to application discipline, methods used, and techniques applied for managing issues related to spatial processes. We thus present a snapshot of state of the art in spatial causal inference and identify methodological gaps, weaknesses and challenges of current spatial inference studies, along with opportunities for future research.","container-title":"Geographical Analysis","DOI":"10.1111/gean.12312","ISSN":"0016-7363, 1538-4632","issue":"1","journalAbbreviation":"Geographical Analysis","language":"en","page":"56-89","source":"DOI.org (Crossref)","title":"Spatial Causality: A Systematic Review on Spatial Causal Inference","title-short":"Spatial Causality","volume":"55","author":[{"family":"Akbari","given":"Kamal"},{"family":"Winter","given":"Stephan"},{"family":"Tomko","given":"Martin"}],"issued":{"date-parts":[["2023",1]]}}},{"id":2285,"uris":["http://zotero.org/users/6749620/items/ATZQEH6S"],"itemData":{"id":2285,"type":"article-journal","container-title":"Journal of Urban Management","issue":"1","note":"publisher: Elsevier","page":"4–15","source":"Google Scholar","title":"Smart city re-imagined: City planning and GeoAI in the age of big data","title-short":"Smart city re-imagined","volume":"12","author":[{"family":"Mortaheb","given":"Reza"},{"family":"Jankowski","given":"Piotr"}],"issued":{"date-parts":[["2023"]]}}},{"id":2284,"uris":["http://zotero.org/users/6749620/items/UVY4LQ4V"],"itemData":{"id":2284,"type":"article-journal","container-title":"Earth-Science Reviews","note":"publisher: Elsevier","page":"104438","source":"Google Scholar","title":"Artificial intelligence and visual analytics in geographical space and cyberspace: Research opportunities and challenges","title-short":"Artificial intelligence and visual analytics in geographical space and cyberspace","volume":"241","author":[{"family":"Chen","given":"Min"},{"family":"Claramunt","given":"Christophe"},{"family":"Çöltekin","given":"Arzu"},{"family":"Liu","given":"Xintao"},{"family":"Peng","given":"Peng"},{"family":"Robinson","given":"Anthony C."},{"family":"Wang","given":"Dajiang"},{"family":"Strobl","given":"Josef"},{"family":"Wilson","given":"John P."},{"family":"Batty","given":"Michael"}],"issued":{"date-parts":[["2023"]]}}},{"id":2283,"uris":["http://zotero.org/users/6749620/items/PR5BAVEJ"],"itemData":{"id":2283,"type":"article-journal","container-title":"World Journal of Advanced Research and Reviews","issue":"1","note":"publisher: World Journal of Advanced Research and Reviews","page":"030–039","source":"Google Scholar","title":"A review of GIS applications in public health surveillance","volume":"21","author":[{"family":"Biu","given":"Preye Winston"},{"family":"Nwasike","given":"Chinedu Nnamdi"},{"family":"Tula","given":"Olawe Alaba"},{"family":"Ezeigweneme","given":"Chinedu Alex"},{"family":"Gidiagba","given":"Joachim Osheyor"}],"issued":{"date-parts":[["2024"]]}}},{"id":2282,"uris":["http://zotero.org/users/6749620/items/U9QUJSR2"],"itemData":{"id":2282,"type":"article-journal","abstract":"Medical researches as well as the study of the Earth’s surface, better still, geography are interlinked with each other; their relationship dates from antiquity. The science of Geographic Information Systems and, by extension, Geomatics engineering belongs to a discipline which is constantly developing at a global level. This sector has many applications regarding medical / epidemiological research and generally, the social sciences. Furthermore, this discipline may act as a decision making tool in the healthcare sector and it might contribute to the formulation of policies into the healthcare sector. The use of GIS so as to solve public health issues has an exponential increase and has been vital to the understanding and treatment of health problems in different geographic areas. In recent years, the use of various information technology services and software has lead health professionals to work more effectively.","container-title":"Acta Informatica Medica","DOI":"10.5455/aim.2014.22.402-405","ISSN":"0353-8109","issue":"6","journalAbbreviation":"Acta Inform Med","note":"PMID: 25684850\nPMCID: PMC4315644","page":"402-405","source":"PubMed Central","title":"Health Based Geographic Information Systems (GIS) and their Applications","volume":"22","author":[{"family":"Fradelos","given":"Evangelos C."},{"family":"Papathanasiou","given":"Ioanna V."},{"family":"Mitsi","given":"Dimitra"},{"family":"Tsaras","given":"Konstantinos"},{"family":"Kleisiaris","given":"Christos F."},{"family":"Kourkouta","given":"Lambrini"}],"issued":{"date-parts":[["2014",12]]}}}],"schema":"https://github.com/citation-style-language/schema/raw/master/csl-citation.json"} </w:instrText>
      </w:r>
      <w:r w:rsidR="007E6A0E">
        <w:rPr>
          <w:lang w:val="en"/>
        </w:rPr>
        <w:fldChar w:fldCharType="separate"/>
      </w:r>
      <w:r w:rsidR="00607752" w:rsidRPr="00607752">
        <w:rPr>
          <w:szCs w:val="24"/>
        </w:rPr>
        <w:t>[20–25]</w:t>
      </w:r>
      <w:r w:rsidR="007E6A0E">
        <w:rPr>
          <w:lang w:val="en"/>
        </w:rPr>
        <w:fldChar w:fldCharType="end"/>
      </w:r>
      <w:r w:rsidR="00096D44">
        <w:rPr>
          <w:lang w:val="en"/>
        </w:rPr>
        <w:t>.</w:t>
      </w:r>
      <w:ins w:id="50" w:author="Richard Wen" w:date="2026-02-27T16:52:00Z">
        <w:r w:rsidR="00C351CA">
          <w:rPr>
            <w:lang w:val="en"/>
          </w:rPr>
          <w:t xml:space="preserve"> A recent review of 58 articles </w:t>
        </w:r>
        <w:r w:rsidR="00C351CA">
          <w:rPr>
            <w:lang w:val="en"/>
          </w:rPr>
          <w:fldChar w:fldCharType="begin"/>
        </w:r>
        <w:r w:rsidR="00C351CA">
          <w:rPr>
            <w:lang w:val="en"/>
          </w:rPr>
          <w:instrText xml:space="preserve"> ADDIN ZOTERO_ITEM CSL_CITATION {"citationID":"a25t7eshk0f","properties":{"formattedCitation":"[26]","plainCitation":"[26]","noteIndex":0},"citationItems":[{"id":3313,"uris":["http://zotero.org/users/6749620/items/XUM3IGTM"],"itemData":{"id":3313,"type":"article-journal","container-title":"BMC Health Services Research","DOI":"10.1186/s12913-024-11837-9","ISSN":"1472-6963","issue":"1","journalAbbreviation":"BMC Health Serv Res","language":"en","page":"1448","source":"DOI.org (Crossref)","title":"Applications of geographical information system and spatial analysis in Indian health research: a systematic review","title-short":"Applications of geographical information system and spatial analysis in Indian health research","volume":"24","author":[{"family":"Chandran","given":"Anupama"},{"family":"Roy","given":"Pankaj"}],"issued":{"date-parts":[["2024",11,21]]}}}],"schema":"https://github.com/citation-style-language/schema/raw/master/csl-citation.json"} </w:instrText>
        </w:r>
        <w:r w:rsidR="00C351CA">
          <w:rPr>
            <w:lang w:val="en"/>
          </w:rPr>
          <w:fldChar w:fldCharType="separate"/>
        </w:r>
        <w:r w:rsidR="00C351CA" w:rsidRPr="0018682B">
          <w:rPr>
            <w:szCs w:val="24"/>
          </w:rPr>
          <w:t>[26]</w:t>
        </w:r>
        <w:r w:rsidR="00C351CA">
          <w:rPr>
            <w:lang w:val="en"/>
          </w:rPr>
          <w:fldChar w:fldCharType="end"/>
        </w:r>
        <w:r w:rsidR="00C351CA">
          <w:rPr>
            <w:lang w:val="en"/>
          </w:rPr>
          <w:t xml:space="preserve"> and a past review of over 300 articles </w:t>
        </w:r>
        <w:r w:rsidR="00C351CA">
          <w:rPr>
            <w:lang w:val="en"/>
          </w:rPr>
          <w:fldChar w:fldCharType="begin"/>
        </w:r>
        <w:r w:rsidR="00C351CA">
          <w:rPr>
            <w:lang w:val="en"/>
          </w:rPr>
          <w:instrText xml:space="preserve"> ADDIN ZOTERO_ITEM CSL_CITATION {"citationID":"a15u8638jjd","properties":{"formattedCitation":"[11]","plainCitation":"[11]","noteIndex":0},"citationItems":[{"id":1689,"uris":["http://zotero.org/users/6749620/items/S8EXGIS6"],"itemData":{"id":1689,"type":"article-journal","abstract":"The purpose of this literature review is to identify how geographic information system (GIS) applications have been used in health-related research and to critically examine the issues, strengths, and challenges inherent to those approaches from the lenses of health promotion and public health. Through the review process, conducted in 2007, it is evident that health promotion and public health applications of GIS can be generally categorized into four predominant themes: disease surveillance (n = 227), risk analysis (n = 189), health access and planning (n = 138), and community health profiling (n = 115). This review explores how GIS approaches have been used to inform decision making and discusses the extent to which GIS can be applied to address health promotion and public health questions. The contribution of this literature review will be to generate a broader understanding of how GIS-related methodological techniques and tools developed in other disciplines can be meaningfully applied to applications in public health policy, promotion, and practice.","container-title":"Health Promotion Practice","DOI":"10.1177/1524839909334624","ISSN":"1524-8399","issue":"1","journalAbbreviation":"Health Promotion Practice","language":"en","note":"publisher: SAGE Publications","page":"63-73","source":"SAGE Journals","title":"Geographic Information Systems (GIS) for Health Promotion and Public Health: A Review","title-short":"Geographic Information Systems (GIS) for Health Promotion and Public Health","volume":"12","author":[{"family":"Nykiforuk","given":"Candace I. J."},{"family":"Flaman","given":"Laura M."}],"issued":{"date-parts":[["2011",1,1]]}}}],"schema":"https://github.com/citation-style-language/schema/raw/master/csl-citation.json"} </w:instrText>
        </w:r>
        <w:r w:rsidR="00C351CA">
          <w:rPr>
            <w:lang w:val="en"/>
          </w:rPr>
          <w:fldChar w:fldCharType="separate"/>
        </w:r>
        <w:r w:rsidR="00C351CA" w:rsidRPr="0018682B">
          <w:rPr>
            <w:szCs w:val="24"/>
          </w:rPr>
          <w:t>[11]</w:t>
        </w:r>
        <w:r w:rsidR="00C351CA">
          <w:rPr>
            <w:lang w:val="en"/>
          </w:rPr>
          <w:fldChar w:fldCharType="end"/>
        </w:r>
        <w:r w:rsidR="00C351CA">
          <w:rPr>
            <w:lang w:val="en"/>
          </w:rPr>
          <w:t xml:space="preserve"> on spatial analysis for health research highlighted that geospatial approaches primarily focus on identification of spatial patterns, but seldom focus on prescriptive actions or interventions.</w:t>
        </w:r>
      </w:ins>
      <w:r w:rsidR="003B4B0D">
        <w:rPr>
          <w:lang w:val="en"/>
        </w:rPr>
        <w:t xml:space="preserve"> For example,</w:t>
      </w:r>
      <w:r w:rsidR="006D00CD">
        <w:rPr>
          <w:lang w:val="en"/>
        </w:rPr>
        <w:t xml:space="preserve"> spatial clustering techniques </w:t>
      </w:r>
      <w:r w:rsidR="00F76912">
        <w:rPr>
          <w:lang w:val="en"/>
        </w:rPr>
        <w:t>are</w:t>
      </w:r>
      <w:r w:rsidR="006D00CD">
        <w:rPr>
          <w:lang w:val="en"/>
        </w:rPr>
        <w:t xml:space="preserve"> used to</w:t>
      </w:r>
      <w:r w:rsidR="003B4B0D">
        <w:rPr>
          <w:lang w:val="en"/>
        </w:rPr>
        <w:t xml:space="preserve"> </w:t>
      </w:r>
      <w:r w:rsidR="00C75995">
        <w:rPr>
          <w:lang w:val="en"/>
        </w:rPr>
        <w:t>locate</w:t>
      </w:r>
      <w:r w:rsidR="003B4B0D">
        <w:rPr>
          <w:lang w:val="en"/>
        </w:rPr>
        <w:t xml:space="preserve"> road traffic collision hotspots, but what </w:t>
      </w:r>
      <w:del w:id="51" w:author="Richard Wen" w:date="2026-02-24T17:52:00Z">
        <w:r w:rsidR="003B4B0D" w:rsidDel="0076503D">
          <w:rPr>
            <w:lang w:val="en"/>
          </w:rPr>
          <w:delText>can be done</w:delText>
        </w:r>
      </w:del>
      <w:ins w:id="52" w:author="Richard Wen" w:date="2026-02-24T17:52:00Z">
        <w:r w:rsidR="0076503D">
          <w:rPr>
            <w:lang w:val="en"/>
          </w:rPr>
          <w:t>actions can be taken</w:t>
        </w:r>
      </w:ins>
      <w:r w:rsidR="00FC7C66">
        <w:rPr>
          <w:lang w:val="en"/>
        </w:rPr>
        <w:t xml:space="preserve"> to decrease road traffic collisions at these hotspots (e.g., deploying traffic enforcement devices, reducing road widths) </w:t>
      </w:r>
      <w:ins w:id="53" w:author="Richard Wen" w:date="2026-02-24T17:52:00Z">
        <w:r w:rsidR="00172D67">
          <w:rPr>
            <w:lang w:val="en"/>
          </w:rPr>
          <w:t>are often</w:t>
        </w:r>
      </w:ins>
      <w:del w:id="54" w:author="Richard Wen" w:date="2026-02-24T17:52:00Z">
        <w:r w:rsidR="001E5840" w:rsidDel="00172D67">
          <w:rPr>
            <w:lang w:val="en"/>
          </w:rPr>
          <w:delText>is</w:delText>
        </w:r>
      </w:del>
      <w:r w:rsidR="001E5840">
        <w:rPr>
          <w:lang w:val="en"/>
        </w:rPr>
        <w:t xml:space="preserve"> left to decision maker</w:t>
      </w:r>
      <w:r w:rsidR="00D945D0">
        <w:rPr>
          <w:lang w:val="en"/>
        </w:rPr>
        <w:t>s and experts</w:t>
      </w:r>
      <w:r w:rsidR="003B4B0D">
        <w:rPr>
          <w:lang w:val="en"/>
        </w:rPr>
        <w:t xml:space="preserve"> to</w:t>
      </w:r>
      <w:r w:rsidR="001E5840">
        <w:rPr>
          <w:lang w:val="en"/>
        </w:rPr>
        <w:t xml:space="preserve"> identify prior </w:t>
      </w:r>
      <w:r w:rsidR="00E20009">
        <w:rPr>
          <w:lang w:val="en"/>
        </w:rPr>
        <w:t>or</w:t>
      </w:r>
      <w:r w:rsidR="001E5840">
        <w:rPr>
          <w:lang w:val="en"/>
        </w:rPr>
        <w:t xml:space="preserve"> post analysis</w:t>
      </w:r>
      <w:r w:rsidR="003B4B0D">
        <w:rPr>
          <w:lang w:val="en"/>
        </w:rPr>
        <w:t>.</w:t>
      </w:r>
      <w:ins w:id="55" w:author="Richard Wen" w:date="2026-02-27T17:02:00Z">
        <w:r w:rsidR="006D6D17">
          <w:rPr>
            <w:lang w:val="en"/>
          </w:rPr>
          <w:t xml:space="preserve"> Lastly, our past review of 136 articles on spatial decision support systems found </w:t>
        </w:r>
        <w:r w:rsidR="008A6F6C">
          <w:rPr>
            <w:lang w:val="en"/>
          </w:rPr>
          <w:t xml:space="preserve">that </w:t>
        </w:r>
        <w:r w:rsidR="006D6D17">
          <w:rPr>
            <w:lang w:val="en"/>
          </w:rPr>
          <w:t>studies</w:t>
        </w:r>
      </w:ins>
      <w:ins w:id="56" w:author="Richard Wen" w:date="2026-02-27T17:03:00Z">
        <w:r w:rsidR="006D6D17">
          <w:rPr>
            <w:lang w:val="en"/>
          </w:rPr>
          <w:t xml:space="preserve"> leveraging Geographic Information Systems (GIS)</w:t>
        </w:r>
      </w:ins>
      <w:ins w:id="57" w:author="Richard Wen" w:date="2026-02-27T17:02:00Z">
        <w:r w:rsidR="006D6D17">
          <w:rPr>
            <w:lang w:val="en"/>
          </w:rPr>
          <w:t xml:space="preserve"> were </w:t>
        </w:r>
      </w:ins>
      <w:ins w:id="58" w:author="Richard Wen" w:date="2026-02-27T17:04:00Z">
        <w:r w:rsidR="008A6F6C">
          <w:rPr>
            <w:lang w:val="en"/>
          </w:rPr>
          <w:t xml:space="preserve">mostly </w:t>
        </w:r>
      </w:ins>
      <w:ins w:id="59" w:author="Richard Wen" w:date="2026-02-27T17:02:00Z">
        <w:r w:rsidR="006D6D17">
          <w:rPr>
            <w:lang w:val="en"/>
          </w:rPr>
          <w:t>th</w:t>
        </w:r>
        <w:r w:rsidR="008A6F6C">
          <w:rPr>
            <w:lang w:val="en"/>
          </w:rPr>
          <w:t>eoretical or experimental,</w:t>
        </w:r>
      </w:ins>
      <w:ins w:id="60" w:author="Richard Wen" w:date="2026-02-27T17:04:00Z">
        <w:r w:rsidR="008A6F6C">
          <w:rPr>
            <w:lang w:val="en"/>
          </w:rPr>
          <w:t xml:space="preserve"> lacking evidence of usefulness to indicate practical success</w:t>
        </w:r>
      </w:ins>
      <w:ins w:id="61" w:author="Richard Wen" w:date="2026-02-27T17:10:00Z">
        <w:r w:rsidR="00FD619F">
          <w:rPr>
            <w:lang w:val="en"/>
          </w:rPr>
          <w:t xml:space="preserve"> </w:t>
        </w:r>
      </w:ins>
      <w:r w:rsidR="00FD619F">
        <w:rPr>
          <w:lang w:val="en"/>
        </w:rPr>
        <w:fldChar w:fldCharType="begin"/>
      </w:r>
      <w:r w:rsidR="00B67A5D">
        <w:rPr>
          <w:lang w:val="en"/>
        </w:rPr>
        <w:instrText xml:space="preserve"> ADDIN ZOTERO_ITEM CSL_CITATION {"citationID":"a21vopfkfb8","properties":{"formattedCitation":"[20]","plainCitation":"[20]","noteIndex":0},"citationItems":[{"id":2226,"uris":["http://zotero.org/users/6749620/items/EI7C95US"],"itemData":{"id":2226,"type":"article-journal","abstract":"Many spatial decision support systems suffer from user adoption issues in practice due to lack of trust, technical expertise, and resources. Automated machine learning has recently allowed non-experts to explore and apply machine-learning models in the industry without requiring abundant expert knowledge and resources. This paper reviews recent literature from 136 papers, and proposes a general framework for integrating spatial decision support systems with automated machine learning as an opportunity to lower major user adoption barriers. Challenges of data quality, model interpretability, and practical usefulness are discussed as general considerations for system implementation. Research opportunities related to spatially explicit models in AutoML, and resource-aware, collaborative/connected, and human-centered systems are also discussed to address these challenges. This paper argues that integrating automated machine learning into spatial decision support systems can not only potentially encourage user adoption, but also mutually benefit research in both fields—bridging human-related and technical advancements for fostering future developments in spatial decision support systems and automated machine learning.","container-title":"ISPRS International Journal of Geo-Information","DOI":"10.3390/ijgi12010012","ISSN":"2220-9964","issue":"1","language":"en","license":"http://creativecommons.org/licenses/by/3.0/","note":"number: 1\npublisher: Multidisciplinary Digital Publishing Institute","page":"12","source":"www.mdpi.com","title":"Spatial Decision Support Systems with Automated Machine Learning: A Review","title-short":"Spatial Decision Support Systems with Automated Machine Learning","volume":"12","author":[{"family":"Wen","given":"Richard"},{"family":"Li","given":"Songnian"}],"issued":{"date-parts":[["2023",1]]}}}],"schema":"https://github.com/citation-style-language/schema/raw/master/csl-citation.json"} </w:instrText>
      </w:r>
      <w:r w:rsidR="00FD619F">
        <w:rPr>
          <w:lang w:val="en"/>
        </w:rPr>
        <w:fldChar w:fldCharType="separate"/>
      </w:r>
      <w:r w:rsidR="00B67A5D" w:rsidRPr="00B67A5D">
        <w:rPr>
          <w:szCs w:val="24"/>
        </w:rPr>
        <w:t>[20]</w:t>
      </w:r>
      <w:r w:rsidR="00FD619F">
        <w:rPr>
          <w:lang w:val="en"/>
        </w:rPr>
        <w:fldChar w:fldCharType="end"/>
      </w:r>
      <w:ins w:id="62" w:author="Richard Wen" w:date="2026-02-27T17:04:00Z">
        <w:r w:rsidR="008A6F6C">
          <w:rPr>
            <w:lang w:val="en"/>
          </w:rPr>
          <w:t xml:space="preserve">. </w:t>
        </w:r>
      </w:ins>
      <w:ins w:id="63" w:author="Richard Wen" w:date="2026-02-27T17:05:00Z">
        <w:r w:rsidR="008A6F6C">
          <w:rPr>
            <w:lang w:val="en"/>
          </w:rPr>
          <w:t xml:space="preserve">Thus, we emphasize the importance of </w:t>
        </w:r>
      </w:ins>
      <w:ins w:id="64" w:author="Richard Wen" w:date="2026-02-27T17:06:00Z">
        <w:r w:rsidR="008A6F6C">
          <w:rPr>
            <w:lang w:val="en"/>
          </w:rPr>
          <w:t xml:space="preserve">not only modelling </w:t>
        </w:r>
      </w:ins>
      <w:ins w:id="65" w:author="Richard Wen" w:date="2026-02-27T17:21:00Z">
        <w:r w:rsidR="002A0ABD">
          <w:rPr>
            <w:lang w:val="en"/>
          </w:rPr>
          <w:t>spatial phenomena</w:t>
        </w:r>
      </w:ins>
      <w:ins w:id="66" w:author="Richard Wen" w:date="2026-02-27T17:08:00Z">
        <w:r w:rsidR="008A6F6C">
          <w:rPr>
            <w:lang w:val="en"/>
          </w:rPr>
          <w:t>, but rather</w:t>
        </w:r>
      </w:ins>
      <w:ins w:id="67" w:author="Richard Wen" w:date="2026-02-27T17:09:00Z">
        <w:r w:rsidR="008A6F6C">
          <w:rPr>
            <w:lang w:val="en"/>
          </w:rPr>
          <w:t xml:space="preserve"> how</w:t>
        </w:r>
      </w:ins>
      <w:ins w:id="68" w:author="Richard Wen" w:date="2026-02-27T17:08:00Z">
        <w:r w:rsidR="008A6F6C">
          <w:rPr>
            <w:lang w:val="en"/>
          </w:rPr>
          <w:t xml:space="preserve"> these </w:t>
        </w:r>
      </w:ins>
      <w:ins w:id="69" w:author="Richard Wen" w:date="2026-02-27T17:21:00Z">
        <w:r w:rsidR="002A0ABD">
          <w:rPr>
            <w:lang w:val="en"/>
          </w:rPr>
          <w:t>phenomena can be altered</w:t>
        </w:r>
      </w:ins>
      <w:ins w:id="70" w:author="Richard Wen" w:date="2026-02-27T17:08:00Z">
        <w:r w:rsidR="008A6F6C">
          <w:rPr>
            <w:lang w:val="en"/>
          </w:rPr>
          <w:t xml:space="preserve"> to influence the real world.</w:t>
        </w:r>
      </w:ins>
      <w:del w:id="71" w:author="Richard Wen" w:date="2026-02-27T17:02:00Z">
        <w:r w:rsidR="006A2FC5" w:rsidDel="006D6D17">
          <w:rPr>
            <w:lang w:val="en"/>
          </w:rPr>
          <w:delText xml:space="preserve"> </w:delText>
        </w:r>
      </w:del>
    </w:p>
    <w:p w14:paraId="44D8B5D9" w14:textId="00ABAA06" w:rsidR="00466E8C" w:rsidRPr="007A3877" w:rsidRDefault="00466E8C" w:rsidP="007A3877">
      <w:pPr>
        <w:pStyle w:val="MDPI31text"/>
        <w:rPr>
          <w:lang w:val="en"/>
        </w:rPr>
      </w:pPr>
      <w:r>
        <w:rPr>
          <w:lang w:val="en"/>
        </w:rPr>
        <w:t xml:space="preserve">This paper aims to provide a </w:t>
      </w:r>
      <w:r w:rsidR="0024627E">
        <w:rPr>
          <w:lang w:val="en"/>
        </w:rPr>
        <w:t xml:space="preserve">generalized modeling </w:t>
      </w:r>
      <w:r>
        <w:rPr>
          <w:lang w:val="en"/>
        </w:rPr>
        <w:t>framework</w:t>
      </w:r>
      <w:r w:rsidR="0024627E">
        <w:rPr>
          <w:lang w:val="en"/>
        </w:rPr>
        <w:t xml:space="preserve"> for </w:t>
      </w:r>
      <w:r w:rsidR="00966CF3">
        <w:rPr>
          <w:lang w:val="en"/>
        </w:rPr>
        <w:t xml:space="preserve">automatically </w:t>
      </w:r>
      <w:r w:rsidR="0024627E">
        <w:rPr>
          <w:lang w:val="en"/>
        </w:rPr>
        <w:t xml:space="preserve">generating geo-interventions using geospatial data for </w:t>
      </w:r>
      <w:r w:rsidR="000C73EA">
        <w:rPr>
          <w:lang w:val="en"/>
        </w:rPr>
        <w:t>a</w:t>
      </w:r>
      <w:r w:rsidR="0024627E">
        <w:rPr>
          <w:lang w:val="en"/>
        </w:rPr>
        <w:t xml:space="preserve"> target outcome</w:t>
      </w:r>
      <w:r w:rsidR="00B53F10">
        <w:rPr>
          <w:lang w:val="en"/>
        </w:rPr>
        <w:t xml:space="preserve">, without defining </w:t>
      </w:r>
      <w:r w:rsidR="007B0213">
        <w:rPr>
          <w:lang w:val="en"/>
        </w:rPr>
        <w:t>these geo-interventions prior or post analyses</w:t>
      </w:r>
      <w:r w:rsidR="0024627E">
        <w:rPr>
          <w:lang w:val="en"/>
        </w:rPr>
        <w:t>. Specifically, the following research questions are answered: (</w:t>
      </w:r>
      <w:r w:rsidR="00FF64FD">
        <w:rPr>
          <w:lang w:val="en"/>
        </w:rPr>
        <w:t>Q</w:t>
      </w:r>
      <w:r w:rsidR="0024627E">
        <w:rPr>
          <w:lang w:val="en"/>
        </w:rPr>
        <w:t xml:space="preserve">1) </w:t>
      </w:r>
      <w:r w:rsidR="00863F82">
        <w:rPr>
          <w:lang w:val="en"/>
        </w:rPr>
        <w:t>h</w:t>
      </w:r>
      <w:r w:rsidR="0024627E">
        <w:rPr>
          <w:lang w:val="en"/>
        </w:rPr>
        <w:t xml:space="preserve">ow do we </w:t>
      </w:r>
      <w:r w:rsidR="00FB0B3D">
        <w:rPr>
          <w:lang w:val="en"/>
        </w:rPr>
        <w:t xml:space="preserve">model </w:t>
      </w:r>
      <w:r w:rsidR="0024627E">
        <w:rPr>
          <w:lang w:val="en"/>
        </w:rPr>
        <w:t>geo-intervention</w:t>
      </w:r>
      <w:r w:rsidR="00FB0B3D">
        <w:rPr>
          <w:lang w:val="en"/>
        </w:rPr>
        <w:t>s</w:t>
      </w:r>
      <w:r w:rsidR="0024627E">
        <w:rPr>
          <w:lang w:val="en"/>
        </w:rPr>
        <w:t>? (</w:t>
      </w:r>
      <w:r w:rsidR="00FF64FD">
        <w:rPr>
          <w:lang w:val="en"/>
        </w:rPr>
        <w:t>Q</w:t>
      </w:r>
      <w:r w:rsidR="0024627E">
        <w:rPr>
          <w:lang w:val="en"/>
        </w:rPr>
        <w:t xml:space="preserve">2) </w:t>
      </w:r>
      <w:r w:rsidR="00863F82">
        <w:rPr>
          <w:lang w:val="en"/>
        </w:rPr>
        <w:t>h</w:t>
      </w:r>
      <w:r w:rsidR="0024627E">
        <w:rPr>
          <w:lang w:val="en"/>
        </w:rPr>
        <w:t xml:space="preserve">ow do we </w:t>
      </w:r>
      <w:r w:rsidR="008715E0">
        <w:rPr>
          <w:lang w:val="en"/>
        </w:rPr>
        <w:t>generate</w:t>
      </w:r>
      <w:r w:rsidR="0024627E">
        <w:rPr>
          <w:lang w:val="en"/>
        </w:rPr>
        <w:t xml:space="preserve"> geo-interventions? and (</w:t>
      </w:r>
      <w:r w:rsidR="00FF64FD">
        <w:rPr>
          <w:lang w:val="en"/>
        </w:rPr>
        <w:t>Q</w:t>
      </w:r>
      <w:r w:rsidR="0024627E">
        <w:rPr>
          <w:lang w:val="en"/>
        </w:rPr>
        <w:t xml:space="preserve">3) </w:t>
      </w:r>
      <w:r w:rsidR="00863F82">
        <w:rPr>
          <w:lang w:val="en"/>
        </w:rPr>
        <w:t>h</w:t>
      </w:r>
      <w:r w:rsidR="0024627E">
        <w:rPr>
          <w:lang w:val="en"/>
        </w:rPr>
        <w:t>ow do we apply the geo-intervention generation framework using available models and data?</w:t>
      </w:r>
      <w:r w:rsidR="000C0831">
        <w:rPr>
          <w:lang w:val="en"/>
        </w:rPr>
        <w:t xml:space="preserve"> These research questions are answered with the following research contributions respectively: (C1) A framework component for using predictive models to generate geo-interventions for a target outcome, (C2) A framework component for optimizing geo-interventions based on a target outcome, and (C3) A case study of generating geo-interventions to reduce traffic collision deaths and serious injuries in Toronto, Ontario, Canada.</w:t>
      </w:r>
    </w:p>
    <w:p w14:paraId="49DA9E0F" w14:textId="1FC6DC36" w:rsidR="00314AC5" w:rsidRDefault="00314AC5" w:rsidP="007C30BC">
      <w:pPr>
        <w:pStyle w:val="MDPI21heading1"/>
      </w:pPr>
      <w:r w:rsidRPr="00FA04F1">
        <w:rPr>
          <w:lang w:eastAsia="zh-CN"/>
        </w:rPr>
        <w:t xml:space="preserve">2. </w:t>
      </w:r>
      <w:r w:rsidRPr="00FA04F1">
        <w:t>Materials and Methods</w:t>
      </w:r>
    </w:p>
    <w:p w14:paraId="2F161B7E" w14:textId="65C6D446" w:rsidR="00BD4EB1" w:rsidRDefault="00E86A32" w:rsidP="005539D0">
      <w:pPr>
        <w:pStyle w:val="MDPI31text"/>
      </w:pPr>
      <w:r>
        <w:t xml:space="preserve">To answer research questions </w:t>
      </w:r>
      <w:del w:id="72" w:author="Richard Wen" w:date="2026-02-28T00:35:00Z">
        <w:r w:rsidDel="00476464">
          <w:delText>(</w:delText>
        </w:r>
      </w:del>
      <w:r>
        <w:t>Q1</w:t>
      </w:r>
      <w:ins w:id="73" w:author="Richard Wen" w:date="2026-02-28T00:35:00Z">
        <w:r w:rsidR="00476464">
          <w:t>-</w:t>
        </w:r>
      </w:ins>
      <w:del w:id="74" w:author="Richard Wen" w:date="2026-02-28T00:35:00Z">
        <w:r w:rsidDel="00476464">
          <w:delText>) to (Q</w:delText>
        </w:r>
      </w:del>
      <w:r>
        <w:t>3</w:t>
      </w:r>
      <w:del w:id="75" w:author="Richard Wen" w:date="2026-02-28T00:35:00Z">
        <w:r w:rsidDel="00476464">
          <w:delText>)</w:delText>
        </w:r>
      </w:del>
      <w:r>
        <w:t xml:space="preserve">, a </w:t>
      </w:r>
      <w:r w:rsidR="00A55E1C">
        <w:t>three</w:t>
      </w:r>
      <w:r>
        <w:t xml:space="preserve">-step </w:t>
      </w:r>
      <w:r w:rsidR="007C34ED">
        <w:t>approach</w:t>
      </w:r>
      <w:r w:rsidR="00227EFD">
        <w:t xml:space="preserve"> was taken involving: (1) problem statement, (2) framework specification,</w:t>
      </w:r>
      <w:r w:rsidR="00070CD2">
        <w:t xml:space="preserve"> </w:t>
      </w:r>
      <w:r w:rsidR="00227EFD">
        <w:t>and (</w:t>
      </w:r>
      <w:r w:rsidR="005416B8">
        <w:t>3</w:t>
      </w:r>
      <w:r w:rsidR="00227EFD">
        <w:t>) case study.</w:t>
      </w:r>
      <w:r w:rsidR="00B27A16">
        <w:t xml:space="preserve"> This three-step approach was adapted from a consensus of approaches from </w:t>
      </w:r>
      <w:r w:rsidR="00B27A16">
        <w:fldChar w:fldCharType="begin"/>
      </w:r>
      <w:r w:rsidR="007837A4">
        <w:instrText xml:space="preserve"> ADDIN ZOTERO_ITEM CSL_CITATION {"citationID":"a1p1c41mlpa","properties":{"formattedCitation":"[27]","plainCitation":"[27]","noteIndex":0},"citationItems":[{"id":3210,"uris":["http://zotero.org/users/6749620/items/BSM3R6GX"],"itemData":{"id":3210,"type":"article-journal","abstract":"Although the benefits of using methodological frameworks are increasingly recognised, to date, there is no formal definition of what constitutes a ‘methodological framework’, nor is there any published guidance on how to develop one. For the purposes of this study we have defined a methodological framework as a structured guide to completing a process or procedure. This study’s aims are to: (a) map the existing landscape on the use of methodological frameworks; (b) identify approaches used for the development of methodological frameworks and terminology used; and (c) provide suggestions for developing future methodological frameworks. We took a broad view and did not limit our study to methodological frameworks in research and academia.","container-title":"BMC Medical Research Methodology","DOI":"10.1186/s12874-020-01061-4","ISSN":"1471-2288","issue":"1","journalAbbreviation":"BMC Med Res Methodol","language":"en","page":"173","source":"Springer Link","title":"How methodological frameworks are being developed: evidence from a scoping review","title-short":"How methodological frameworks are being developed","volume":"20","author":[{"family":"McMeekin","given":"Nicola"},{"family":"Wu","given":"Olivia"},{"family":"Germeni","given":"Evi"},{"family":"Briggs","given":"Andrew"}],"issued":{"date-parts":[["2020",6,30]]}}}],"schema":"https://github.com/citation-style-language/schema/raw/master/csl-citation.json"} </w:instrText>
      </w:r>
      <w:r w:rsidR="00B27A16">
        <w:fldChar w:fldCharType="separate"/>
      </w:r>
      <w:r w:rsidR="007837A4" w:rsidRPr="007837A4">
        <w:t>[27]</w:t>
      </w:r>
      <w:r w:rsidR="00B27A16">
        <w:fldChar w:fldCharType="end"/>
      </w:r>
      <w:r w:rsidR="00B27A16">
        <w:t>.</w:t>
      </w:r>
      <w:r w:rsidR="00657573">
        <w:t xml:space="preserve"> The</w:t>
      </w:r>
      <w:r w:rsidR="00EF12EE">
        <w:t xml:space="preserve"> first step,</w:t>
      </w:r>
      <w:r w:rsidR="00657573">
        <w:t xml:space="preserve"> problem </w:t>
      </w:r>
      <w:del w:id="76" w:author="Richard Wen" w:date="2026-02-27T17:22:00Z">
        <w:r w:rsidR="00657573" w:rsidDel="00017325">
          <w:delText>statement</w:delText>
        </w:r>
      </w:del>
      <w:ins w:id="77" w:author="Richard Wen" w:date="2026-02-27T17:22:00Z">
        <w:r w:rsidR="00017325">
          <w:t>formulation</w:t>
        </w:r>
      </w:ins>
      <w:r w:rsidR="00EF12EE">
        <w:t>,</w:t>
      </w:r>
      <w:r w:rsidR="00657573">
        <w:t xml:space="preserve"> define</w:t>
      </w:r>
      <w:r w:rsidR="00A533EE">
        <w:t>d</w:t>
      </w:r>
      <w:r w:rsidR="00657573">
        <w:t xml:space="preserve"> concepts and relationships of actions, locations, and outcomes as they relate to geo-interventions. </w:t>
      </w:r>
      <w:r w:rsidR="00555255">
        <w:t xml:space="preserve">Research </w:t>
      </w:r>
      <w:r w:rsidR="00657573">
        <w:t xml:space="preserve">questions </w:t>
      </w:r>
      <w:del w:id="78" w:author="Richard Wen" w:date="2026-02-28T00:35:00Z">
        <w:r w:rsidR="00657573" w:rsidDel="00476464">
          <w:delText>(</w:delText>
        </w:r>
      </w:del>
      <w:r w:rsidR="00657573">
        <w:t>Q</w:t>
      </w:r>
      <w:del w:id="79" w:author="Richard Wen" w:date="2026-02-28T00:35:00Z">
        <w:r w:rsidR="00657573" w:rsidDel="00476464">
          <w:delText>1) and (Q2</w:delText>
        </w:r>
      </w:del>
      <w:ins w:id="80" w:author="Richard Wen" w:date="2026-02-28T00:35:00Z">
        <w:r w:rsidR="00476464">
          <w:t>1-2</w:t>
        </w:r>
      </w:ins>
      <w:del w:id="81" w:author="Richard Wen" w:date="2026-02-28T00:35:00Z">
        <w:r w:rsidR="00657573" w:rsidDel="00476464">
          <w:delText>)</w:delText>
        </w:r>
      </w:del>
      <w:r w:rsidR="00555255">
        <w:t xml:space="preserve"> were structured</w:t>
      </w:r>
      <w:r w:rsidR="00657573">
        <w:t xml:space="preserve"> into quantifiable optimization problems based on spatial data containing</w:t>
      </w:r>
      <w:r w:rsidR="00AE2607">
        <w:t xml:space="preserve"> actions and locations.</w:t>
      </w:r>
      <w:r w:rsidR="00657573">
        <w:t xml:space="preserve"> </w:t>
      </w:r>
      <w:r w:rsidR="00EF12EE">
        <w:t>The se</w:t>
      </w:r>
      <w:r w:rsidR="00555255">
        <w:t>cond step</w:t>
      </w:r>
      <w:r w:rsidR="00717577">
        <w:t xml:space="preserve">, framework specification, </w:t>
      </w:r>
      <w:r w:rsidR="00B35468">
        <w:t>create</w:t>
      </w:r>
      <w:r w:rsidR="006279CB">
        <w:t xml:space="preserve">d </w:t>
      </w:r>
      <w:r w:rsidR="00B35468">
        <w:t>conceptual components</w:t>
      </w:r>
      <w:r w:rsidR="007C17C7">
        <w:t xml:space="preserve"> and sub-components</w:t>
      </w:r>
      <w:r w:rsidR="00B35468">
        <w:t xml:space="preserve"> based on the definitions of actions, locations, outcomes, and geo-interventions </w:t>
      </w:r>
      <w:r w:rsidR="008E64DB">
        <w:t>in the</w:t>
      </w:r>
      <w:r w:rsidR="00B35468">
        <w:t xml:space="preserve"> problem statement.</w:t>
      </w:r>
      <w:r w:rsidR="006279CB">
        <w:t xml:space="preserve"> </w:t>
      </w:r>
      <w:r w:rsidR="009F7256">
        <w:t>The definitions of a</w:t>
      </w:r>
      <w:r w:rsidR="006279CB">
        <w:t xml:space="preserve">ctions and locations </w:t>
      </w:r>
      <w:r w:rsidR="00F36476">
        <w:t>were</w:t>
      </w:r>
      <w:r w:rsidR="006279CB">
        <w:t xml:space="preserve"> captured </w:t>
      </w:r>
      <w:r w:rsidR="009F7256">
        <w:t>as a</w:t>
      </w:r>
      <w:r w:rsidR="006279CB">
        <w:t xml:space="preserve"> spatial data</w:t>
      </w:r>
      <w:r w:rsidR="009F7256">
        <w:t xml:space="preserve"> component, while the definitions of outcomes and geo-interventions</w:t>
      </w:r>
      <w:r w:rsidR="00CC3FC9">
        <w:t xml:space="preserve"> were captured in the outcome modelling and geo-intervention generation components</w:t>
      </w:r>
      <w:r w:rsidR="00F65050">
        <w:t xml:space="preserve">, producing research contributions </w:t>
      </w:r>
      <w:ins w:id="82" w:author="Richard Wen" w:date="2026-02-28T00:35:00Z">
        <w:r w:rsidR="00983A24">
          <w:t>C1-2</w:t>
        </w:r>
      </w:ins>
      <w:del w:id="83" w:author="Richard Wen" w:date="2026-02-28T00:35:00Z">
        <w:r w:rsidR="00F65050" w:rsidDel="00983A24">
          <w:delText>(C1) and (C2)</w:delText>
        </w:r>
      </w:del>
      <w:r w:rsidR="00F65050">
        <w:t xml:space="preserve"> to answer </w:t>
      </w:r>
      <w:r w:rsidR="00AE332E">
        <w:t xml:space="preserve">questions </w:t>
      </w:r>
      <w:del w:id="84" w:author="Richard Wen" w:date="2026-02-28T00:35:00Z">
        <w:r w:rsidR="00F65050" w:rsidDel="00983A24">
          <w:delText>(Q1) and (Q2)</w:delText>
        </w:r>
      </w:del>
      <w:ins w:id="85" w:author="Richard Wen" w:date="2026-02-28T00:35:00Z">
        <w:r w:rsidR="00983A24">
          <w:t>Q1-2</w:t>
        </w:r>
      </w:ins>
      <w:del w:id="86" w:author="Richard Wen" w:date="2026-02-28T00:35:00Z">
        <w:r w:rsidR="00CC3FC9" w:rsidDel="00983A24">
          <w:delText xml:space="preserve"> respectively</w:delText>
        </w:r>
      </w:del>
      <w:r w:rsidR="00CC3FC9">
        <w:t>.</w:t>
      </w:r>
      <w:r w:rsidR="00AC5A46">
        <w:t xml:space="preserve"> These three components formed the </w:t>
      </w:r>
      <w:r w:rsidR="00BD4EEA">
        <w:t>geo-intervention model</w:t>
      </w:r>
      <w:r w:rsidR="00AC5A46">
        <w:t>ling framework,</w:t>
      </w:r>
      <w:r w:rsidR="00F40DF0">
        <w:t xml:space="preserve"> which structure</w:t>
      </w:r>
      <w:r w:rsidR="00616699">
        <w:t>d the conceptual process of</w:t>
      </w:r>
      <w:r w:rsidR="00F40DF0">
        <w:t xml:space="preserve"> research question </w:t>
      </w:r>
      <w:del w:id="87" w:author="Richard Wen" w:date="2026-02-28T00:35:00Z">
        <w:r w:rsidR="00F40DF0" w:rsidDel="00983A24">
          <w:delText>(</w:delText>
        </w:r>
      </w:del>
      <w:r w:rsidR="00F40DF0">
        <w:t>Q3</w:t>
      </w:r>
      <w:del w:id="88" w:author="Richard Wen" w:date="2026-02-28T00:35:00Z">
        <w:r w:rsidR="00F40DF0" w:rsidDel="00983A24">
          <w:delText>)</w:delText>
        </w:r>
      </w:del>
      <w:r w:rsidR="00F40DF0">
        <w:t>.</w:t>
      </w:r>
      <w:r w:rsidR="00AC5A46">
        <w:t xml:space="preserve"> </w:t>
      </w:r>
      <w:r w:rsidR="00275F1D">
        <w:t xml:space="preserve">In the </w:t>
      </w:r>
      <w:r w:rsidR="00A55E1C">
        <w:t xml:space="preserve">third </w:t>
      </w:r>
      <w:r w:rsidR="00275F1D">
        <w:t xml:space="preserve">step, </w:t>
      </w:r>
      <w:r w:rsidR="00331F94">
        <w:t>a case study in Toronto, Ontario, Canada was</w:t>
      </w:r>
      <w:r w:rsidR="00C3538D">
        <w:t xml:space="preserve"> </w:t>
      </w:r>
      <w:r w:rsidR="002214A3">
        <w:t>designed</w:t>
      </w:r>
      <w:r w:rsidR="00167166">
        <w:t xml:space="preserve"> </w:t>
      </w:r>
      <w:r w:rsidR="00C3538D">
        <w:t>to</w:t>
      </w:r>
      <w:r w:rsidR="00D5606B">
        <w:t xml:space="preserve"> </w:t>
      </w:r>
      <w:r w:rsidR="00A7799B">
        <w:t xml:space="preserve">produce </w:t>
      </w:r>
      <w:r w:rsidR="00C3538D">
        <w:t xml:space="preserve">research </w:t>
      </w:r>
      <w:r w:rsidR="00C3538D">
        <w:lastRenderedPageBreak/>
        <w:t xml:space="preserve">contribution </w:t>
      </w:r>
      <w:del w:id="89" w:author="Richard Wen" w:date="2026-02-28T00:36:00Z">
        <w:r w:rsidR="00C3538D" w:rsidDel="009B333D">
          <w:delText>(</w:delText>
        </w:r>
      </w:del>
      <w:r w:rsidR="00C3538D">
        <w:t>C3</w:t>
      </w:r>
      <w:del w:id="90" w:author="Richard Wen" w:date="2026-02-28T00:36:00Z">
        <w:r w:rsidR="006726BB" w:rsidDel="009B333D">
          <w:delText>)</w:delText>
        </w:r>
      </w:del>
      <w:r w:rsidR="00CE401E">
        <w:t xml:space="preserve"> by demonstrating</w:t>
      </w:r>
      <w:r w:rsidR="00F2199A">
        <w:t xml:space="preserve"> use of the framework for a real-world problem</w:t>
      </w:r>
      <w:r w:rsidR="00331F94">
        <w:t>, where geo-interventions were generated as locatable infrastructure changes to reduce the number of Killed or Seriously Injured (KSI) individuals</w:t>
      </w:r>
      <w:r w:rsidR="00191AEE">
        <w:t xml:space="preserve">, </w:t>
      </w:r>
      <w:r w:rsidR="00331F94">
        <w:t xml:space="preserve">using the </w:t>
      </w:r>
      <w:r w:rsidR="00BD4EEA">
        <w:t>geo-intervention model</w:t>
      </w:r>
      <w:r w:rsidR="00331F94">
        <w:t>ling framework.</w:t>
      </w:r>
      <w:r w:rsidR="000D41AB">
        <w:t xml:space="preserve"> </w:t>
      </w:r>
      <w:r w:rsidR="003158F4">
        <w:t xml:space="preserve">Figure 1 visualizes </w:t>
      </w:r>
      <w:r w:rsidR="000D41AB">
        <w:t xml:space="preserve">the </w:t>
      </w:r>
      <w:r w:rsidR="00A55E1C">
        <w:t>three</w:t>
      </w:r>
      <w:r w:rsidR="000D41AB">
        <w:t>-step approach</w:t>
      </w:r>
      <w:r w:rsidR="006371D4">
        <w:t>, while Sections 2.1 to 2.</w:t>
      </w:r>
      <w:r w:rsidR="00AD230F">
        <w:t>3</w:t>
      </w:r>
      <w:r w:rsidR="006371D4">
        <w:t xml:space="preserve"> detail each</w:t>
      </w:r>
      <w:r w:rsidR="006F2F38">
        <w:t xml:space="preserve"> </w:t>
      </w:r>
      <w:r w:rsidR="00C55160">
        <w:t>of the three steps taken</w:t>
      </w:r>
      <w:r w:rsidR="002E02C9">
        <w:t>.</w:t>
      </w:r>
    </w:p>
    <w:p w14:paraId="597D7F64" w14:textId="522B6595" w:rsidR="00BD4EB1" w:rsidRDefault="005D55DD" w:rsidP="007136CB">
      <w:pPr>
        <w:pStyle w:val="MDPI52figure"/>
        <w:ind w:left="510" w:firstLine="510"/>
      </w:pPr>
      <w:r w:rsidRPr="000B5B48">
        <w:rPr>
          <w:noProof/>
          <w:lang w:val="en-CA" w:eastAsia="en-CA" w:bidi="ar-SA"/>
        </w:rPr>
        <w:drawing>
          <wp:inline distT="0" distB="0" distL="0" distR="0" wp14:anchorId="65E4E077" wp14:editId="098C487F">
            <wp:extent cx="4083527" cy="3206381"/>
            <wp:effectExtent l="0" t="0" r="6350" b="0"/>
            <wp:docPr id="718203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20359" name="Picture 6"/>
                    <pic:cNvPicPr/>
                  </pic:nvPicPr>
                  <pic:blipFill>
                    <a:blip r:embed="rId12"/>
                    <a:stretch>
                      <a:fillRect/>
                    </a:stretch>
                  </pic:blipFill>
                  <pic:spPr>
                    <a:xfrm>
                      <a:off x="0" y="0"/>
                      <a:ext cx="4302251" cy="3378122"/>
                    </a:xfrm>
                    <a:prstGeom prst="rect">
                      <a:avLst/>
                    </a:prstGeom>
                  </pic:spPr>
                </pic:pic>
              </a:graphicData>
            </a:graphic>
          </wp:inline>
        </w:drawing>
      </w:r>
    </w:p>
    <w:p w14:paraId="3E88F261" w14:textId="0B137DC1" w:rsidR="001475F8" w:rsidRDefault="00F22DCF" w:rsidP="00F22DCF">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Pr>
          <w:b/>
          <w:bCs/>
          <w:noProof/>
        </w:rPr>
        <w:t>1</w:t>
      </w:r>
      <w:r w:rsidRPr="005A7A5A">
        <w:rPr>
          <w:b/>
          <w:bCs/>
        </w:rPr>
        <w:fldChar w:fldCharType="end"/>
      </w:r>
      <w:r w:rsidRPr="005A7A5A">
        <w:rPr>
          <w:b/>
          <w:bCs/>
        </w:rPr>
        <w:t>.</w:t>
      </w:r>
      <w:r>
        <w:t xml:space="preserve"> </w:t>
      </w:r>
      <w:r w:rsidR="00D21C0B">
        <w:t>Three</w:t>
      </w:r>
      <w:r w:rsidR="002F40CD">
        <w:t xml:space="preserve"> step </w:t>
      </w:r>
      <w:r w:rsidR="007C34ED">
        <w:t>approach</w:t>
      </w:r>
      <w:r w:rsidR="00FE0939">
        <w:t xml:space="preserve"> to answer</w:t>
      </w:r>
      <w:r w:rsidR="007C34ED">
        <w:t>ing</w:t>
      </w:r>
      <w:r w:rsidR="00FE0939">
        <w:t xml:space="preserve"> research questions</w:t>
      </w:r>
      <w:r>
        <w:t>.</w:t>
      </w:r>
    </w:p>
    <w:p w14:paraId="21C78EC1" w14:textId="1E7706EE" w:rsidR="000672EC" w:rsidRPr="000672EC" w:rsidRDefault="000672EC" w:rsidP="000672EC">
      <w:pPr>
        <w:pStyle w:val="MDPI22heading2"/>
      </w:pPr>
      <w:r>
        <w:t>2</w:t>
      </w:r>
      <w:r w:rsidRPr="000672EC">
        <w:t>.</w:t>
      </w:r>
      <w:r w:rsidR="004E1E67">
        <w:t>1</w:t>
      </w:r>
      <w:r w:rsidRPr="000672EC">
        <w:t xml:space="preserve">. </w:t>
      </w:r>
      <w:r>
        <w:t>Problem Formulation</w:t>
      </w:r>
    </w:p>
    <w:p w14:paraId="71161B72" w14:textId="15FEAD1F" w:rsidR="003C0966" w:rsidRPr="00357CB1" w:rsidRDefault="00513658" w:rsidP="00357CB1">
      <w:pPr>
        <w:pStyle w:val="MDPI31text"/>
      </w:pPr>
      <w:r>
        <w:rPr>
          <w:lang w:val="en"/>
        </w:rPr>
        <w:t>This section defines the concept of geo-interventions based on the sub-concepts of actions, locations, and outcomes, while further structuring these defined concepts into quantifiable optimization problems. Geo</w:t>
      </w:r>
      <w:r w:rsidR="00BA2616" w:rsidRPr="00BA2616">
        <w:rPr>
          <w:lang w:val="en"/>
        </w:rPr>
        <w:t xml:space="preserve">-interventions are actions that change particular locations or areas </w:t>
      </w:r>
      <w:r w:rsidR="00A203A4">
        <w:rPr>
          <w:lang w:val="en"/>
        </w:rPr>
        <w:t>in</w:t>
      </w:r>
      <w:r w:rsidR="00BA2616" w:rsidRPr="00BA2616">
        <w:rPr>
          <w:lang w:val="en"/>
        </w:rPr>
        <w:t xml:space="preserve"> an attempt to produce desirable outcome</w:t>
      </w:r>
      <w:r w:rsidR="00A203A4">
        <w:rPr>
          <w:lang w:val="en"/>
        </w:rPr>
        <w:t>s</w:t>
      </w:r>
      <w:r w:rsidR="00BA2616" w:rsidRPr="00BA2616">
        <w:rPr>
          <w:lang w:val="en"/>
        </w:rPr>
        <w:t xml:space="preserve"> in the context of specific decision-making problems</w:t>
      </w:r>
      <w:r w:rsidR="00F3693B">
        <w:rPr>
          <w:lang w:val="en"/>
        </w:rPr>
        <w:t xml:space="preserve">, </w:t>
      </w:r>
      <w:r w:rsidR="00BA2616" w:rsidRPr="00BA2616">
        <w:rPr>
          <w:lang w:val="en"/>
        </w:rPr>
        <w:t>consist</w:t>
      </w:r>
      <w:r w:rsidR="00F3693B">
        <w:rPr>
          <w:lang w:val="en"/>
        </w:rPr>
        <w:t>ing</w:t>
      </w:r>
      <w:r w:rsidR="00BA2616" w:rsidRPr="00BA2616">
        <w:rPr>
          <w:lang w:val="en"/>
        </w:rPr>
        <w:t xml:space="preserve"> of three</w:t>
      </w:r>
      <w:r w:rsidR="00357CB1">
        <w:rPr>
          <w:lang w:val="en"/>
        </w:rPr>
        <w:t xml:space="preserve"> </w:t>
      </w:r>
      <w:r w:rsidR="00BA2616" w:rsidRPr="00BA2616">
        <w:rPr>
          <w:lang w:val="en"/>
        </w:rPr>
        <w:t>co</w:t>
      </w:r>
      <w:r w:rsidR="00A72A35">
        <w:rPr>
          <w:lang w:val="en"/>
        </w:rPr>
        <w:t>ncepts</w:t>
      </w:r>
      <w:r w:rsidR="00357CB1">
        <w:rPr>
          <w:lang w:val="en"/>
        </w:rPr>
        <w:t xml:space="preserve"> seen in</w:t>
      </w:r>
      <w:r w:rsidR="00175E32">
        <w:t xml:space="preserve"> Figure </w:t>
      </w:r>
      <w:r w:rsidR="001475F8">
        <w:t>2</w:t>
      </w:r>
      <w:r w:rsidR="00D30E94">
        <w:t xml:space="preserve"> </w:t>
      </w:r>
      <w:r w:rsidR="00D30E94" w:rsidRPr="00BA2616">
        <w:rPr>
          <w:lang w:val="en"/>
        </w:rPr>
        <w:fldChar w:fldCharType="begin"/>
      </w:r>
      <w:r w:rsidR="007837A4">
        <w:rPr>
          <w:lang w:val="en"/>
        </w:rPr>
        <w:instrText xml:space="preserve"> ADDIN ZOTERO_ITEM CSL_CITATION {"citationID":"kT4RQbPe","properties":{"formattedCitation":"[28]","plainCitation":"[28]","noteIndex":0},"citationItems":[{"id":2341,"uris":["http://zotero.org/users/6749620/items/JTBY64ZB"],"itemData":{"id":2341,"type":"paper-conference","abstract":"The purpose of this research is to develop an approach for a Spatial Decision Support System (SDSS) that integrates Geographic Information Systems (GIS), Automated Machine Learning (AutoML), and Hyperparameter Optimization (HPO) to generate precision geo-interventions based on standardized geospatial data and user design constraints. The geo-intervention generation approach involves three steps: (1) Geo-binning, (2) AutoML, and (3) Prediction Optimization. Geo-binning is used to standardize geospatial data into regularized grids as inputs into AutoML models. Prediction optimization generates geo-interventions by applying user-design constraints and optimizing AutoML model output to find optimized input variables that form precise geo-interventions. An experiment in reducing road traffic collisions using infrastructural changes in Toronto, Ontario, Canada was done to evaluate the geo-intervention generation approach. The results of the experiment found that changing the number of schools, red light cameras, and transit shelters in high traffic areas could potentially halve the total number of traffic collisions according to a 80 by 80 geo-binned grid Auto-Sklearn model with a Mean Absolute Error (MAE) of 117.68. It was also found that user design constraints heavily affected the prediction optimization step as when the areas were altered to an alternative grid of cells with scarce infrastructure, the number of predicted collisions rose by 6127 collisions. Thus, limitations of this study included subjectivity in user design constraints, scalability, and interactivity. Future work involves improving modelling/optimization efficiency and developing an interactive interface for exploring generated precision geo-interventions.","container-title":"ISPRS Annals of the Photogrammetry, Remote Sensing and Spatial Information Sciences","DOI":"10.5194/isprs-annals-X-3-W2-2022-37-2022","event-title":"ISPRS TC III &amp; TC IV&lt;br&gt;Urban Geoinformatics 2022 - 1&amp;ndash;4 November 2022, Beijing, China","language":"English","note":"ISSN: 2194-9042","page":"37-42","publisher":"Copernicus GmbH","source":"www.isprs-ann-photogramm-remote-sens-spatial-inf-sci.net","title":"Generative Design for Precision Geo-interventions","URL":"https://www.isprs-ann-photogramm-remote-sens-spatial-inf-sci.net/X-3-W2-2022/37/2022/","volume":"X-3-W2-2022","author":[{"family":"Wen","given":"R."},{"family":"Li","given":"S."}],"accessed":{"date-parts":[["2023",1,6]]},"issued":{"date-parts":[["2022",10,27]]}}}],"schema":"https://github.com/citation-style-language/schema/raw/master/csl-citation.json"} </w:instrText>
      </w:r>
      <w:r w:rsidR="00D30E94" w:rsidRPr="00BA2616">
        <w:rPr>
          <w:lang w:val="en"/>
        </w:rPr>
        <w:fldChar w:fldCharType="separate"/>
      </w:r>
      <w:r w:rsidR="007837A4" w:rsidRPr="007837A4">
        <w:t>[28]</w:t>
      </w:r>
      <w:r w:rsidR="00D30E94" w:rsidRPr="00BA2616">
        <w:fldChar w:fldCharType="end"/>
      </w:r>
      <w:r w:rsidR="00BC07E7" w:rsidRPr="00357CB1">
        <w:t>:</w:t>
      </w:r>
    </w:p>
    <w:p w14:paraId="09B3E4DF" w14:textId="639B702F" w:rsidR="00A66FCD" w:rsidRDefault="00BA2616" w:rsidP="00BC07E7">
      <w:pPr>
        <w:pStyle w:val="MDPI37itemize"/>
        <w:rPr>
          <w:lang w:val="en"/>
        </w:rPr>
      </w:pPr>
      <w:r w:rsidRPr="00BA2616">
        <w:rPr>
          <w:b/>
          <w:bCs/>
          <w:snapToGrid w:val="0"/>
          <w:lang w:val="en"/>
        </w:rPr>
        <w:t>Actions:</w:t>
      </w:r>
      <w:r w:rsidRPr="00BA2616">
        <w:rPr>
          <w:snapToGrid w:val="0"/>
          <w:lang w:val="en"/>
        </w:rPr>
        <w:t xml:space="preserve"> the actions that change entities or phenomena at certain locations or in certain areas (e.g., addition of traffic lights and reduction in road widths)</w:t>
      </w:r>
    </w:p>
    <w:p w14:paraId="1C66799D" w14:textId="1F77FDA3" w:rsidR="00A66FCD" w:rsidRDefault="00BA2616" w:rsidP="00BC07E7">
      <w:pPr>
        <w:pStyle w:val="MDPI37itemize"/>
        <w:rPr>
          <w:lang w:val="en"/>
        </w:rPr>
      </w:pPr>
      <w:r w:rsidRPr="00BA2616">
        <w:rPr>
          <w:b/>
          <w:bCs/>
          <w:snapToGrid w:val="0"/>
          <w:lang w:val="en"/>
        </w:rPr>
        <w:t>Locations:</w:t>
      </w:r>
      <w:r w:rsidRPr="00BA2616">
        <w:rPr>
          <w:snapToGrid w:val="0"/>
          <w:lang w:val="en"/>
        </w:rPr>
        <w:t xml:space="preserve"> the target locations or areas that actions</w:t>
      </w:r>
      <w:r w:rsidR="008A18EA">
        <w:rPr>
          <w:snapToGrid w:val="0"/>
          <w:lang w:val="en"/>
        </w:rPr>
        <w:t xml:space="preserve"> in </w:t>
      </w:r>
      <w:r w:rsidRPr="00BA2616">
        <w:rPr>
          <w:snapToGrid w:val="0"/>
          <w:lang w:val="en"/>
        </w:rPr>
        <w:t>are applied to for producing a desirable outcome in the context of decision-making (e.g., neighborhoods with high traffic collisions and streets with high-speed limits)</w:t>
      </w:r>
    </w:p>
    <w:p w14:paraId="61E8A974" w14:textId="4743CF7B" w:rsidR="005A7A5A" w:rsidRPr="00106C34" w:rsidRDefault="00BA2616" w:rsidP="00106C34">
      <w:pPr>
        <w:pStyle w:val="MDPI37itemize"/>
        <w:rPr>
          <w:snapToGrid w:val="0"/>
          <w:lang w:val="en"/>
        </w:rPr>
      </w:pPr>
      <w:r w:rsidRPr="00BA2616">
        <w:rPr>
          <w:b/>
          <w:bCs/>
          <w:snapToGrid w:val="0"/>
          <w:lang w:val="en"/>
        </w:rPr>
        <w:t>Outcomes:</w:t>
      </w:r>
      <w:r w:rsidRPr="00BA2616">
        <w:rPr>
          <w:snapToGrid w:val="0"/>
          <w:lang w:val="en"/>
        </w:rPr>
        <w:t xml:space="preserve"> the outcomes from applying actions to change the locations or areas in </w:t>
      </w:r>
      <w:r w:rsidR="004800CC">
        <w:rPr>
          <w:snapToGrid w:val="0"/>
          <w:lang w:val="en"/>
        </w:rPr>
        <w:t xml:space="preserve">2. </w:t>
      </w:r>
      <w:r w:rsidRPr="00BA2616">
        <w:rPr>
          <w:snapToGrid w:val="0"/>
          <w:lang w:val="en"/>
        </w:rPr>
        <w:t>(e.g., reduced traffic collisions and improved traffic flow)</w:t>
      </w:r>
    </w:p>
    <w:p w14:paraId="157926DF" w14:textId="77777777" w:rsidR="005A7A5A" w:rsidRDefault="005A7A5A" w:rsidP="00BA482E">
      <w:pPr>
        <w:pStyle w:val="MDPI52figure"/>
        <w:jc w:val="right"/>
      </w:pPr>
      <w:r w:rsidRPr="00A1162F">
        <w:rPr>
          <w:noProof/>
          <w:lang w:val="en-CA" w:eastAsia="en-CA" w:bidi="ar-SA"/>
        </w:rPr>
        <w:drawing>
          <wp:inline distT="0" distB="0" distL="0" distR="0" wp14:anchorId="5F281D4A" wp14:editId="129BB4A7">
            <wp:extent cx="4975893" cy="944932"/>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3"/>
                    <a:stretch>
                      <a:fillRect/>
                    </a:stretch>
                  </pic:blipFill>
                  <pic:spPr>
                    <a:xfrm>
                      <a:off x="0" y="0"/>
                      <a:ext cx="5089563" cy="966518"/>
                    </a:xfrm>
                    <a:prstGeom prst="rect">
                      <a:avLst/>
                    </a:prstGeom>
                  </pic:spPr>
                </pic:pic>
              </a:graphicData>
            </a:graphic>
          </wp:inline>
        </w:drawing>
      </w:r>
    </w:p>
    <w:p w14:paraId="48AA5062" w14:textId="5ACE99DB" w:rsidR="00B70C8E" w:rsidRDefault="005A7A5A" w:rsidP="00B70C8E">
      <w:pPr>
        <w:pStyle w:val="MDPI51figurecaption"/>
      </w:pPr>
      <w:bookmarkStart w:id="91" w:name="_Ref183437399"/>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72467C">
        <w:rPr>
          <w:b/>
          <w:bCs/>
          <w:noProof/>
        </w:rPr>
        <w:t>2</w:t>
      </w:r>
      <w:r w:rsidRPr="005A7A5A">
        <w:rPr>
          <w:b/>
          <w:bCs/>
        </w:rPr>
        <w:fldChar w:fldCharType="end"/>
      </w:r>
      <w:bookmarkEnd w:id="91"/>
      <w:r w:rsidRPr="005A7A5A">
        <w:rPr>
          <w:b/>
          <w:bCs/>
        </w:rPr>
        <w:t>.</w:t>
      </w:r>
      <w:r>
        <w:t xml:space="preserve"> </w:t>
      </w:r>
      <w:r w:rsidR="00175E32">
        <w:t>Geo-intervention</w:t>
      </w:r>
      <w:r w:rsidR="00267917">
        <w:t xml:space="preserve"> concept</w:t>
      </w:r>
      <w:r w:rsidR="00C10085">
        <w:t>s and</w:t>
      </w:r>
      <w:r w:rsidR="00175E32">
        <w:t xml:space="preserve"> interactions</w:t>
      </w:r>
      <w:r>
        <w:t>.</w:t>
      </w:r>
    </w:p>
    <w:p w14:paraId="5E867AEF" w14:textId="6B35A950" w:rsidR="00B76E4E" w:rsidRDefault="000049AD" w:rsidP="00393CC9">
      <w:pPr>
        <w:pStyle w:val="MDPI31text"/>
        <w:ind w:firstLine="0"/>
        <w:rPr>
          <w:lang w:val="en"/>
        </w:rPr>
      </w:pPr>
      <w:r>
        <w:rPr>
          <w:lang w:val="en"/>
        </w:rPr>
        <w:t>The problem of generating geo-interventions</w:t>
      </w:r>
      <w:r w:rsidR="00444D71">
        <w:rPr>
          <w:lang w:val="en"/>
        </w:rPr>
        <w:t xml:space="preserve"> then</w:t>
      </w:r>
      <w:r>
        <w:rPr>
          <w:lang w:val="en"/>
        </w:rPr>
        <w:t xml:space="preserve"> </w:t>
      </w:r>
      <w:r w:rsidR="002C4D36">
        <w:rPr>
          <w:lang w:val="en"/>
        </w:rPr>
        <w:t>becomes</w:t>
      </w:r>
      <w:r>
        <w:rPr>
          <w:lang w:val="en"/>
        </w:rPr>
        <w:t xml:space="preserve"> </w:t>
      </w:r>
      <w:r w:rsidR="002C4D36">
        <w:rPr>
          <w:lang w:val="en"/>
        </w:rPr>
        <w:t>searching for</w:t>
      </w:r>
      <w:r>
        <w:rPr>
          <w:lang w:val="en"/>
        </w:rPr>
        <w:t xml:space="preserve"> actions at target locations that influence outcomes in a desired manner</w:t>
      </w:r>
      <w:r w:rsidR="00C3542C">
        <w:rPr>
          <w:lang w:val="en"/>
        </w:rPr>
        <w:t xml:space="preserve">. For example, </w:t>
      </w:r>
      <w:commentRangeStart w:id="92"/>
      <w:commentRangeStart w:id="93"/>
      <w:r w:rsidR="00F43582">
        <w:rPr>
          <w:lang w:val="en"/>
        </w:rPr>
        <w:t>reducing</w:t>
      </w:r>
      <w:r w:rsidR="00C3542C">
        <w:rPr>
          <w:lang w:val="en"/>
        </w:rPr>
        <w:t xml:space="preserve"> road widths (the action) on streets with high traffic collision rates (the locations)</w:t>
      </w:r>
      <w:r w:rsidR="000332FC">
        <w:rPr>
          <w:lang w:val="en"/>
        </w:rPr>
        <w:t xml:space="preserve"> to </w:t>
      </w:r>
      <w:r w:rsidR="00F43582">
        <w:rPr>
          <w:lang w:val="en"/>
        </w:rPr>
        <w:t>decrease</w:t>
      </w:r>
      <w:r w:rsidR="000332FC">
        <w:rPr>
          <w:lang w:val="en"/>
        </w:rPr>
        <w:t xml:space="preserve"> road traffic </w:t>
      </w:r>
      <w:r w:rsidR="000332FC">
        <w:rPr>
          <w:lang w:val="en"/>
        </w:rPr>
        <w:lastRenderedPageBreak/>
        <w:t>injuries (the desired outcome)</w:t>
      </w:r>
      <w:commentRangeEnd w:id="92"/>
      <w:r w:rsidR="00364770">
        <w:rPr>
          <w:rStyle w:val="CommentReference"/>
          <w:sz w:val="20"/>
          <w:szCs w:val="22"/>
          <w:lang w:val="en"/>
        </w:rPr>
        <w:commentReference w:id="92"/>
      </w:r>
      <w:commentRangeEnd w:id="93"/>
      <w:r w:rsidR="00C165C1">
        <w:rPr>
          <w:rStyle w:val="CommentReference"/>
          <w:sz w:val="20"/>
          <w:szCs w:val="22"/>
          <w:lang w:val="en"/>
        </w:rPr>
        <w:commentReference w:id="93"/>
      </w:r>
      <w:ins w:id="94" w:author="Richard Wen" w:date="2026-02-19T13:05:00Z">
        <w:r w:rsidR="00C80CD4">
          <w:rPr>
            <w:lang w:val="en"/>
          </w:rPr>
          <w:t xml:space="preserve"> </w:t>
        </w:r>
      </w:ins>
      <w:r w:rsidR="00C80CD4">
        <w:rPr>
          <w:lang w:val="en"/>
        </w:rPr>
        <w:fldChar w:fldCharType="begin"/>
      </w:r>
      <w:r w:rsidR="007837A4">
        <w:rPr>
          <w:lang w:val="en"/>
        </w:rPr>
        <w:instrText xml:space="preserve"> ADDIN ZOTERO_ITEM CSL_CITATION {"citationID":"a2j9p33uhqr","properties":{"formattedCitation":"[29\\uc0\\u8211{}32]","plainCitation":"[29–32]","noteIndex":0},"citationItems":[{"id":3305,"uris":["http://zotero.org/users/6749620/items/FYITIHNI"],"itemData":{"id":3305,"type":"article-journal","abstract":"Collector roads are designed to provide a balance between traffic safety, mobility, and land access; however, the literature on the effects of collector lane width on safety is generally inconsistent. This study determines the safety implications of oversized collectors by analyzing collisions statistics, traffic-survey data, and roadway-inventory data from the City of Edmonton. The paper adopts a cross-sectional evaluation methodology by developing negative binomial (NB) safety performance functions (SPFs) for total collisions. Based on the NB SPFs, it was found that segment length, traffic volume, access-point density and midblock change was statistically significant and positively related to collisions, while the width was negatively related to collisions and statistically significant. The interaction term of volume and lane width was found to be positively related to collisions. This suggests that the collision rate for oversized collector roads is higher than that for standard-sized roads. It was also found that both standard-sized and oversized roads, with some form of midblock roadway width change, were less safe than those with uniform width. Converting oversized roads to standard size was found to improve safety only for the roads with an average daily traffic (ADT) volume higher than 4000. The maximum crash reduction was estimated to be as high as 28.9%. This study is timely given the contradicting evidence that exists in current literature regarding the relationship between safety and oversized collector roads. For the present data set, this paper provides guidelines on when to convert oversized collector roads to standard-sized collector roads, to improve safety.","container-title":"Safety Science","DOI":"10.1016/j.ssci.2013.09.005","ISSN":"0925-7535","journalAbbreviation":"Safety Science","page":"305-311","source":"ScienceDirect","title":"Investigating the safety effects of road width on urban collector roadways","volume":"62","author":[{"family":"Manuel","given":"Aaron"},{"family":"El-Basyouny","given":"Karim"},{"family":"Islam","given":"Md. Tazul"}],"issued":{"date-parts":[["2014",2,1]]}}},{"id":3303,"uris":["http://zotero.org/users/6749620/items/LGARK4AJ"],"itemData":{"id":3303,"type":"article-journal","abstract":"Simulation and observational studies have identified the importance of intersection geometries and vehicle speeds in collisions. However, the causal mechanisms of such collisions in low-speed areas and for different collision types remain unclear. This observational study investigates the complex relationships between geometries, speeds, visibilities, and road traffic collisions in the context of low-speed urban areas.Data were collected from 120 three-arm priority intersections in Portsmouth, UK. In 2007, Portsmouth became the first city in the UK to adopt a 20mph speed limit on all residential streets. The city has also adopted the UK’s Manual for Streets (MfS) as the design standard for all new priority intersections in low-speed residential areas.Piecewise structural equation models (pSEM) were developed to represent the causal mechanisms that relate to geometries, speeds, speed limits and collisions. Findings indicate the role of combinations of approach lane width, corner radii, speed limit, and type of collision. The interaction of wider approach lanes on the minor arm and larger radii of turns for left-turning vehicles (left-hand driving perspective) was associated with higher numbers of road traffic collisions for right-turning vehicles. It is posited here that this is due to the orientation of the left-turning vehicle blocking the left visibility of the right-turning vehicle. These results give weight to the introduction of the 20mph speed limit zone in Portsmouth and some of the changes brought about by MfS. However, the combined effect of approach width and radii on collisions is novel and could form the basis of further guidance on reducing specific types of collisions at three-arm priority intersections.","container-title":"Accident Analysis &amp; Prevention","DOI":"10.1016/j.aap.2024.107522","ISSN":"0001-4575","journalAbbreviation":"Accident Analysis &amp; Prevention","page":"107522","source":"ScienceDirect","title":"Effects of road width, radii and speeds on collisions at three-arm priority intersections","volume":"199","author":[{"family":"Ekmekci","given":"Mustafa"},{"family":"Woods","given":"Lee"},{"family":"Dadashzadeh","given":"Nima"}],"issued":{"date-parts":[["2024",5,1]]}}},{"id":"UJM0LWFb/lKFWriN3","uris":["http://zotero.org/users/6749620/items/JIBXKHFZ"],"itemData":{"id":3542,"type":"article-journal","abstract":"The possibility that driving speeds could be reduced through the use of lane delineation was explored. Using a high-fidelity driving simulator, 28 experienced drivers were measured on seven two-lane rural roads with lane widths of 3.6, 3.0, or 2.5 m, and with either a standard centreline (control), a wide painted hatched road centre marking, or a wide white gravel road centre marking. Driving speeds were reduced on the narrowest lane width road, and further reduced on straight road sections that contained the centre marking with painted hatching. It was concluded that the narrow lane width increased steering workload and reduced speeds through a speed-steering workload trade-off, whilst the hatched road centre marking enhanced peripheral visual speed perception, leading to higher speed estimations and slower speeds. Therefore, narrowing the lane width below 3.0 m by using a painted hatched road centre marking should be an effective way to reduce driving speeds.","citation-key":"godleyPerceptualLaneWidth2004","container-title":"Ergonomics","DOI":"10.1080/00140130310001629711","ISSN":"0014-0139","issue":"3","note":"_eprint: https://doi.org/10.1080/00140130310001629711","page":"237-256","PMID":"14668160","publisher":"Taylor &amp; Francis","source":"Taylor and Francis+NEJM","title":"Perceptual lane width, wide perceptual road centre markings and driving speeds","volume":"47","author":[{"family":"Godley","given":"Stuart T"},{"family":"Triggs","given":"Thomas J"},{"family":"Fildes","given":"Brian N"}],"issued":{"date-parts":[["2004",2,26]]}}},{"id":3307,"uris":["http://zotero.org/users/6749620/items/W8BDHLKU"],"itemData":{"id":3307,"type":"article-journal","container-title":"Journal of Transportation Safety &amp; Security","DOI":"10.1080/19439962.2017.1281366","ISSN":"1943-9962, 1943-9970","journalAbbreviation":"Journal of Transportation Safety &amp; Security","language":"en","page":"1-22","source":"DOI.org (Crossref)","title":"Assessment of the impact of lane width on arterial crashes","author":[{"family":"Rahman","given":"Ziaur"},{"family":"Memarian","given":"Arezoo"},{"family":"Madanu","given":"Sunil"},{"family":"Iqbal","given":"Gazi"},{"family":"Anahideh","given":"Hadis"},{"family":"Mattingly","given":"Stephen P."},{"family":"Rosenberger","given":"Jay M."}],"issued":{"date-parts":[["2017",1,24]]}}}],"schema":"https://github.com/citation-style-language/schema/raw/master/csl-citation.json"} </w:instrText>
      </w:r>
      <w:r w:rsidR="00C80CD4">
        <w:rPr>
          <w:lang w:val="en"/>
        </w:rPr>
        <w:fldChar w:fldCharType="separate"/>
      </w:r>
      <w:r w:rsidR="007837A4" w:rsidRPr="007837A4">
        <w:rPr>
          <w:szCs w:val="24"/>
        </w:rPr>
        <w:t>[29–32]</w:t>
      </w:r>
      <w:r w:rsidR="00C80CD4">
        <w:rPr>
          <w:lang w:val="en"/>
        </w:rPr>
        <w:fldChar w:fldCharType="end"/>
      </w:r>
      <w:r w:rsidR="000332FC">
        <w:rPr>
          <w:lang w:val="en"/>
        </w:rPr>
        <w:t>.</w:t>
      </w:r>
      <w:r w:rsidR="00CF48AA">
        <w:rPr>
          <w:lang w:val="en"/>
        </w:rPr>
        <w:t xml:space="preserve"> Sections</w:t>
      </w:r>
      <w:r w:rsidR="008F6720">
        <w:rPr>
          <w:lang w:val="en"/>
        </w:rPr>
        <w:t xml:space="preserve"> 2.1.1 to 2.1.4</w:t>
      </w:r>
      <w:r w:rsidR="00CF48AA">
        <w:rPr>
          <w:lang w:val="en"/>
        </w:rPr>
        <w:t xml:space="preserve"> </w:t>
      </w:r>
      <w:r w:rsidR="00F300EF">
        <w:rPr>
          <w:lang w:val="en"/>
        </w:rPr>
        <w:t xml:space="preserve">structure </w:t>
      </w:r>
      <w:r w:rsidR="00CF48AA">
        <w:rPr>
          <w:lang w:val="en"/>
        </w:rPr>
        <w:t xml:space="preserve">the problem of generating geo-interventions by quantifying the three </w:t>
      </w:r>
      <w:r w:rsidR="00024BF5">
        <w:rPr>
          <w:lang w:val="en"/>
        </w:rPr>
        <w:t>concepts</w:t>
      </w:r>
      <w:r w:rsidR="00CF48AA">
        <w:rPr>
          <w:lang w:val="en"/>
        </w:rPr>
        <w:t xml:space="preserve"> (actions, locations, and outcomes)</w:t>
      </w:r>
      <w:r w:rsidR="00B471B3">
        <w:rPr>
          <w:lang w:val="en"/>
        </w:rPr>
        <w:t xml:space="preserve">, and </w:t>
      </w:r>
      <w:r w:rsidR="00CF48AA">
        <w:rPr>
          <w:lang w:val="en"/>
        </w:rPr>
        <w:t>their interactions into optimization functio</w:t>
      </w:r>
      <w:r w:rsidR="00BF4968">
        <w:rPr>
          <w:lang w:val="en"/>
        </w:rPr>
        <w:t>n</w:t>
      </w:r>
      <w:r w:rsidR="00B471B3">
        <w:rPr>
          <w:lang w:val="en"/>
        </w:rPr>
        <w:t>s</w:t>
      </w:r>
      <w:r w:rsidR="00BF4968">
        <w:rPr>
          <w:lang w:val="en"/>
        </w:rPr>
        <w:t xml:space="preserve"> representing desired outcomes</w:t>
      </w:r>
      <w:r w:rsidR="00CF48AA">
        <w:rPr>
          <w:lang w:val="en"/>
        </w:rPr>
        <w:t>.</w:t>
      </w:r>
    </w:p>
    <w:p w14:paraId="5DD5DDA2" w14:textId="557379F8" w:rsidR="00393CC9" w:rsidRPr="00393CC9" w:rsidRDefault="00393CC9" w:rsidP="00393CC9">
      <w:pPr>
        <w:pStyle w:val="MDPI23heading3"/>
      </w:pPr>
      <w:r>
        <w:t>2</w:t>
      </w:r>
      <w:r w:rsidRPr="00393CC9">
        <w:t xml:space="preserve">.1.1. </w:t>
      </w:r>
      <w:r>
        <w:t>Actions</w:t>
      </w:r>
    </w:p>
    <w:p w14:paraId="589602B1" w14:textId="67961EBE" w:rsidR="00B76E4E" w:rsidRDefault="00C6755E" w:rsidP="00E73B92">
      <w:pPr>
        <w:pStyle w:val="MDPI31text"/>
        <w:rPr>
          <w:lang w:val="en"/>
        </w:rPr>
      </w:pPr>
      <w:r>
        <w:t xml:space="preserve">Entities, phenomena, and their characteristics </w:t>
      </w:r>
      <w:r w:rsidR="00896EAB">
        <w:t xml:space="preserve">in space </w:t>
      </w:r>
      <w:r>
        <w:t>can be represented as a set of</w:t>
      </w:r>
      <w:r w:rsidR="00BA092A" w:rsidRPr="006951A5">
        <w:t xml:space="preserve"> </w:t>
      </w:r>
      <w:r w:rsidR="00C77286">
        <w:t xml:space="preserve">variables containing </w:t>
      </w:r>
      <w:r w:rsidR="00896EAB">
        <w:t xml:space="preserve">adjustable </w:t>
      </w:r>
      <w:r w:rsidR="00BA092A" w:rsidRPr="006951A5">
        <w:t>value</w:t>
      </w:r>
      <w:r>
        <w:t>s</w:t>
      </w:r>
      <w:r w:rsidR="00BA092A" w:rsidRPr="006951A5">
        <w:t>.</w:t>
      </w:r>
      <w:r w:rsidR="000304BF">
        <w:t xml:space="preserve"> Actions are</w:t>
      </w:r>
      <w:r w:rsidR="00307CBF">
        <w:t xml:space="preserve"> then</w:t>
      </w:r>
      <w:r w:rsidR="000304BF">
        <w:t xml:space="preserve"> </w:t>
      </w:r>
      <w:r w:rsidR="00003A23">
        <w:t>the</w:t>
      </w:r>
      <w:r w:rsidR="000304BF">
        <w:t xml:space="preserve"> </w:t>
      </w:r>
      <w:r w:rsidR="00003A23">
        <w:t>increase or decrease in</w:t>
      </w:r>
      <w:r w:rsidR="000304BF">
        <w:t xml:space="preserve"> these values, indicating change</w:t>
      </w:r>
      <w:r w:rsidR="00A65385">
        <w:t>s</w:t>
      </w:r>
      <w:r w:rsidR="000304BF">
        <w:t xml:space="preserve"> </w:t>
      </w:r>
      <w:r w:rsidR="00C77286">
        <w:t>applied to</w:t>
      </w:r>
      <w:r w:rsidR="000304BF">
        <w:t xml:space="preserve"> the entities, phenomena, o</w:t>
      </w:r>
      <w:r w:rsidR="00B22A7C">
        <w:t>r their characteristics</w:t>
      </w:r>
      <w:r w:rsidR="000304BF">
        <w:t>.</w:t>
      </w:r>
      <w:r w:rsidR="00BA092A" w:rsidRPr="006951A5">
        <w:t xml:space="preserve"> For example,</w:t>
      </w:r>
      <w:r w:rsidR="00143431">
        <w:t xml:space="preserve"> </w:t>
      </w:r>
      <w:r w:rsidR="00730132">
        <w:t xml:space="preserve">a </w:t>
      </w:r>
      <w:r w:rsidR="00B22A7C">
        <w:t>road</w:t>
      </w:r>
      <w:r w:rsidR="00730132">
        <w:t xml:space="preserve"> contains a</w:t>
      </w:r>
      <w:r w:rsidR="00B22A7C">
        <w:t xml:space="preserve"> width</w:t>
      </w:r>
      <w:r w:rsidR="00ED5711">
        <w:t xml:space="preserve"> and </w:t>
      </w:r>
      <w:r w:rsidR="00730132">
        <w:t>length</w:t>
      </w:r>
      <w:r w:rsidR="00C21339">
        <w:t xml:space="preserve"> </w:t>
      </w:r>
      <w:r w:rsidR="00143431">
        <w:t>a</w:t>
      </w:r>
      <w:r w:rsidR="00730132">
        <w:t>s</w:t>
      </w:r>
      <w:r w:rsidR="00143431">
        <w:t xml:space="preserve"> </w:t>
      </w:r>
      <w:r w:rsidR="00AA2C74">
        <w:t>two variables</w:t>
      </w:r>
      <w:r w:rsidR="00730132">
        <w:t xml:space="preserve"> </w:t>
      </w:r>
      <m:oMath>
        <m:r>
          <m:rPr>
            <m:lit/>
          </m:rP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2</m:t>
            </m:r>
          </m:sub>
        </m:sSub>
        <m:r>
          <m:rPr>
            <m:lit/>
          </m:rPr>
          <w:rPr>
            <w:rFonts w:ascii="Cambria Math" w:hAnsi="Cambria Math"/>
            <w:lang w:val="en"/>
          </w:rPr>
          <m:t>}</m:t>
        </m:r>
      </m:oMath>
      <w:r w:rsidR="00730132">
        <w:t xml:space="preserve"> </w:t>
      </w:r>
      <w:r w:rsidR="00AA2C74">
        <w:t>with</w:t>
      </w:r>
      <w:r w:rsidR="00143431">
        <w:t xml:space="preserve"> </w:t>
      </w:r>
      <w:r w:rsidR="00ED5711">
        <w:t>two values</w:t>
      </w:r>
      <w:r w:rsidR="00730132">
        <w:t xml:space="preserve">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w:rPr>
            <w:rFonts w:ascii="Cambria Math" w:hAnsi="Cambria Math"/>
            <w:lang w:val="en"/>
          </w:rPr>
          <m:t>= 25</m:t>
        </m:r>
      </m:oMath>
      <w:r w:rsidR="00730132">
        <w:rPr>
          <w:lang w:val="en"/>
        </w:rPr>
        <w:t xml:space="preserve"> and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2</m:t>
            </m:r>
          </m:sub>
        </m:sSub>
        <m:r>
          <w:rPr>
            <w:rFonts w:ascii="Cambria Math" w:hAnsi="Cambria Math"/>
            <w:lang w:val="en"/>
          </w:rPr>
          <m:t>=100</m:t>
        </m:r>
      </m:oMath>
      <w:r w:rsidR="0027355F">
        <w:rPr>
          <w:lang w:val="en"/>
        </w:rPr>
        <w:t xml:space="preserve"> </w:t>
      </w:r>
      <w:r w:rsidR="00380EF4">
        <w:rPr>
          <w:lang w:val="en"/>
        </w:rPr>
        <w:t xml:space="preserve">(and indices </w:t>
      </w:r>
      <m:oMath>
        <m:r>
          <w:rPr>
            <w:rFonts w:ascii="Cambria Math" w:hAnsi="Cambria Math"/>
            <w:lang w:val="en"/>
          </w:rPr>
          <m:t>j=1</m:t>
        </m:r>
      </m:oMath>
      <w:r w:rsidR="00380EF4">
        <w:rPr>
          <w:lang w:val="en"/>
        </w:rPr>
        <w:t xml:space="preserve"> and </w:t>
      </w:r>
      <m:oMath>
        <m:r>
          <w:rPr>
            <w:rFonts w:ascii="Cambria Math" w:hAnsi="Cambria Math"/>
            <w:lang w:val="en"/>
          </w:rPr>
          <m:t>j=2</m:t>
        </m:r>
      </m:oMath>
      <w:r w:rsidR="00380EF4">
        <w:rPr>
          <w:lang w:val="en"/>
        </w:rPr>
        <w:t xml:space="preserve"> respectively)</w:t>
      </w:r>
      <w:r w:rsidR="00380EF4">
        <w:t xml:space="preserve"> </w:t>
      </w:r>
      <w:r w:rsidR="0027355F">
        <w:t>representing the characteristics of a road entity</w:t>
      </w:r>
      <w:r w:rsidR="005E588F">
        <w:t xml:space="preserve">. A </w:t>
      </w:r>
      <w:r w:rsidR="0002009A">
        <w:t>change in</w:t>
      </w:r>
      <w:r w:rsidR="00143431">
        <w:t xml:space="preserve"> </w:t>
      </w:r>
      <w:r w:rsidR="003201A4">
        <w:t>road width</w:t>
      </w:r>
      <w:r w:rsidR="008833E6">
        <w:t xml:space="preserve"> and </w:t>
      </w:r>
      <w:r w:rsidR="00CB555E">
        <w:t>length</w:t>
      </w:r>
      <w:r w:rsidR="00143431">
        <w:t xml:space="preserve"> values </w:t>
      </w:r>
      <m:oMath>
        <m:r>
          <w:rPr>
            <w:rFonts w:ascii="Cambria Math" w:hAnsi="Cambria Math"/>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w:rPr>
            <w:rFonts w:ascii="Cambria Math" w:hAnsi="Cambria Math"/>
            <w:lang w:val="en"/>
          </w:rPr>
          <m:t>=-5</m:t>
        </m:r>
      </m:oMath>
      <w:r w:rsidR="00CB555E">
        <w:rPr>
          <w:lang w:val="en"/>
        </w:rPr>
        <w:t xml:space="preserve"> and </w:t>
      </w:r>
      <m:oMath>
        <m:r>
          <w:rPr>
            <w:rFonts w:ascii="Cambria Math" w:hAnsi="Cambria Math"/>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2</m:t>
            </m:r>
          </m:sub>
        </m:sSub>
        <m:r>
          <w:rPr>
            <w:rFonts w:ascii="Cambria Math" w:hAnsi="Cambria Math"/>
            <w:lang w:val="en"/>
          </w:rPr>
          <m:t>=+25</m:t>
        </m:r>
      </m:oMath>
      <w:r w:rsidR="00CB555E">
        <w:rPr>
          <w:lang w:val="en"/>
        </w:rPr>
        <w:t xml:space="preserve"> </w:t>
      </w:r>
      <w:r w:rsidR="00B22A7C">
        <w:t>represent</w:t>
      </w:r>
      <w:r w:rsidR="003201A4">
        <w:t xml:space="preserve"> the</w:t>
      </w:r>
      <w:r w:rsidR="00143431">
        <w:t xml:space="preserve"> actions</w:t>
      </w:r>
      <w:r w:rsidR="00BA092A" w:rsidRPr="006951A5">
        <w:t>.</w:t>
      </w:r>
      <w:r w:rsidR="00722714">
        <w:t xml:space="preserve"> </w:t>
      </w:r>
      <w:r w:rsidR="00BA092A">
        <w:rPr>
          <w:lang w:val="en"/>
        </w:rPr>
        <w:t>T</w:t>
      </w:r>
      <w:r w:rsidR="00D62FC7" w:rsidRPr="00D62FC7">
        <w:rPr>
          <w:lang w:val="en"/>
        </w:rPr>
        <w:t>h</w:t>
      </w:r>
      <w:r w:rsidR="00912450">
        <w:rPr>
          <w:lang w:val="en"/>
        </w:rPr>
        <w:t xml:space="preserve">us, </w:t>
      </w:r>
      <w:r w:rsidR="00BD0BD7">
        <w:rPr>
          <w:lang w:val="en"/>
        </w:rPr>
        <w:t>a se</w:t>
      </w:r>
      <w:r w:rsidR="00F50DBE">
        <w:rPr>
          <w:lang w:val="en"/>
        </w:rPr>
        <w:t>ries</w:t>
      </w:r>
      <w:r w:rsidR="00BD0BD7">
        <w:rPr>
          <w:lang w:val="en"/>
        </w:rPr>
        <w:t xml:space="preserve"> of actions </w:t>
      </w:r>
      <m:oMath>
        <m:r>
          <w:rPr>
            <w:rFonts w:ascii="Cambria Math" w:hAnsi="Cambria Math"/>
            <w:lang w:val="en"/>
          </w:rPr>
          <m:t>A</m:t>
        </m:r>
      </m:oMath>
      <w:r w:rsidR="00D62FC7" w:rsidRPr="00D62FC7">
        <w:rPr>
          <w:lang w:val="en"/>
        </w:rPr>
        <w:t xml:space="preserve"> </w:t>
      </w:r>
      <w:r w:rsidR="000E27B3">
        <w:rPr>
          <w:lang w:val="en"/>
        </w:rPr>
        <w:t xml:space="preserve">for variable </w:t>
      </w:r>
      <m:oMath>
        <m:r>
          <w:rPr>
            <w:rFonts w:ascii="Cambria Math" w:hAnsi="Cambria Math"/>
            <w:lang w:val="en"/>
          </w:rPr>
          <m:t>j</m:t>
        </m:r>
      </m:oMath>
      <w:r w:rsidR="000E27B3" w:rsidRPr="00D62FC7">
        <w:rPr>
          <w:lang w:val="en"/>
        </w:rPr>
        <w:t xml:space="preserve"> </w:t>
      </w:r>
      <w:r w:rsidR="00D62FC7" w:rsidRPr="00D62FC7">
        <w:rPr>
          <w:lang w:val="en"/>
        </w:rPr>
        <w:t xml:space="preserve">can be </w:t>
      </w:r>
      <w:r w:rsidR="00380C88">
        <w:rPr>
          <w:lang w:val="en"/>
        </w:rPr>
        <w:t>defined as</w:t>
      </w:r>
      <w:r w:rsidR="00D62FC7" w:rsidRPr="00D62FC7">
        <w:rPr>
          <w:lang w:val="en"/>
        </w:rPr>
        <w:t xml:space="preserve"> </w:t>
      </w:r>
      <w:r w:rsidR="003410A4">
        <w:rPr>
          <w:lang w:val="en"/>
        </w:rPr>
        <w:t xml:space="preserve">changes </w:t>
      </w:r>
      <m:oMath>
        <m: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m:rPr>
            <m:sty m:val="p"/>
          </m:rPr>
          <w:rPr>
            <w:rFonts w:ascii="Cambria Math" w:hAnsi="Cambria Math"/>
            <w:lang w:val="en"/>
          </w:rPr>
          <m:t>…</m:t>
        </m:r>
        <m:sSub>
          <m:sSubPr>
            <m:ctrlPr>
              <w:rPr>
                <w:rFonts w:ascii="Cambria Math" w:hAnsi="Cambria Math"/>
                <w:lang w:val="en"/>
              </w:rPr>
            </m:ctrlPr>
          </m:sSubPr>
          <m:e>
            <m:r>
              <w:rPr>
                <w:rFonts w:ascii="Cambria Math" w:hAnsi="Cambria Math"/>
                <w:lang w:val="en"/>
              </w:rPr>
              <m:t>∆x</m:t>
            </m:r>
          </m:e>
          <m:sub>
            <m:r>
              <w:rPr>
                <w:rFonts w:ascii="Cambria Math" w:hAnsi="Cambria Math"/>
                <w:lang w:val="en"/>
              </w:rPr>
              <m:t>n</m:t>
            </m:r>
          </m:sub>
        </m:sSub>
        <m:r>
          <w:rPr>
            <w:rFonts w:ascii="Cambria Math" w:hAnsi="Cambria Math"/>
            <w:lang w:val="en"/>
          </w:rPr>
          <m:t>}</m:t>
        </m:r>
      </m:oMath>
      <w:r w:rsidR="00D62FC7" w:rsidRPr="00D62FC7">
        <w:rPr>
          <w:lang w:val="en"/>
        </w:rPr>
        <w:t xml:space="preserve"> </w:t>
      </w:r>
      <w:r w:rsidR="00047B66">
        <w:rPr>
          <w:lang w:val="en"/>
        </w:rPr>
        <w:t>for</w:t>
      </w:r>
      <w:r w:rsidR="00E72AA8">
        <w:rPr>
          <w:lang w:val="en"/>
        </w:rPr>
        <w:t xml:space="preserve"> a</w:t>
      </w:r>
      <w:r w:rsidR="00D62FC7" w:rsidRPr="00D62FC7">
        <w:rPr>
          <w:lang w:val="en"/>
        </w:rPr>
        <w:t xml:space="preserve"> series of v</w:t>
      </w:r>
      <w:r w:rsidR="003410A4">
        <w:rPr>
          <w:lang w:val="en"/>
        </w:rPr>
        <w:t>ariables</w:t>
      </w:r>
      <w:r w:rsidR="00D62FC7" w:rsidRPr="00D62FC7">
        <w:rPr>
          <w:lang w:val="en"/>
        </w:rPr>
        <w:t xml:space="preserve"> </w:t>
      </w:r>
      <m:oMath>
        <m:r>
          <m:rPr>
            <m:lit/>
          </m:rP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1</m:t>
            </m:r>
          </m:sub>
        </m:sSub>
        <m:r>
          <m:rPr>
            <m:sty m:val="p"/>
          </m:rPr>
          <w:rPr>
            <w:rFonts w:ascii="Cambria Math" w:hAnsi="Cambria Math"/>
            <w:lang w:val="en"/>
          </w:rPr>
          <m:t>…</m:t>
        </m:r>
        <m:sSub>
          <m:sSubPr>
            <m:ctrlPr>
              <w:rPr>
                <w:rFonts w:ascii="Cambria Math" w:hAnsi="Cambria Math"/>
                <w:i/>
                <w:lang w:val="en"/>
              </w:rPr>
            </m:ctrlPr>
          </m:sSubPr>
          <m:e>
            <m:r>
              <w:rPr>
                <w:rFonts w:ascii="Cambria Math" w:hAnsi="Cambria Math"/>
                <w:lang w:val="en"/>
              </w:rPr>
              <m:t>x</m:t>
            </m:r>
            <m:ctrlPr>
              <w:rPr>
                <w:rFonts w:ascii="Cambria Math" w:hAnsi="Cambria Math"/>
                <w:lang w:val="en"/>
              </w:rPr>
            </m:ctrlPr>
          </m:e>
          <m:sub>
            <m:r>
              <w:rPr>
                <w:rFonts w:ascii="Cambria Math" w:hAnsi="Cambria Math"/>
                <w:lang w:val="en"/>
              </w:rPr>
              <m:t>n</m:t>
            </m:r>
          </m:sub>
        </m:sSub>
        <m:r>
          <m:rPr>
            <m:lit/>
          </m:rPr>
          <w:rPr>
            <w:rFonts w:ascii="Cambria Math" w:hAnsi="Cambria Math"/>
            <w:lang w:val="en"/>
          </w:rPr>
          <m:t>}</m:t>
        </m:r>
      </m:oMath>
      <w:r w:rsidR="001E07C3">
        <w:rPr>
          <w:lang w:val="en"/>
        </w:rPr>
        <w:t xml:space="preserve">, </w:t>
      </w:r>
      <w:r w:rsidR="00D62FC7" w:rsidRPr="00D62FC7">
        <w:rPr>
          <w:lang w:val="en"/>
        </w:rPr>
        <w:t>representing entities, phenomena, or their characteristic</w:t>
      </w:r>
      <w:r w:rsidR="009D4F61">
        <w:rPr>
          <w:lang w:val="en"/>
        </w:rPr>
        <w:t>s</w:t>
      </w:r>
      <w:r w:rsidR="00D62FC7">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D62FC7" w:rsidRPr="00F30E14" w14:paraId="4EDB34BA" w14:textId="77777777" w:rsidTr="00186DA8">
        <w:tc>
          <w:tcPr>
            <w:tcW w:w="7428" w:type="dxa"/>
          </w:tcPr>
          <w:p w14:paraId="2F22754D" w14:textId="6B493AD6" w:rsidR="00D62FC7" w:rsidRPr="003030D2" w:rsidRDefault="00F52900" w:rsidP="00186DA8">
            <w:pPr>
              <w:pStyle w:val="MDPI39equation"/>
            </w:pPr>
            <m:oMathPara>
              <m:oMath>
                <m:sSub>
                  <m:sSubPr>
                    <m:ctrlPr>
                      <w:rPr>
                        <w:rFonts w:ascii="Cambria Math" w:hAnsi="Cambria Math"/>
                        <w:i/>
                      </w:rPr>
                    </m:ctrlPr>
                  </m:sSubPr>
                  <m:e>
                    <m:r>
                      <w:rPr>
                        <w:rFonts w:ascii="Cambria Math" w:hAnsi="Cambria Math"/>
                      </w:rPr>
                      <m:t>A</m:t>
                    </m:r>
                  </m:e>
                  <m:sub>
                    <m:r>
                      <w:rPr>
                        <w:rFonts w:ascii="Cambria Math" w:hAnsi="Cambria Math"/>
                      </w:rPr>
                      <m:t>j</m:t>
                    </m:r>
                  </m:sub>
                </m:sSub>
                <m:r>
                  <w:rPr>
                    <w:rFonts w:ascii="Cambria Math" w:hAnsi="Cambria Math"/>
                  </w:rPr>
                  <m:t>=</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r>
                  <m:rPr>
                    <m:scr m:val="double-struck"/>
                  </m:rPr>
                  <w:rPr>
                    <w:rFonts w:ascii="Cambria Math" w:hAnsi="Cambria Math"/>
                  </w:rPr>
                  <m:t>∈R</m:t>
                </m:r>
              </m:oMath>
            </m:oMathPara>
          </w:p>
        </w:tc>
        <w:tc>
          <w:tcPr>
            <w:tcW w:w="431" w:type="dxa"/>
            <w:vAlign w:val="center"/>
          </w:tcPr>
          <w:p w14:paraId="57FAE2CA" w14:textId="77777777" w:rsidR="00D62FC7" w:rsidRPr="003030D2" w:rsidRDefault="00D62FC7" w:rsidP="00186DA8">
            <w:pPr>
              <w:pStyle w:val="MDPI3aequationnumber"/>
              <w:spacing w:line="260" w:lineRule="atLeast"/>
            </w:pPr>
            <w:r w:rsidRPr="003030D2">
              <w:t>(1)</w:t>
            </w:r>
          </w:p>
        </w:tc>
      </w:tr>
    </w:tbl>
    <w:p w14:paraId="4754EDEB" w14:textId="329247CD" w:rsidR="00393CC9" w:rsidRDefault="00393CC9" w:rsidP="00657284">
      <w:pPr>
        <w:pStyle w:val="MDPI23heading3"/>
      </w:pPr>
      <w:r>
        <w:t xml:space="preserve">2.1.2. </w:t>
      </w:r>
      <w:r w:rsidR="00C92CC7">
        <w:t>Locations</w:t>
      </w:r>
    </w:p>
    <w:p w14:paraId="3BEB4D9D" w14:textId="2F036937" w:rsidR="0098198E" w:rsidRDefault="00385219" w:rsidP="0098198E">
      <w:pPr>
        <w:pStyle w:val="MDPI31text"/>
        <w:rPr>
          <w:lang w:val="en"/>
        </w:rPr>
      </w:pPr>
      <w:r>
        <w:rPr>
          <w:lang w:val="en"/>
        </w:rPr>
        <w:t>Each</w:t>
      </w:r>
      <w:r w:rsidR="00927F78">
        <w:rPr>
          <w:lang w:val="en"/>
        </w:rPr>
        <w:t xml:space="preserve"> se</w:t>
      </w:r>
      <w:r w:rsidR="00BB1598">
        <w:rPr>
          <w:lang w:val="en"/>
        </w:rPr>
        <w:t>ries</w:t>
      </w:r>
      <w:r w:rsidR="00927F78">
        <w:rPr>
          <w:lang w:val="en"/>
        </w:rPr>
        <w:t xml:space="preserve"> of</w:t>
      </w:r>
      <w:r>
        <w:rPr>
          <w:lang w:val="en"/>
        </w:rPr>
        <w:t xml:space="preserve"> action</w:t>
      </w:r>
      <w:r w:rsidR="00927F78">
        <w:rPr>
          <w:lang w:val="en"/>
        </w:rPr>
        <w:t>s</w:t>
      </w:r>
      <w:r>
        <w:rPr>
          <w:lang w:val="en"/>
        </w:rPr>
        <w:t xml:space="preserve"> has a </w:t>
      </w:r>
      <w:r w:rsidR="00515425">
        <w:rPr>
          <w:lang w:val="en"/>
        </w:rPr>
        <w:t xml:space="preserve">unique </w:t>
      </w:r>
      <w:r>
        <w:rPr>
          <w:lang w:val="en"/>
        </w:rPr>
        <w:t>location</w:t>
      </w:r>
      <w:r w:rsidR="00650027">
        <w:rPr>
          <w:lang w:val="en"/>
        </w:rPr>
        <w:t xml:space="preserve">, which </w:t>
      </w:r>
      <w:r w:rsidR="00363278">
        <w:rPr>
          <w:lang w:val="en"/>
        </w:rPr>
        <w:t>is</w:t>
      </w:r>
      <w:r w:rsidR="00650027">
        <w:rPr>
          <w:lang w:val="en"/>
        </w:rPr>
        <w:t xml:space="preserve"> re</w:t>
      </w:r>
      <w:r w:rsidR="001E54FF">
        <w:rPr>
          <w:lang w:val="en"/>
        </w:rPr>
        <w:t>ferred to with</w:t>
      </w:r>
      <w:r w:rsidR="00650027">
        <w:rPr>
          <w:lang w:val="en"/>
        </w:rPr>
        <w:t xml:space="preserve"> </w:t>
      </w:r>
      <w:r w:rsidR="00363278">
        <w:rPr>
          <w:lang w:val="en"/>
        </w:rPr>
        <w:t xml:space="preserve">an </w:t>
      </w:r>
      <w:r w:rsidR="00650027">
        <w:rPr>
          <w:lang w:val="en"/>
        </w:rPr>
        <w:t>index</w:t>
      </w:r>
      <w:r w:rsidR="00AE6CE5">
        <w:rPr>
          <w:lang w:val="en"/>
        </w:rPr>
        <w:t xml:space="preserve"> value</w:t>
      </w:r>
      <w:r w:rsidR="00650027">
        <w:rPr>
          <w:lang w:val="en"/>
        </w:rPr>
        <w:t xml:space="preserve"> referenc</w:t>
      </w:r>
      <w:r w:rsidR="00AE6CE5">
        <w:rPr>
          <w:lang w:val="en"/>
        </w:rPr>
        <w:t>ing</w:t>
      </w:r>
      <w:r w:rsidR="00650027">
        <w:rPr>
          <w:lang w:val="en"/>
        </w:rPr>
        <w:t xml:space="preserve"> a set of paired values </w:t>
      </w:r>
      <w:r w:rsidR="00AA29E1">
        <w:rPr>
          <w:lang w:val="en"/>
        </w:rPr>
        <w:t>containing</w:t>
      </w:r>
      <w:r w:rsidR="002F3030">
        <w:rPr>
          <w:lang w:val="en"/>
        </w:rPr>
        <w:t xml:space="preserve"> </w:t>
      </w:r>
      <w:r w:rsidR="00650027">
        <w:rPr>
          <w:lang w:val="en"/>
        </w:rPr>
        <w:t>coordinates in space.</w:t>
      </w:r>
      <w:r w:rsidR="0098198E" w:rsidRPr="0098198E">
        <w:rPr>
          <w:lang w:val="en"/>
        </w:rPr>
        <w:t xml:space="preserve"> </w:t>
      </w:r>
      <w:r w:rsidR="003511A0">
        <w:rPr>
          <w:lang w:val="en"/>
        </w:rPr>
        <w:t>These coordinates form</w:t>
      </w:r>
      <w:r w:rsidR="0098198E" w:rsidRPr="0098198E">
        <w:rPr>
          <w:lang w:val="en"/>
        </w:rPr>
        <w:t xml:space="preserve"> spatial object</w:t>
      </w:r>
      <w:r w:rsidR="003511A0">
        <w:rPr>
          <w:lang w:val="en"/>
        </w:rPr>
        <w:t>s</w:t>
      </w:r>
      <w:r w:rsidR="0098198E" w:rsidRPr="0098198E">
        <w:rPr>
          <w:lang w:val="en"/>
        </w:rPr>
        <w:t xml:space="preserve"> (point, line, polygon) in space</w:t>
      </w:r>
      <w:r w:rsidR="00332A09">
        <w:rPr>
          <w:lang w:val="en"/>
        </w:rPr>
        <w:t xml:space="preserve"> </w:t>
      </w:r>
      <w:r w:rsidR="0098198E" w:rsidRPr="0098198E">
        <w:rPr>
          <w:lang w:val="en"/>
        </w:rPr>
        <w:fldChar w:fldCharType="begin"/>
      </w:r>
      <w:r w:rsidR="007837A4">
        <w:rPr>
          <w:lang w:val="en"/>
        </w:rPr>
        <w:instrText xml:space="preserve"> ADDIN ZOTERO_ITEM CSL_CITATION {"citationID":"AXCRcQRR","properties":{"formattedCitation":"[33]","plainCitation":"[33]","noteIndex":0},"citationItems":[{"id":2182,"uris":["http://zotero.org/users/6749620/items/SXUWUVEK"],"itemData":{"id":2182,"type":"article-journal","abstract":"Around the globe, Geographic Information Systems (GISs) are well established in the daily workflow of authorities, businesses and non-profit organisations. GIS can effectively handle spatial entities and offer sophisticated analysis and modelling functions to deal with space. Only a small fraction of the literature in Geographic Information Science—or GIScience in short—has advanced the development of place, addressing entities with an ambiguous boundary and relying more on the human or social attributes of a location rather than on crisp geographic boundaries. While the GIScience developments support the establishment of the digital humanities, GISs were never designed to handle subjective or vague data. We, an international group of authors, juxtapose place and space in English language and in several other languages and discuss potential consequences for Geoinformatics and GIScience. In particular, we address the question of whether linguistic and cultural settings play a role in the perception of place. We report on some facts revealed by this multi-language and multi-cultural dialogue, and what particular aspects of place we were able to discern regarding the few languages addressed.","container-title":"ISPRS International Journal of Geo-Information","DOI":"10.3390/ijgi7110452","ISSN":"2220-9964","issue":"11","language":"en","license":"http://creativecommons.org/licenses/by/3.0/","note":"number: 11\npublisher: Multidisciplinary Digital Publishing Institute","page":"452","source":"www.mdpi.com","title":"Place versus Space: From Points, Lines and Polygons in GIS to Place-Based Representations Reflecting Language and Culture","title-short":"Place versus Space","volume":"7","author":[{"family":"Blaschke","given":"Thomas"},{"family":"Merschdorf","given":"Helena"},{"family":"Cabrera-Barona","given":"Pablo"},{"family":"Gao","given":"Song"},{"family":"Papadakis","given":"Emmanuel"},{"family":"Kovacs-Györi","given":"Anna"}],"issued":{"date-parts":[["2018",11]]}}}],"schema":"https://github.com/citation-style-language/schema/raw/master/csl-citation.json"} </w:instrText>
      </w:r>
      <w:r w:rsidR="0098198E" w:rsidRPr="0098198E">
        <w:rPr>
          <w:lang w:val="en"/>
        </w:rPr>
        <w:fldChar w:fldCharType="separate"/>
      </w:r>
      <w:r w:rsidR="007837A4" w:rsidRPr="007837A4">
        <w:t>[33]</w:t>
      </w:r>
      <w:r w:rsidR="0098198E" w:rsidRPr="0098198E">
        <w:rPr>
          <w:lang w:val="en"/>
        </w:rPr>
        <w:fldChar w:fldCharType="end"/>
      </w:r>
      <w:r w:rsidR="00254CF6">
        <w:rPr>
          <w:lang w:val="en"/>
        </w:rPr>
        <w:t xml:space="preserve">, </w:t>
      </w:r>
      <w:r w:rsidR="00E07018">
        <w:rPr>
          <w:lang w:val="en"/>
        </w:rPr>
        <w:t>represent</w:t>
      </w:r>
      <w:r w:rsidR="00254CF6">
        <w:rPr>
          <w:lang w:val="en"/>
        </w:rPr>
        <w:t>ing</w:t>
      </w:r>
      <w:r w:rsidR="00586004">
        <w:rPr>
          <w:lang w:val="en"/>
        </w:rPr>
        <w:t xml:space="preserve"> unique</w:t>
      </w:r>
      <w:r w:rsidR="0098198E" w:rsidRPr="0098198E">
        <w:rPr>
          <w:lang w:val="en"/>
        </w:rPr>
        <w:t xml:space="preserve"> </w:t>
      </w:r>
      <w:r w:rsidR="00630B2E">
        <w:rPr>
          <w:lang w:val="en"/>
        </w:rPr>
        <w:t>location</w:t>
      </w:r>
      <w:r w:rsidR="00A72A4F">
        <w:rPr>
          <w:lang w:val="en"/>
        </w:rPr>
        <w:t>s</w:t>
      </w:r>
      <w:r w:rsidR="00254CF6">
        <w:rPr>
          <w:lang w:val="en"/>
        </w:rPr>
        <w:t xml:space="preserve">. </w:t>
      </w:r>
      <w:r w:rsidR="00E07018">
        <w:rPr>
          <w:lang w:val="en"/>
        </w:rPr>
        <w:t>P</w:t>
      </w:r>
      <w:r w:rsidR="0098198E" w:rsidRPr="0098198E">
        <w:rPr>
          <w:lang w:val="en"/>
        </w:rPr>
        <w:t>oint</w:t>
      </w:r>
      <w:r w:rsidR="00E07018">
        <w:rPr>
          <w:lang w:val="en"/>
        </w:rPr>
        <w:t>s</w:t>
      </w:r>
      <w:r w:rsidR="0098198E" w:rsidRPr="0098198E">
        <w:rPr>
          <w:lang w:val="en"/>
        </w:rPr>
        <w:t xml:space="preserve"> consist of a pair of coordinates, line</w:t>
      </w:r>
      <w:r w:rsidR="00E07018">
        <w:rPr>
          <w:lang w:val="en"/>
        </w:rPr>
        <w:t>s</w:t>
      </w:r>
      <w:r w:rsidR="0098198E" w:rsidRPr="0098198E">
        <w:rPr>
          <w:lang w:val="en"/>
        </w:rPr>
        <w:t xml:space="preserve"> consist of an ordered set of </w:t>
      </w:r>
      <w:r w:rsidR="005420B9">
        <w:rPr>
          <w:lang w:val="en"/>
        </w:rPr>
        <w:t xml:space="preserve">connected </w:t>
      </w:r>
      <w:r w:rsidR="0098198E" w:rsidRPr="0098198E">
        <w:rPr>
          <w:lang w:val="en"/>
        </w:rPr>
        <w:t>points</w:t>
      </w:r>
      <w:r w:rsidR="00E07018">
        <w:rPr>
          <w:lang w:val="en"/>
        </w:rPr>
        <w:t xml:space="preserve">, and </w:t>
      </w:r>
      <w:r w:rsidR="0098198E" w:rsidRPr="0098198E">
        <w:rPr>
          <w:lang w:val="en"/>
        </w:rPr>
        <w:t>polygon</w:t>
      </w:r>
      <w:r w:rsidR="00E07018">
        <w:rPr>
          <w:lang w:val="en"/>
        </w:rPr>
        <w:t>s</w:t>
      </w:r>
      <w:r w:rsidR="0098198E" w:rsidRPr="0098198E">
        <w:rPr>
          <w:lang w:val="en"/>
        </w:rPr>
        <w:t xml:space="preserve"> consi</w:t>
      </w:r>
      <w:r w:rsidR="00E07018">
        <w:rPr>
          <w:lang w:val="en"/>
        </w:rPr>
        <w:t>st</w:t>
      </w:r>
      <w:r w:rsidR="0098198E" w:rsidRPr="0098198E">
        <w:rPr>
          <w:lang w:val="en"/>
        </w:rPr>
        <w:t xml:space="preserve"> of </w:t>
      </w:r>
      <w:r w:rsidR="00E07018">
        <w:rPr>
          <w:lang w:val="en"/>
        </w:rPr>
        <w:t xml:space="preserve">an </w:t>
      </w:r>
      <w:r w:rsidR="0098198E" w:rsidRPr="0098198E">
        <w:rPr>
          <w:lang w:val="en"/>
        </w:rPr>
        <w:t xml:space="preserve">ordered set of </w:t>
      </w:r>
      <w:r w:rsidR="00E07018">
        <w:rPr>
          <w:lang w:val="en"/>
        </w:rPr>
        <w:t xml:space="preserve">connected </w:t>
      </w:r>
      <w:r w:rsidR="0098198E" w:rsidRPr="0098198E">
        <w:rPr>
          <w:lang w:val="en"/>
        </w:rPr>
        <w:t>points</w:t>
      </w:r>
      <w:r w:rsidR="005E1C3D">
        <w:rPr>
          <w:lang w:val="en"/>
        </w:rPr>
        <w:t xml:space="preserve"> with the starting and ending points connected together to form an area</w:t>
      </w:r>
      <w:r w:rsidR="0098198E" w:rsidRPr="0098198E">
        <w:rPr>
          <w:lang w:val="en"/>
        </w:rPr>
        <w:t xml:space="preserve"> </w:t>
      </w:r>
      <w:r w:rsidR="0098198E" w:rsidRPr="0098198E">
        <w:rPr>
          <w:lang w:val="en"/>
        </w:rPr>
        <w:fldChar w:fldCharType="begin"/>
      </w:r>
      <w:r w:rsidR="007837A4">
        <w:rPr>
          <w:lang w:val="en"/>
        </w:rPr>
        <w:instrText xml:space="preserve"> ADDIN ZOTERO_ITEM CSL_CITATION {"citationID":"P68EM19K","properties":{"formattedCitation":"[34]","plainCitation":"[34]","noteIndex":0},"citationItems":[{"id":2181,"uris":["http://zotero.org/users/6749620/items/BF47XPXY"],"itemData":{"id":2181,"type":"book","publisher":"CRC press","source":"Google Scholar","title":"Practical GIS analysis","author":[{"family":"Verbyla","given":"David L."}],"issued":{"date-parts":[["2002"]]}}}],"schema":"https://github.com/citation-style-language/schema/raw/master/csl-citation.json"} </w:instrText>
      </w:r>
      <w:r w:rsidR="0098198E" w:rsidRPr="0098198E">
        <w:rPr>
          <w:lang w:val="en"/>
        </w:rPr>
        <w:fldChar w:fldCharType="separate"/>
      </w:r>
      <w:r w:rsidR="007837A4" w:rsidRPr="007837A4">
        <w:t>[34]</w:t>
      </w:r>
      <w:r w:rsidR="0098198E" w:rsidRPr="0098198E">
        <w:rPr>
          <w:lang w:val="en"/>
        </w:rPr>
        <w:fldChar w:fldCharType="end"/>
      </w:r>
      <w:r w:rsidR="0098198E" w:rsidRPr="0098198E">
        <w:rPr>
          <w:lang w:val="en"/>
        </w:rPr>
        <w:t xml:space="preserve">. </w:t>
      </w:r>
      <w:r w:rsidR="0044165D">
        <w:rPr>
          <w:lang w:val="en"/>
        </w:rPr>
        <w:t>A</w:t>
      </w:r>
      <w:r w:rsidR="0098198E" w:rsidRPr="0098198E">
        <w:rPr>
          <w:lang w:val="en"/>
        </w:rPr>
        <w:t xml:space="preserve"> point </w:t>
      </w:r>
      <m:oMath>
        <m:r>
          <w:rPr>
            <w:rFonts w:ascii="Cambria Math" w:hAnsi="Cambria Math"/>
            <w:lang w:val="en"/>
          </w:rPr>
          <m:t>P</m:t>
        </m:r>
      </m:oMath>
      <w:r w:rsidR="0098198E" w:rsidRPr="0098198E">
        <w:rPr>
          <w:lang w:val="en"/>
        </w:rPr>
        <w:t xml:space="preserve"> is represented as a pair of ordered coordinates </w:t>
      </w:r>
      <m:oMath>
        <m:r>
          <w:rPr>
            <w:rFonts w:ascii="Cambria Math" w:hAnsi="Cambria Math"/>
            <w:lang w:val="en"/>
          </w:rPr>
          <m:t>(a, b)</m:t>
        </m:r>
      </m:oMath>
      <w:r w:rsidR="004404F6">
        <w:rPr>
          <w:lang w:val="en"/>
        </w:rPr>
        <w:t xml:space="preserve"> (e.g.,</w:t>
      </w:r>
      <w:r w:rsidR="00313683">
        <w:rPr>
          <w:lang w:val="en"/>
        </w:rPr>
        <w:t xml:space="preserve"> (43.65, -79.38)</w:t>
      </w:r>
      <w:r w:rsidR="004404F6">
        <w:rPr>
          <w:lang w:val="en"/>
        </w:rPr>
        <w:t>)</w:t>
      </w:r>
      <w:r w:rsidR="0098198E" w:rsidRPr="0098198E">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98198E" w:rsidRPr="00F30E14" w14:paraId="0AC7F62D" w14:textId="77777777" w:rsidTr="00186DA8">
        <w:tc>
          <w:tcPr>
            <w:tcW w:w="7428" w:type="dxa"/>
          </w:tcPr>
          <w:p w14:paraId="592B21A6" w14:textId="75C9456E" w:rsidR="0098198E" w:rsidRPr="003030D2" w:rsidRDefault="0098198E" w:rsidP="00186DA8">
            <w:pPr>
              <w:pStyle w:val="MDPI39equation"/>
            </w:pPr>
            <m:oMathPara>
              <m:oMath>
                <m:r>
                  <w:rPr>
                    <w:rFonts w:ascii="Cambria Math" w:hAnsi="Cambria Math"/>
                    <w:lang w:val="en"/>
                  </w:rPr>
                  <m:t>P=(a,b)</m:t>
                </m:r>
              </m:oMath>
            </m:oMathPara>
          </w:p>
        </w:tc>
        <w:tc>
          <w:tcPr>
            <w:tcW w:w="431" w:type="dxa"/>
            <w:vAlign w:val="center"/>
          </w:tcPr>
          <w:p w14:paraId="66B6B844" w14:textId="6F7A1148" w:rsidR="0098198E" w:rsidRPr="003030D2" w:rsidRDefault="0098198E" w:rsidP="00186DA8">
            <w:pPr>
              <w:pStyle w:val="MDPI3aequationnumber"/>
              <w:spacing w:line="260" w:lineRule="atLeast"/>
            </w:pPr>
            <w:r w:rsidRPr="003030D2">
              <w:t>(</w:t>
            </w:r>
            <w:r>
              <w:t>2</w:t>
            </w:r>
            <w:r w:rsidRPr="003030D2">
              <w:t>)</w:t>
            </w:r>
          </w:p>
        </w:tc>
      </w:tr>
    </w:tbl>
    <w:p w14:paraId="3297D20A" w14:textId="2CEDAF09" w:rsidR="0098198E" w:rsidRDefault="00F14794" w:rsidP="00B67F2C">
      <w:pPr>
        <w:pStyle w:val="MDPI31text"/>
        <w:ind w:firstLine="0"/>
        <w:rPr>
          <w:lang w:val="en"/>
        </w:rPr>
      </w:pPr>
      <w:r>
        <w:rPr>
          <w:lang w:val="en"/>
        </w:rPr>
        <w:t>A se</w:t>
      </w:r>
      <w:r w:rsidR="001B0491">
        <w:rPr>
          <w:lang w:val="en"/>
        </w:rPr>
        <w:t>ries</w:t>
      </w:r>
      <w:r>
        <w:rPr>
          <w:lang w:val="en"/>
        </w:rPr>
        <w:t xml:space="preserve"> of</w:t>
      </w:r>
      <w:r w:rsidR="0098198E" w:rsidRPr="0098198E">
        <w:rPr>
          <w:lang w:val="en"/>
        </w:rPr>
        <w:t xml:space="preserve"> </w:t>
      </w:r>
      <w:r w:rsidR="001B3708">
        <w:rPr>
          <w:lang w:val="en"/>
        </w:rPr>
        <w:t xml:space="preserve">ordered </w:t>
      </w:r>
      <w:r w:rsidR="0098198E" w:rsidRPr="0098198E">
        <w:rPr>
          <w:lang w:val="en"/>
        </w:rPr>
        <w:t>points</w:t>
      </w:r>
      <w:r w:rsidR="00040FF8">
        <w:rPr>
          <w:lang w:val="en"/>
        </w:rPr>
        <w:t xml:space="preserve"> </w:t>
      </w:r>
      <m:oMath>
        <m:r>
          <w:rPr>
            <w:rFonts w:ascii="Cambria Math" w:hAnsi="Cambria Math"/>
            <w:lang w:val="en"/>
          </w:rPr>
          <m:t>(</m:t>
        </m:r>
        <m:sSub>
          <m:sSubPr>
            <m:ctrlPr>
              <w:rPr>
                <w:rFonts w:ascii="Cambria Math" w:hAnsi="Cambria Math"/>
                <w:i/>
                <w:lang w:val="en"/>
              </w:rPr>
            </m:ctrlPr>
          </m:sSubPr>
          <m:e>
            <m:r>
              <w:rPr>
                <w:rFonts w:ascii="Cambria Math" w:hAnsi="Cambria Math"/>
                <w:lang w:val="en"/>
              </w:rPr>
              <m:t>P</m:t>
            </m:r>
          </m:e>
          <m:sub>
            <m:r>
              <w:rPr>
                <w:rFonts w:ascii="Cambria Math" w:hAnsi="Cambria Math"/>
                <w:lang w:val="en"/>
              </w:rPr>
              <m:t>1</m:t>
            </m:r>
          </m:sub>
        </m:sSub>
        <m:r>
          <m:rPr>
            <m:sty m:val="p"/>
          </m:rPr>
          <w:rPr>
            <w:rFonts w:ascii="Cambria Math" w:hAnsi="Cambria Math"/>
            <w:lang w:val="en"/>
          </w:rPr>
          <m:t>…</m:t>
        </m:r>
        <m:sSub>
          <m:sSubPr>
            <m:ctrlPr>
              <w:rPr>
                <w:rFonts w:ascii="Cambria Math" w:hAnsi="Cambria Math"/>
                <w:i/>
                <w:lang w:val="en"/>
              </w:rPr>
            </m:ctrlPr>
          </m:sSubPr>
          <m:e>
            <m:r>
              <w:rPr>
                <w:rFonts w:ascii="Cambria Math" w:hAnsi="Cambria Math"/>
                <w:lang w:val="en"/>
              </w:rPr>
              <m:t>P</m:t>
            </m:r>
          </m:e>
          <m:sub>
            <m:r>
              <w:rPr>
                <w:rFonts w:ascii="Cambria Math" w:hAnsi="Cambria Math"/>
                <w:lang w:val="en"/>
              </w:rPr>
              <m:t>n</m:t>
            </m:r>
          </m:sub>
        </m:sSub>
        <m:r>
          <m:rPr>
            <m:sty m:val="p"/>
          </m:rPr>
          <w:rPr>
            <w:rFonts w:ascii="Cambria Math" w:hAnsi="Cambria Math"/>
            <w:lang w:val="en"/>
          </w:rPr>
          <m:t>)</m:t>
        </m:r>
      </m:oMath>
      <w:r w:rsidR="0098198E" w:rsidRPr="0098198E">
        <w:rPr>
          <w:lang w:val="en"/>
        </w:rPr>
        <w:t xml:space="preserve"> </w:t>
      </w:r>
      <w:r w:rsidR="00D06EEC">
        <w:rPr>
          <w:lang w:val="en"/>
        </w:rPr>
        <w:t>are</w:t>
      </w:r>
      <w:r w:rsidR="0098198E" w:rsidRPr="0098198E">
        <w:rPr>
          <w:lang w:val="en"/>
        </w:rPr>
        <w:t xml:space="preserve"> </w:t>
      </w:r>
      <w:r w:rsidR="00742CE0">
        <w:rPr>
          <w:lang w:val="en"/>
        </w:rPr>
        <w:t xml:space="preserve">then </w:t>
      </w:r>
      <w:r w:rsidR="0098198E" w:rsidRPr="0098198E">
        <w:rPr>
          <w:lang w:val="en"/>
        </w:rPr>
        <w:t xml:space="preserve">used to represent </w:t>
      </w:r>
      <w:r w:rsidR="000068A3">
        <w:rPr>
          <w:lang w:val="en"/>
        </w:rPr>
        <w:t>a</w:t>
      </w:r>
      <w:r w:rsidR="00AC1134">
        <w:rPr>
          <w:lang w:val="en"/>
        </w:rPr>
        <w:t>n</w:t>
      </w:r>
      <w:r w:rsidR="000068A3">
        <w:rPr>
          <w:lang w:val="en"/>
        </w:rPr>
        <w:t xml:space="preserve"> </w:t>
      </w:r>
      <m:oMath>
        <m:r>
          <w:rPr>
            <w:rFonts w:ascii="Cambria Math" w:hAnsi="Cambria Math"/>
            <w:lang w:val="en"/>
          </w:rPr>
          <m:t>i</m:t>
        </m:r>
      </m:oMath>
      <w:r w:rsidR="00AC1134" w:rsidRPr="0098198E">
        <w:rPr>
          <w:lang w:val="en"/>
        </w:rPr>
        <w:t xml:space="preserve">th </w:t>
      </w:r>
      <w:r w:rsidR="00C36BA3">
        <w:rPr>
          <w:lang w:val="en"/>
        </w:rPr>
        <w:t xml:space="preserve">unique </w:t>
      </w:r>
      <w:r w:rsidR="00AC1134" w:rsidRPr="0098198E">
        <w:rPr>
          <w:lang w:val="en"/>
        </w:rPr>
        <w:t xml:space="preserve">location </w:t>
      </w:r>
      <m:oMath>
        <m:r>
          <w:rPr>
            <w:rFonts w:ascii="Cambria Math" w:hAnsi="Cambria Math"/>
            <w:lang w:val="en"/>
          </w:rPr>
          <m:t>L</m:t>
        </m:r>
      </m:oMath>
      <w:r w:rsidR="002F58C4">
        <w:rPr>
          <w:lang w:val="en"/>
        </w:rPr>
        <w:t xml:space="preserve"> described as either a </w:t>
      </w:r>
      <w:r w:rsidR="000068A3">
        <w:rPr>
          <w:lang w:val="en"/>
        </w:rPr>
        <w:t xml:space="preserve">point, </w:t>
      </w:r>
      <w:r w:rsidR="0098198E" w:rsidRPr="0098198E">
        <w:rPr>
          <w:lang w:val="en"/>
        </w:rPr>
        <w:t>line</w:t>
      </w:r>
      <w:r w:rsidR="000068A3">
        <w:rPr>
          <w:lang w:val="en"/>
        </w:rPr>
        <w:t>,</w:t>
      </w:r>
      <w:r>
        <w:rPr>
          <w:lang w:val="en"/>
        </w:rPr>
        <w:t xml:space="preserve"> </w:t>
      </w:r>
      <w:r w:rsidR="002F58C4">
        <w:rPr>
          <w:lang w:val="en"/>
        </w:rPr>
        <w:t>or</w:t>
      </w:r>
      <w:r>
        <w:rPr>
          <w:lang w:val="en"/>
        </w:rPr>
        <w:t xml:space="preserve"> polygon</w:t>
      </w:r>
      <w:r w:rsidR="00313683">
        <w:rPr>
          <w:lang w:val="en"/>
        </w:rPr>
        <w:t xml:space="preserve"> (e.g.</w:t>
      </w:r>
      <w:r w:rsidR="004C2A44">
        <w:rPr>
          <w:lang w:val="en"/>
        </w:rPr>
        <w:t>,</w:t>
      </w:r>
      <w:r w:rsidR="00313683">
        <w:rPr>
          <w:lang w:val="en"/>
        </w:rPr>
        <w:t xml:space="preserve"> </w:t>
      </w:r>
      <w:r w:rsidR="007E2831">
        <w:rPr>
          <w:lang w:val="en"/>
        </w:rPr>
        <w:t>(43.65, -79.38), (44, -78), (45, -77)</w:t>
      </w:r>
      <w:r w:rsidR="00313683">
        <w:rPr>
          <w:lang w:val="en"/>
        </w:rPr>
        <w:t>)</w:t>
      </w:r>
      <w:r>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5079C4" w:rsidRPr="00F30E14" w14:paraId="74C0D58D" w14:textId="77777777" w:rsidTr="00186DA8">
        <w:tc>
          <w:tcPr>
            <w:tcW w:w="7428" w:type="dxa"/>
          </w:tcPr>
          <w:p w14:paraId="0030CBC9" w14:textId="0F3072A0" w:rsidR="005079C4" w:rsidRPr="003030D2" w:rsidRDefault="00F52900" w:rsidP="00186DA8">
            <w:pPr>
              <w:pStyle w:val="MDPI39equation"/>
            </w:pPr>
            <m:oMathPara>
              <m:oMath>
                <m:sSub>
                  <m:sSubPr>
                    <m:ctrlPr>
                      <w:rPr>
                        <w:rFonts w:ascii="Cambria Math" w:hAnsi="Cambria Math"/>
                        <w:i/>
                        <w:lang w:val="en"/>
                      </w:rPr>
                    </m:ctrlPr>
                  </m:sSubPr>
                  <m:e>
                    <m:r>
                      <w:rPr>
                        <w:rFonts w:ascii="Cambria Math" w:hAnsi="Cambria Math"/>
                        <w:lang w:val="en"/>
                      </w:rPr>
                      <m:t>L</m:t>
                    </m:r>
                  </m:e>
                  <m:sub>
                    <m:r>
                      <w:rPr>
                        <w:rFonts w:ascii="Cambria Math" w:hAnsi="Cambria Math"/>
                        <w:lang w:val="en"/>
                      </w:rPr>
                      <m:t>i</m:t>
                    </m:r>
                  </m:sub>
                </m:sSub>
                <m:r>
                  <w:rPr>
                    <w:rFonts w:ascii="Cambria Math" w:hAnsi="Cambria Math"/>
                    <w:lang w:val="en"/>
                  </w:rPr>
                  <m:t>=(</m:t>
                </m:r>
                <m:sSub>
                  <m:sSubPr>
                    <m:ctrlPr>
                      <w:rPr>
                        <w:rFonts w:ascii="Cambria Math" w:hAnsi="Cambria Math"/>
                        <w:i/>
                        <w:lang w:val="en"/>
                      </w:rPr>
                    </m:ctrlPr>
                  </m:sSubPr>
                  <m:e>
                    <m:r>
                      <w:rPr>
                        <w:rFonts w:ascii="Cambria Math" w:hAnsi="Cambria Math"/>
                        <w:lang w:val="en"/>
                      </w:rPr>
                      <m:t>P</m:t>
                    </m:r>
                  </m:e>
                  <m:sub>
                    <m:r>
                      <w:rPr>
                        <w:rFonts w:ascii="Cambria Math" w:hAnsi="Cambria Math"/>
                        <w:lang w:val="en"/>
                      </w:rPr>
                      <m:t>1</m:t>
                    </m:r>
                  </m:sub>
                </m:sSub>
                <m:r>
                  <m:rPr>
                    <m:sty m:val="p"/>
                  </m:rPr>
                  <w:rPr>
                    <w:rFonts w:ascii="Cambria Math" w:hAnsi="Cambria Math"/>
                    <w:lang w:val="en"/>
                  </w:rPr>
                  <m:t>…</m:t>
                </m:r>
                <m:sSub>
                  <m:sSubPr>
                    <m:ctrlPr>
                      <w:rPr>
                        <w:rFonts w:ascii="Cambria Math" w:hAnsi="Cambria Math"/>
                        <w:i/>
                        <w:lang w:val="en"/>
                      </w:rPr>
                    </m:ctrlPr>
                  </m:sSubPr>
                  <m:e>
                    <m:r>
                      <w:rPr>
                        <w:rFonts w:ascii="Cambria Math" w:hAnsi="Cambria Math"/>
                        <w:lang w:val="en"/>
                      </w:rPr>
                      <m:t>P</m:t>
                    </m:r>
                  </m:e>
                  <m:sub>
                    <m:r>
                      <w:rPr>
                        <w:rFonts w:ascii="Cambria Math" w:hAnsi="Cambria Math"/>
                        <w:lang w:val="en"/>
                      </w:rPr>
                      <m:t>n</m:t>
                    </m:r>
                  </m:sub>
                </m:sSub>
                <m:r>
                  <m:rPr>
                    <m:sty m:val="p"/>
                  </m:rPr>
                  <w:rPr>
                    <w:rFonts w:ascii="Cambria Math" w:hAnsi="Cambria Math"/>
                    <w:lang w:val="en"/>
                  </w:rPr>
                  <m:t>)</m:t>
                </m:r>
              </m:oMath>
            </m:oMathPara>
          </w:p>
        </w:tc>
        <w:tc>
          <w:tcPr>
            <w:tcW w:w="431" w:type="dxa"/>
            <w:vAlign w:val="center"/>
          </w:tcPr>
          <w:p w14:paraId="6B0688F3" w14:textId="3CB278BE" w:rsidR="005079C4" w:rsidRPr="003030D2" w:rsidRDefault="005079C4" w:rsidP="00186DA8">
            <w:pPr>
              <w:pStyle w:val="MDPI3aequationnumber"/>
              <w:spacing w:line="260" w:lineRule="atLeast"/>
            </w:pPr>
            <w:r w:rsidRPr="003030D2">
              <w:t>(</w:t>
            </w:r>
            <w:r w:rsidR="00224D80">
              <w:t>3</w:t>
            </w:r>
            <w:r w:rsidRPr="003030D2">
              <w:t>)</w:t>
            </w:r>
          </w:p>
        </w:tc>
      </w:tr>
    </w:tbl>
    <w:p w14:paraId="72DB4742" w14:textId="5238BF21" w:rsidR="0098198E" w:rsidRDefault="0085747B" w:rsidP="00B67F2C">
      <w:pPr>
        <w:pStyle w:val="MDPI31text"/>
        <w:ind w:firstLine="0"/>
        <w:rPr>
          <w:lang w:val="en"/>
        </w:rPr>
      </w:pPr>
      <w:r>
        <w:rPr>
          <w:lang w:val="en"/>
        </w:rPr>
        <w:t>Thus, e</w:t>
      </w:r>
      <w:r w:rsidR="0098198E" w:rsidRPr="0098198E">
        <w:rPr>
          <w:lang w:val="en"/>
        </w:rPr>
        <w:t xml:space="preserve">ach </w:t>
      </w:r>
      <w:r w:rsidR="00577C42">
        <w:rPr>
          <w:lang w:val="en"/>
        </w:rPr>
        <w:t>series of actions</w:t>
      </w:r>
      <w:r w:rsidR="0098198E" w:rsidRPr="0098198E">
        <w:rPr>
          <w:lang w:val="en"/>
        </w:rPr>
        <w:t xml:space="preserve"> </w:t>
      </w:r>
      <m:oMath>
        <m:r>
          <w:rPr>
            <w:rFonts w:ascii="Cambria Math" w:hAnsi="Cambria Math"/>
            <w:lang w:val="en"/>
          </w:rPr>
          <m:t>A</m:t>
        </m:r>
      </m:oMath>
      <w:r w:rsidR="0098198E" w:rsidRPr="0098198E">
        <w:rPr>
          <w:lang w:val="en"/>
        </w:rPr>
        <w:t xml:space="preserve"> has a </w:t>
      </w:r>
      <w:r w:rsidR="007874DC">
        <w:rPr>
          <w:lang w:val="en"/>
        </w:rPr>
        <w:t xml:space="preserve">unique </w:t>
      </w:r>
      <w:r w:rsidR="0098198E" w:rsidRPr="0098198E">
        <w:rPr>
          <w:lang w:val="en"/>
        </w:rPr>
        <w:t xml:space="preserve">location </w:t>
      </w:r>
      <m:oMath>
        <m:r>
          <w:rPr>
            <w:rFonts w:ascii="Cambria Math" w:hAnsi="Cambria Math"/>
            <w:lang w:val="en"/>
          </w:rPr>
          <m:t>L</m:t>
        </m:r>
      </m:oMath>
      <w:r w:rsidR="0098198E" w:rsidRPr="0098198E">
        <w:rPr>
          <w:lang w:val="en"/>
        </w:rPr>
        <w:t xml:space="preserve"> referenced by</w:t>
      </w:r>
      <w:r w:rsidR="0007057E">
        <w:rPr>
          <w:lang w:val="en"/>
        </w:rPr>
        <w:t xml:space="preserve"> index</w:t>
      </w:r>
      <w:r w:rsidR="0098198E" w:rsidRPr="0098198E">
        <w:rPr>
          <w:lang w:val="en"/>
        </w:rPr>
        <w:t xml:space="preserve"> </w:t>
      </w:r>
      <m:oMath>
        <m:r>
          <w:rPr>
            <w:rFonts w:ascii="Cambria Math" w:hAnsi="Cambria Math"/>
            <w:lang w:val="en"/>
          </w:rPr>
          <m:t>i</m:t>
        </m:r>
      </m:oMath>
      <w:r w:rsidR="00AB4B7E">
        <w:rPr>
          <w:lang w:val="en"/>
        </w:rPr>
        <w:t>, with its own series of changes</w:t>
      </w:r>
      <w:r w:rsidR="00D46117">
        <w:rPr>
          <w:lang w:val="en"/>
        </w:rPr>
        <w:t xml:space="preserve"> per location</w:t>
      </w:r>
      <w:r w:rsidR="00AB4B7E">
        <w:rPr>
          <w:lang w:val="en"/>
        </w:rPr>
        <w:t xml:space="preserve"> </w:t>
      </w:r>
      <m:oMath>
        <m:r>
          <w:rPr>
            <w:rFonts w:ascii="Cambria Math" w:hAnsi="Cambria Math"/>
            <w:lang w:val="en"/>
          </w:rPr>
          <m:t>{∆</m:t>
        </m:r>
        <m:sSub>
          <m:sSubPr>
            <m:ctrlPr>
              <w:rPr>
                <w:rFonts w:ascii="Cambria Math" w:hAnsi="Cambria Math"/>
                <w:i/>
                <w:lang w:val="en"/>
              </w:rPr>
            </m:ctrlPr>
          </m:sSubPr>
          <m:e>
            <m:r>
              <w:rPr>
                <w:rFonts w:ascii="Cambria Math" w:hAnsi="Cambria Math"/>
                <w:lang w:val="en"/>
              </w:rPr>
              <m:t>x</m:t>
            </m:r>
          </m:e>
          <m:sub>
            <m:r>
              <w:rPr>
                <w:rFonts w:ascii="Cambria Math" w:hAnsi="Cambria Math"/>
                <w:lang w:val="en"/>
              </w:rPr>
              <m:t>i,1</m:t>
            </m:r>
          </m:sub>
        </m:sSub>
        <m:r>
          <m:rPr>
            <m:sty m:val="p"/>
          </m:rPr>
          <w:rPr>
            <w:rFonts w:ascii="Cambria Math" w:hAnsi="Cambria Math"/>
            <w:lang w:val="en"/>
          </w:rPr>
          <m:t>…</m:t>
        </m:r>
        <m:sSub>
          <m:sSubPr>
            <m:ctrlPr>
              <w:rPr>
                <w:rFonts w:ascii="Cambria Math" w:hAnsi="Cambria Math"/>
                <w:lang w:val="en"/>
              </w:rPr>
            </m:ctrlPr>
          </m:sSubPr>
          <m:e>
            <m:r>
              <w:rPr>
                <w:rFonts w:ascii="Cambria Math" w:hAnsi="Cambria Math"/>
                <w:lang w:val="en"/>
              </w:rPr>
              <m:t>∆x</m:t>
            </m:r>
          </m:e>
          <m:sub>
            <m:r>
              <w:rPr>
                <w:rFonts w:ascii="Cambria Math" w:hAnsi="Cambria Math"/>
                <w:lang w:val="en"/>
              </w:rPr>
              <m:t>i,n</m:t>
            </m:r>
          </m:sub>
        </m:sSub>
        <m:r>
          <w:rPr>
            <w:rFonts w:ascii="Cambria Math" w:hAnsi="Cambria Math"/>
            <w:lang w:val="en"/>
          </w:rPr>
          <m:t>}</m:t>
        </m:r>
      </m:oMath>
      <w:r w:rsidR="00AB4B7E">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4D516F" w:rsidRPr="003030D2" w14:paraId="3D20DE34" w14:textId="77777777" w:rsidTr="00186DA8">
        <w:tc>
          <w:tcPr>
            <w:tcW w:w="7428" w:type="dxa"/>
          </w:tcPr>
          <w:p w14:paraId="063E5930" w14:textId="46A9C354" w:rsidR="004D516F" w:rsidRPr="003030D2" w:rsidRDefault="00F52900" w:rsidP="00186DA8">
            <w:pPr>
              <w:pStyle w:val="MDPI39equation"/>
            </w:pPr>
            <m:oMathPara>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m:t>
                </m:r>
                <m:d>
                  <m:dPr>
                    <m:begChr m:val="{"/>
                    <m:endChr m:val="}"/>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e>
                </m:d>
                <m:r>
                  <m:rPr>
                    <m:scr m:val="double-struck"/>
                  </m:rPr>
                  <w:rPr>
                    <w:rFonts w:ascii="Cambria Math" w:hAnsi="Cambria Math"/>
                  </w:rPr>
                  <m:t>∈R</m:t>
                </m:r>
              </m:oMath>
            </m:oMathPara>
          </w:p>
        </w:tc>
        <w:tc>
          <w:tcPr>
            <w:tcW w:w="431" w:type="dxa"/>
            <w:vAlign w:val="center"/>
          </w:tcPr>
          <w:p w14:paraId="20F048AD" w14:textId="224D0B53" w:rsidR="004D516F" w:rsidRPr="003030D2" w:rsidRDefault="004D516F" w:rsidP="00186DA8">
            <w:pPr>
              <w:pStyle w:val="MDPI3aequationnumber"/>
              <w:spacing w:line="260" w:lineRule="atLeast"/>
            </w:pPr>
            <w:r w:rsidRPr="003030D2">
              <w:t>(</w:t>
            </w:r>
            <w:r w:rsidR="005973C2">
              <w:t>4</w:t>
            </w:r>
            <w:r w:rsidRPr="003030D2">
              <w:t>)</w:t>
            </w:r>
          </w:p>
        </w:tc>
      </w:tr>
    </w:tbl>
    <w:p w14:paraId="58A45401" w14:textId="0ECC727F" w:rsidR="00B76E4E" w:rsidRDefault="001C60EA" w:rsidP="001C60EA">
      <w:pPr>
        <w:pStyle w:val="MDPI23heading3"/>
        <w:rPr>
          <w:lang w:val="en"/>
        </w:rPr>
      </w:pPr>
      <w:r>
        <w:t xml:space="preserve">2.1.3. </w:t>
      </w:r>
      <w:r w:rsidR="00DA26C7">
        <w:t>Outcomes</w:t>
      </w:r>
    </w:p>
    <w:p w14:paraId="51F06CF0" w14:textId="3BEAAE60" w:rsidR="00DA7843" w:rsidRDefault="00682980" w:rsidP="00DA7843">
      <w:pPr>
        <w:pStyle w:val="MDPI31text"/>
        <w:rPr>
          <w:lang w:val="en"/>
        </w:rPr>
      </w:pPr>
      <w:r>
        <w:rPr>
          <w:lang w:val="en"/>
        </w:rPr>
        <w:t>Each outcome is a target</w:t>
      </w:r>
      <w:r w:rsidR="0044218A">
        <w:rPr>
          <w:lang w:val="en"/>
        </w:rPr>
        <w:t xml:space="preserve"> </w:t>
      </w:r>
      <w:r w:rsidR="006F1CDC">
        <w:rPr>
          <w:lang w:val="en"/>
        </w:rPr>
        <w:t>entit</w:t>
      </w:r>
      <w:r>
        <w:rPr>
          <w:lang w:val="en"/>
        </w:rPr>
        <w:t>y</w:t>
      </w:r>
      <w:r w:rsidR="006F1CDC">
        <w:rPr>
          <w:lang w:val="en"/>
        </w:rPr>
        <w:t>, phenomen</w:t>
      </w:r>
      <w:r>
        <w:rPr>
          <w:lang w:val="en"/>
        </w:rPr>
        <w:t>on</w:t>
      </w:r>
      <w:r w:rsidR="006F1CDC">
        <w:rPr>
          <w:lang w:val="en"/>
        </w:rPr>
        <w:t>, or characteristic</w:t>
      </w:r>
      <w:r>
        <w:rPr>
          <w:lang w:val="en"/>
        </w:rPr>
        <w:t xml:space="preserve"> of interes</w:t>
      </w:r>
      <w:r w:rsidR="00F5239C">
        <w:rPr>
          <w:lang w:val="en"/>
        </w:rPr>
        <w:t>t</w:t>
      </w:r>
      <w:r w:rsidR="006F3478">
        <w:rPr>
          <w:lang w:val="en"/>
        </w:rPr>
        <w:t xml:space="preserve"> with a unique location</w:t>
      </w:r>
      <w:r w:rsidR="0044218A">
        <w:rPr>
          <w:lang w:val="en"/>
        </w:rPr>
        <w:t>.</w:t>
      </w:r>
      <w:r w:rsidR="002B1298">
        <w:rPr>
          <w:lang w:val="en"/>
        </w:rPr>
        <w:t xml:space="preserve"> These outcomes are expressed as a</w:t>
      </w:r>
      <w:r w:rsidR="00DC162D">
        <w:rPr>
          <w:lang w:val="en"/>
        </w:rPr>
        <w:t xml:space="preserve"> variable with a</w:t>
      </w:r>
      <w:r w:rsidR="002B1298">
        <w:rPr>
          <w:lang w:val="en"/>
        </w:rPr>
        <w:t xml:space="preserve"> single value at each </w:t>
      </w:r>
      <w:r w:rsidR="00915199">
        <w:rPr>
          <w:lang w:val="en"/>
        </w:rPr>
        <w:t>location and</w:t>
      </w:r>
      <w:r w:rsidR="002B1298">
        <w:rPr>
          <w:lang w:val="en"/>
        </w:rPr>
        <w:t xml:space="preserve"> </w:t>
      </w:r>
      <w:r w:rsidR="00CB07D8">
        <w:rPr>
          <w:lang w:val="en"/>
        </w:rPr>
        <w:t>can</w:t>
      </w:r>
      <w:r w:rsidR="002B1298">
        <w:rPr>
          <w:lang w:val="en"/>
        </w:rPr>
        <w:t xml:space="preserve"> be affected by </w:t>
      </w:r>
      <w:r w:rsidR="00DC162D">
        <w:rPr>
          <w:lang w:val="en"/>
        </w:rPr>
        <w:t>a series of</w:t>
      </w:r>
      <w:r w:rsidR="002B1298">
        <w:rPr>
          <w:lang w:val="en"/>
        </w:rPr>
        <w:t xml:space="preserve"> actions at the same location.</w:t>
      </w:r>
      <w:r w:rsidR="00137501">
        <w:rPr>
          <w:lang w:val="en"/>
        </w:rPr>
        <w:t xml:space="preserve"> For example,</w:t>
      </w:r>
      <w:r w:rsidR="00927F78">
        <w:rPr>
          <w:lang w:val="en"/>
        </w:rPr>
        <w:t xml:space="preserve"> </w:t>
      </w:r>
      <w:r w:rsidR="00CB07D8">
        <w:rPr>
          <w:lang w:val="en"/>
        </w:rPr>
        <w:t xml:space="preserve">a series of </w:t>
      </w:r>
      <w:r w:rsidR="00927F78">
        <w:rPr>
          <w:lang w:val="en"/>
        </w:rPr>
        <w:t>actions</w:t>
      </w:r>
      <w:r w:rsidR="0016639E">
        <w:rPr>
          <w:lang w:val="en"/>
        </w:rPr>
        <w:t xml:space="preserve"> at a location</w:t>
      </w:r>
      <w:r w:rsidR="00CB07D8">
        <w:rPr>
          <w:lang w:val="en"/>
        </w:rPr>
        <w:t xml:space="preserve"> containing road width and length changes</w:t>
      </w:r>
      <w:r w:rsidR="0016639E">
        <w:rPr>
          <w:lang w:val="en"/>
        </w:rPr>
        <w:t xml:space="preserve"> can </w:t>
      </w:r>
      <w:r w:rsidR="00F11CC3">
        <w:rPr>
          <w:lang w:val="en"/>
        </w:rPr>
        <w:t>change</w:t>
      </w:r>
      <w:r w:rsidR="0016639E">
        <w:rPr>
          <w:lang w:val="en"/>
        </w:rPr>
        <w:t xml:space="preserve"> an outcome </w:t>
      </w:r>
      <w:r w:rsidR="005A7048">
        <w:rPr>
          <w:lang w:val="en"/>
        </w:rPr>
        <w:t>representing</w:t>
      </w:r>
      <w:r w:rsidR="0016639E">
        <w:rPr>
          <w:lang w:val="en"/>
        </w:rPr>
        <w:t xml:space="preserve"> the number of road traffic collisions</w:t>
      </w:r>
      <w:r w:rsidR="0015688B">
        <w:rPr>
          <w:lang w:val="en"/>
        </w:rPr>
        <w:t xml:space="preserve"> at the same location</w:t>
      </w:r>
      <w:r w:rsidR="0016639E">
        <w:rPr>
          <w:lang w:val="en"/>
        </w:rPr>
        <w:t>.</w:t>
      </w:r>
      <w:r w:rsidR="0015688B">
        <w:rPr>
          <w:lang w:val="en"/>
        </w:rPr>
        <w:t xml:space="preserve"> </w:t>
      </w:r>
      <w:r w:rsidR="00F8234E">
        <w:rPr>
          <w:lang w:val="en"/>
        </w:rPr>
        <w:t>For simplicity, we assume</w:t>
      </w:r>
      <w:r w:rsidR="00DA7843" w:rsidRPr="00DA7843">
        <w:rPr>
          <w:lang w:val="en"/>
        </w:rPr>
        <w:t xml:space="preserve"> </w:t>
      </w:r>
      <w:r w:rsidR="001A579B">
        <w:rPr>
          <w:lang w:val="en"/>
        </w:rPr>
        <w:t xml:space="preserve">any observed series of </w:t>
      </w:r>
      <w:r w:rsidR="00DA7843" w:rsidRPr="00DA7843">
        <w:rPr>
          <w:lang w:val="en"/>
        </w:rPr>
        <w:t>actions</w:t>
      </w:r>
      <w:r w:rsidR="001A579B">
        <w:rPr>
          <w:lang w:val="en"/>
        </w:rPr>
        <w:t xml:space="preserve"> </w:t>
      </w:r>
      <m:oMath>
        <m:r>
          <w:rPr>
            <w:rFonts w:ascii="Cambria Math" w:hAnsi="Cambria Math"/>
            <w:lang w:val="en"/>
          </w:rPr>
          <m:t>A</m:t>
        </m:r>
      </m:oMath>
      <w:r w:rsidR="00DA7843" w:rsidRPr="00DA7843">
        <w:rPr>
          <w:lang w:val="en"/>
        </w:rPr>
        <w:t xml:space="preserve"> </w:t>
      </w:r>
      <w:r w:rsidR="00F8234E">
        <w:rPr>
          <w:lang w:val="en"/>
        </w:rPr>
        <w:t>influence</w:t>
      </w:r>
      <w:r w:rsidR="00DA7843" w:rsidRPr="00DA7843">
        <w:rPr>
          <w:lang w:val="en"/>
        </w:rPr>
        <w:t xml:space="preserve"> the outcome</w:t>
      </w:r>
      <w:r w:rsidR="001A579B">
        <w:rPr>
          <w:lang w:val="en"/>
        </w:rPr>
        <w:t xml:space="preserve"> </w:t>
      </w:r>
      <m:oMath>
        <m:r>
          <w:rPr>
            <w:rFonts w:ascii="Cambria Math" w:hAnsi="Cambria Math"/>
            <w:lang w:val="en"/>
          </w:rPr>
          <m:t>Y</m:t>
        </m:r>
      </m:oMath>
      <w:r w:rsidR="00DA7843" w:rsidRPr="00DA7843">
        <w:rPr>
          <w:lang w:val="en"/>
        </w:rPr>
        <w:t xml:space="preserve">at location </w:t>
      </w:r>
      <m:oMath>
        <m:r>
          <w:rPr>
            <w:rFonts w:ascii="Cambria Math" w:hAnsi="Cambria Math"/>
            <w:lang w:val="en"/>
          </w:rPr>
          <m:t>i</m:t>
        </m:r>
      </m:oMath>
      <w:r w:rsidR="008014C7">
        <w:rPr>
          <w:lang w:val="en"/>
        </w:rPr>
        <w:t xml:space="preserve">, where outcome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8014C7">
        <w:rPr>
          <w:lang w:val="en"/>
        </w:rPr>
        <w:t xml:space="preserve"> changes depending on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DA7843" w:rsidRPr="00DA7843">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DA7843" w:rsidRPr="003030D2" w14:paraId="0275A776" w14:textId="77777777" w:rsidTr="00186DA8">
        <w:tc>
          <w:tcPr>
            <w:tcW w:w="7428" w:type="dxa"/>
          </w:tcPr>
          <w:p w14:paraId="3A820F17" w14:textId="1A0A5FBE" w:rsidR="00DA7843" w:rsidRPr="003030D2" w:rsidRDefault="00F52900" w:rsidP="00186DA8">
            <w:pPr>
              <w:pStyle w:val="MDPI39equation"/>
            </w:pPr>
            <m:oMathPara>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r>
                  <w:rPr>
                    <w:rFonts w:ascii="Cambria Math" w:hAnsi="Cambria Math"/>
                    <w:lang w:val="en"/>
                  </w:rPr>
                  <m:t>= f(</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 xml:space="preserve">) </m:t>
                </m:r>
              </m:oMath>
            </m:oMathPara>
          </w:p>
        </w:tc>
        <w:tc>
          <w:tcPr>
            <w:tcW w:w="431" w:type="dxa"/>
            <w:vAlign w:val="center"/>
          </w:tcPr>
          <w:p w14:paraId="2A89C5CA" w14:textId="719B1EC6" w:rsidR="00DA7843" w:rsidRPr="003030D2" w:rsidRDefault="00DA7843" w:rsidP="00186DA8">
            <w:pPr>
              <w:pStyle w:val="MDPI3aequationnumber"/>
              <w:spacing w:line="260" w:lineRule="atLeast"/>
            </w:pPr>
            <w:r w:rsidRPr="003030D2">
              <w:t>(</w:t>
            </w:r>
            <w:r w:rsidR="00303F53">
              <w:t>5</w:t>
            </w:r>
            <w:r w:rsidRPr="003030D2">
              <w:t>)</w:t>
            </w:r>
          </w:p>
        </w:tc>
      </w:tr>
    </w:tbl>
    <w:p w14:paraId="727A0CAB" w14:textId="2444B364" w:rsidR="00E63FA7" w:rsidRPr="00007555" w:rsidRDefault="00677CD9" w:rsidP="00007555">
      <w:pPr>
        <w:pStyle w:val="MDPI31text"/>
        <w:ind w:firstLine="0"/>
        <w:rPr>
          <w:lang w:val="en"/>
        </w:rPr>
      </w:pPr>
      <w:r>
        <w:rPr>
          <w:lang w:val="en"/>
        </w:rPr>
        <w:t>Under this assumption, we then build a model of outcomes by</w:t>
      </w:r>
      <w:r w:rsidR="00DA7843" w:rsidRPr="00DA7843">
        <w:rPr>
          <w:lang w:val="en"/>
        </w:rPr>
        <w:t xml:space="preserve"> finding a function</w:t>
      </w:r>
      <w:r w:rsidR="007F24E3">
        <w:rPr>
          <w:lang w:val="en"/>
        </w:rPr>
        <w:t xml:space="preserve"> </w:t>
      </w:r>
      <m:oMath>
        <m:r>
          <w:rPr>
            <w:rFonts w:ascii="Cambria Math" w:hAnsi="Cambria Math"/>
            <w:lang w:val="en"/>
          </w:rPr>
          <m:t>f</m:t>
        </m:r>
      </m:oMath>
      <w:r w:rsidR="007F24E3">
        <w:rPr>
          <w:lang w:val="en"/>
        </w:rPr>
        <w:t xml:space="preserve"> </w:t>
      </w:r>
      <w:r w:rsidR="00DA7843" w:rsidRPr="00DA7843">
        <w:rPr>
          <w:lang w:val="en"/>
        </w:rPr>
        <w:t>that most accurately produces outcomes</w:t>
      </w:r>
      <w:r w:rsidR="00C50BC2">
        <w:rPr>
          <w:lang w:val="en"/>
        </w:rPr>
        <w:t xml:space="preserv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C50BC2">
        <w:rPr>
          <w:lang w:val="en"/>
        </w:rPr>
        <w:t xml:space="preserve"> based on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E63FA7" w:rsidRPr="00E63FA7">
        <w:rPr>
          <w:lang w:val="en"/>
        </w:rPr>
        <w:t>. This</w:t>
      </w:r>
      <w:r w:rsidR="00FE7E23">
        <w:rPr>
          <w:lang w:val="en"/>
        </w:rPr>
        <w:t xml:space="preserve"> </w:t>
      </w:r>
      <w:r w:rsidR="00CD00FB">
        <w:rPr>
          <w:lang w:val="en"/>
        </w:rPr>
        <w:t xml:space="preserve">outcome </w:t>
      </w:r>
      <w:r w:rsidR="00FE7E23">
        <w:rPr>
          <w:lang w:val="en"/>
        </w:rPr>
        <w:t>model</w:t>
      </w:r>
      <w:r w:rsidR="00E63FA7" w:rsidRPr="00E63FA7">
        <w:rPr>
          <w:lang w:val="en"/>
        </w:rPr>
        <w:t xml:space="preserve"> </w:t>
      </w:r>
      <w:r w:rsidR="00D96264">
        <w:rPr>
          <w:lang w:val="en"/>
        </w:rPr>
        <w:t>predicts</w:t>
      </w:r>
      <w:r w:rsidR="00FA40E5">
        <w:rPr>
          <w:lang w:val="en"/>
        </w:rPr>
        <w:t xml:space="preserve"> </w:t>
      </w:r>
      <w:r w:rsidR="00EE593F">
        <w:rPr>
          <w:lang w:val="en"/>
        </w:rPr>
        <w:t xml:space="preserve">actual </w:t>
      </w:r>
      <w:r w:rsidR="00FA40E5">
        <w:rPr>
          <w:lang w:val="en"/>
        </w:rPr>
        <w:t>outcome</w:t>
      </w:r>
      <w:r w:rsidR="00D96264">
        <w:rPr>
          <w:lang w:val="en"/>
        </w:rPr>
        <w:t xml:space="preserve"> </w:t>
      </w:r>
      <m:oMath>
        <m:r>
          <w:rPr>
            <w:rFonts w:ascii="Cambria Math" w:hAnsi="Cambria Math"/>
            <w:lang w:val="en"/>
          </w:rPr>
          <m:t>Y</m:t>
        </m:r>
      </m:oMath>
      <w:r w:rsidR="00D96264">
        <w:rPr>
          <w:lang w:val="en"/>
        </w:rPr>
        <w:t xml:space="preserve"> as</w:t>
      </w:r>
      <w:r w:rsidR="00FA40E5">
        <w:rPr>
          <w:lang w:val="en"/>
        </w:rPr>
        <w:t xml:space="preserve"> </w:t>
      </w:r>
      <m:oMath>
        <m:acc>
          <m:accPr>
            <m:ctrlPr>
              <w:rPr>
                <w:rFonts w:ascii="Cambria Math" w:hAnsi="Cambria Math"/>
                <w:i/>
                <w:lang w:val="en"/>
              </w:rPr>
            </m:ctrlPr>
          </m:accPr>
          <m:e>
            <m:r>
              <w:rPr>
                <w:rFonts w:ascii="Cambria Math" w:hAnsi="Cambria Math"/>
                <w:lang w:val="en"/>
              </w:rPr>
              <m:t>Y</m:t>
            </m:r>
          </m:e>
        </m:acc>
      </m:oMath>
      <w:r w:rsidR="00FA40E5">
        <w:rPr>
          <w:lang w:val="en"/>
        </w:rPr>
        <w:t xml:space="preserve"> at locations </w:t>
      </w:r>
      <m:oMath>
        <m:r>
          <w:rPr>
            <w:rFonts w:ascii="Cambria Math" w:hAnsi="Cambria Math"/>
            <w:lang w:val="en"/>
          </w:rPr>
          <m:t>i</m:t>
        </m:r>
      </m:oMath>
      <w:r w:rsidR="00FA40E5">
        <w:rPr>
          <w:lang w:val="en"/>
        </w:rPr>
        <w:t xml:space="preserve"> </w:t>
      </w:r>
      <w:r w:rsidR="00C97774">
        <w:rPr>
          <w:lang w:val="en"/>
        </w:rPr>
        <w:t>based</w:t>
      </w:r>
      <w:r w:rsidR="00FA40E5">
        <w:rPr>
          <w:lang w:val="en"/>
        </w:rPr>
        <w:t xml:space="preserve"> on a </w:t>
      </w:r>
      <w:r w:rsidR="00007555">
        <w:rPr>
          <w:lang w:val="en"/>
        </w:rPr>
        <w:t>series of</w:t>
      </w:r>
      <w:r w:rsidR="005D067B">
        <w:rPr>
          <w:lang w:val="en"/>
        </w:rPr>
        <w:t xml:space="preserve"> </w:t>
      </w:r>
      <w:r w:rsidR="00E63FA7" w:rsidRPr="00E63FA7">
        <w:rPr>
          <w:lang w:val="en"/>
        </w:rPr>
        <w:t>variables</w:t>
      </w:r>
      <w:r w:rsidR="00007555">
        <w:rPr>
          <w:lang w:val="en"/>
        </w:rPr>
        <w:t xml:space="preserve">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i,j</m:t>
            </m:r>
          </m:sub>
        </m:sSub>
      </m:oMath>
      <w:r w:rsidR="00C97774">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FF003A" w:rsidRPr="003030D2" w14:paraId="053A2573" w14:textId="77777777" w:rsidTr="00186DA8">
        <w:tc>
          <w:tcPr>
            <w:tcW w:w="7428" w:type="dxa"/>
          </w:tcPr>
          <w:p w14:paraId="6DB8B574" w14:textId="5F1D51EB" w:rsidR="00FF003A" w:rsidRPr="003030D2" w:rsidRDefault="00F52900" w:rsidP="00186DA8">
            <w:pPr>
              <w:pStyle w:val="MDPI39equation"/>
            </w:pPr>
            <m:oMathPara>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 xml:space="preserve">= </m:t>
                </m:r>
                <m:sSub>
                  <m:sSubPr>
                    <m:ctrlPr>
                      <w:rPr>
                        <w:rFonts w:ascii="Cambria Math" w:hAnsi="Cambria Math"/>
                        <w:i/>
                        <w:lang w:val="en"/>
                      </w:rPr>
                    </m:ctrlPr>
                  </m:sSubPr>
                  <m:e>
                    <m:r>
                      <w:rPr>
                        <w:rFonts w:ascii="Cambria Math" w:hAnsi="Cambria Math"/>
                        <w:lang w:val="en"/>
                      </w:rPr>
                      <m:t>f(X</m:t>
                    </m:r>
                  </m:e>
                  <m:sub>
                    <m:r>
                      <w:rPr>
                        <w:rFonts w:ascii="Cambria Math" w:hAnsi="Cambria Math"/>
                        <w:lang w:val="en"/>
                      </w:rPr>
                      <m:t>i,j</m:t>
                    </m:r>
                  </m:sub>
                </m:sSub>
                <m:r>
                  <w:rPr>
                    <w:rFonts w:ascii="Cambria Math" w:hAnsi="Cambria Math"/>
                    <w:lang w:val="en"/>
                  </w:rPr>
                  <m:t xml:space="preserve">) </m:t>
                </m:r>
              </m:oMath>
            </m:oMathPara>
          </w:p>
        </w:tc>
        <w:tc>
          <w:tcPr>
            <w:tcW w:w="431" w:type="dxa"/>
            <w:vAlign w:val="center"/>
          </w:tcPr>
          <w:p w14:paraId="62161BEC" w14:textId="74769621" w:rsidR="00FF003A" w:rsidRPr="003030D2" w:rsidRDefault="00FF003A" w:rsidP="00186DA8">
            <w:pPr>
              <w:pStyle w:val="MDPI3aequationnumber"/>
              <w:spacing w:line="260" w:lineRule="atLeast"/>
            </w:pPr>
            <w:r w:rsidRPr="003030D2">
              <w:t>(</w:t>
            </w:r>
            <w:r w:rsidR="00313D10">
              <w:t>6</w:t>
            </w:r>
            <w:r w:rsidRPr="003030D2">
              <w:t>)</w:t>
            </w:r>
          </w:p>
        </w:tc>
      </w:tr>
    </w:tbl>
    <w:p w14:paraId="35CE020D" w14:textId="4416A5BD" w:rsidR="00E63FA7" w:rsidRDefault="003555EF" w:rsidP="00E6153A">
      <w:pPr>
        <w:pStyle w:val="MDPI31text"/>
        <w:ind w:firstLine="0"/>
        <w:rPr>
          <w:lang w:val="en"/>
        </w:rPr>
      </w:pPr>
      <w:r>
        <w:rPr>
          <w:lang w:val="en"/>
        </w:rPr>
        <w:t>For simplicity, we say that t</w:t>
      </w:r>
      <w:r w:rsidR="0021075C">
        <w:rPr>
          <w:lang w:val="en"/>
        </w:rPr>
        <w:t xml:space="preserve">he </w:t>
      </w:r>
      <w:r w:rsidR="006D718F">
        <w:rPr>
          <w:lang w:val="en"/>
        </w:rPr>
        <w:t>outcome model seek</w:t>
      </w:r>
      <w:r w:rsidR="00184A15">
        <w:rPr>
          <w:lang w:val="en"/>
        </w:rPr>
        <w:t>s</w:t>
      </w:r>
      <w:r w:rsidR="006D718F">
        <w:rPr>
          <w:lang w:val="en"/>
        </w:rPr>
        <w:t xml:space="preserve"> to minimize the error </w:t>
      </w:r>
      <m:oMath>
        <m:r>
          <w:rPr>
            <w:rFonts w:ascii="Cambria Math" w:hAnsi="Cambria Math"/>
            <w:lang w:val="en"/>
          </w:rPr>
          <m:t>e</m:t>
        </m:r>
      </m:oMath>
      <w:r w:rsidR="006D718F">
        <w:rPr>
          <w:lang w:val="en"/>
        </w:rPr>
        <w:t xml:space="preserve"> between the </w:t>
      </w:r>
      <w:r w:rsidR="00213389">
        <w:rPr>
          <w:lang w:val="en"/>
        </w:rPr>
        <w:t xml:space="preserve">absolute value of the </w:t>
      </w:r>
      <w:r w:rsidR="006D718F">
        <w:rPr>
          <w:lang w:val="en"/>
        </w:rPr>
        <w:t xml:space="preserve">actual outcome value </w:t>
      </w:r>
      <m:oMath>
        <m:r>
          <w:rPr>
            <w:rFonts w:ascii="Cambria Math" w:hAnsi="Cambria Math"/>
            <w:lang w:val="en"/>
          </w:rPr>
          <m:t>Y</m:t>
        </m:r>
      </m:oMath>
      <w:r w:rsidR="006D718F">
        <w:rPr>
          <w:lang w:val="en"/>
        </w:rPr>
        <w:t xml:space="preserve"> and estimated outcome value </w:t>
      </w:r>
      <m:oMath>
        <m:acc>
          <m:accPr>
            <m:ctrlPr>
              <w:rPr>
                <w:rFonts w:ascii="Cambria Math" w:hAnsi="Cambria Math"/>
                <w:i/>
                <w:lang w:val="en"/>
              </w:rPr>
            </m:ctrlPr>
          </m:accPr>
          <m:e>
            <m:r>
              <w:rPr>
                <w:rFonts w:ascii="Cambria Math" w:hAnsi="Cambria Math"/>
                <w:lang w:val="en"/>
              </w:rPr>
              <m:t>Y</m:t>
            </m:r>
          </m:e>
        </m:acc>
      </m:oMath>
      <w:r w:rsidR="006D718F">
        <w:rPr>
          <w:lang w:val="en"/>
        </w:rPr>
        <w:t xml:space="preserve"> at locations </w:t>
      </w:r>
      <m:oMath>
        <m:r>
          <w:rPr>
            <w:rFonts w:ascii="Cambria Math" w:hAnsi="Cambria Math"/>
            <w:lang w:val="en"/>
          </w:rPr>
          <m:t>i</m:t>
        </m:r>
      </m:oMath>
      <w:r w:rsidR="006D718F">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FF003A" w:rsidRPr="003030D2" w14:paraId="7A9D60B7" w14:textId="77777777" w:rsidTr="00186DA8">
        <w:tc>
          <w:tcPr>
            <w:tcW w:w="7428" w:type="dxa"/>
          </w:tcPr>
          <w:p w14:paraId="2518371B" w14:textId="2D45E8A6" w:rsidR="00FF003A" w:rsidRPr="003030D2" w:rsidRDefault="00042F95" w:rsidP="00186DA8">
            <w:pPr>
              <w:pStyle w:val="MDPI39equation"/>
            </w:pPr>
            <m:oMathPara>
              <m:oMath>
                <m:r>
                  <w:rPr>
                    <w:rFonts w:ascii="Cambria Math" w:hAnsi="Cambria Math"/>
                    <w:lang w:val="en"/>
                  </w:rPr>
                  <w:lastRenderedPageBreak/>
                  <m:t xml:space="preserve">minimize </m:t>
                </m:r>
                <m:sSub>
                  <m:sSubPr>
                    <m:ctrlPr>
                      <w:rPr>
                        <w:rFonts w:ascii="Cambria Math" w:hAnsi="Cambria Math"/>
                        <w:i/>
                        <w:lang w:val="en"/>
                      </w:rPr>
                    </m:ctrlPr>
                  </m:sSubPr>
                  <m:e>
                    <m:r>
                      <w:rPr>
                        <w:rFonts w:ascii="Cambria Math" w:hAnsi="Cambria Math"/>
                        <w:lang w:val="en"/>
                      </w:rPr>
                      <m:t>e</m:t>
                    </m:r>
                  </m:e>
                  <m:sub>
                    <m:r>
                      <w:rPr>
                        <w:rFonts w:ascii="Cambria Math" w:hAnsi="Cambria Math"/>
                        <w:lang w:val="en"/>
                      </w:rPr>
                      <m:t>i</m:t>
                    </m:r>
                  </m:sub>
                </m:sSub>
                <m:r>
                  <w:rPr>
                    <w:rFonts w:ascii="Cambria Math" w:hAnsi="Cambria Math"/>
                    <w:lang w:val="en"/>
                  </w:rPr>
                  <m:t xml:space="preserve"> =|</m:t>
                </m:r>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r>
                  <w:rPr>
                    <w:rFonts w:ascii="Cambria Math" w:hAnsi="Cambria Math"/>
                    <w:lang w:val="en"/>
                  </w:rPr>
                  <m:t xml:space="preserve"> - </m:t>
                </m:r>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m:t>
                </m:r>
                <m:r>
                  <m:rPr>
                    <m:sty m:val="p"/>
                  </m:rPr>
                  <w:rPr>
                    <w:rFonts w:ascii="Cambria Math" w:hAnsi="Cambria Math"/>
                    <w:lang w:val="en"/>
                  </w:rPr>
                  <m:t xml:space="preserve"> given </m:t>
                </m:r>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 xml:space="preserve">= </m:t>
                </m:r>
                <m:sSub>
                  <m:sSubPr>
                    <m:ctrlPr>
                      <w:rPr>
                        <w:rFonts w:ascii="Cambria Math" w:hAnsi="Cambria Math"/>
                        <w:i/>
                        <w:lang w:val="en"/>
                      </w:rPr>
                    </m:ctrlPr>
                  </m:sSubPr>
                  <m:e>
                    <m:r>
                      <w:rPr>
                        <w:rFonts w:ascii="Cambria Math" w:hAnsi="Cambria Math"/>
                        <w:lang w:val="en"/>
                      </w:rPr>
                      <m:t>f(X</m:t>
                    </m:r>
                  </m:e>
                  <m:sub>
                    <m:r>
                      <w:rPr>
                        <w:rFonts w:ascii="Cambria Math" w:hAnsi="Cambria Math"/>
                        <w:lang w:val="en"/>
                      </w:rPr>
                      <m:t>i,j</m:t>
                    </m:r>
                  </m:sub>
                </m:sSub>
                <m:r>
                  <w:rPr>
                    <w:rFonts w:ascii="Cambria Math" w:hAnsi="Cambria Math"/>
                    <w:lang w:val="en"/>
                  </w:rPr>
                  <m:t>)</m:t>
                </m:r>
              </m:oMath>
            </m:oMathPara>
          </w:p>
        </w:tc>
        <w:tc>
          <w:tcPr>
            <w:tcW w:w="431" w:type="dxa"/>
            <w:vAlign w:val="center"/>
          </w:tcPr>
          <w:p w14:paraId="2D06D81B" w14:textId="570A2F32" w:rsidR="00FF003A" w:rsidRPr="003030D2" w:rsidRDefault="00FF003A" w:rsidP="00186DA8">
            <w:pPr>
              <w:pStyle w:val="MDPI3aequationnumber"/>
              <w:spacing w:line="260" w:lineRule="atLeast"/>
            </w:pPr>
            <w:r w:rsidRPr="003030D2">
              <w:t>(</w:t>
            </w:r>
            <w:r w:rsidR="00F55A70">
              <w:t>7</w:t>
            </w:r>
            <w:r w:rsidRPr="003030D2">
              <w:t>)</w:t>
            </w:r>
          </w:p>
        </w:tc>
      </w:tr>
    </w:tbl>
    <w:p w14:paraId="3CC241E2" w14:textId="691FE620" w:rsidR="00B471B3" w:rsidRDefault="00B471B3" w:rsidP="00B471B3">
      <w:pPr>
        <w:pStyle w:val="MDPI23heading3"/>
        <w:rPr>
          <w:lang w:val="en"/>
        </w:rPr>
      </w:pPr>
      <w:r>
        <w:t>2.1.</w:t>
      </w:r>
      <w:r w:rsidR="00054D13">
        <w:t>4</w:t>
      </w:r>
      <w:r>
        <w:t xml:space="preserve">. </w:t>
      </w:r>
      <w:r w:rsidR="00C12D63">
        <w:t>Geo-interventions</w:t>
      </w:r>
    </w:p>
    <w:p w14:paraId="5F85E72A" w14:textId="06677666" w:rsidR="002467EE" w:rsidRDefault="007B079F" w:rsidP="00943184">
      <w:pPr>
        <w:pStyle w:val="MDPI31text"/>
        <w:rPr>
          <w:lang w:val="en"/>
        </w:rPr>
      </w:pPr>
      <w:r>
        <w:rPr>
          <w:lang w:val="en"/>
        </w:rPr>
        <w:t>Given that</w:t>
      </w:r>
      <w:r w:rsidR="002467EE">
        <w:rPr>
          <w:lang w:val="en"/>
        </w:rPr>
        <w:t xml:space="preserve"> outcomes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2467EE">
        <w:rPr>
          <w:lang w:val="en"/>
        </w:rPr>
        <w:t xml:space="preserve"> can be estimated with </w:t>
      </w:r>
      <w:r w:rsidR="00C333F5">
        <w:rPr>
          <w:lang w:val="en"/>
        </w:rPr>
        <w:t>acceptable</w:t>
      </w:r>
      <w:r w:rsidR="002467EE">
        <w:rPr>
          <w:lang w:val="en"/>
        </w:rPr>
        <w:t xml:space="preserve"> error </w:t>
      </w:r>
      <m:oMath>
        <m:sSub>
          <m:sSubPr>
            <m:ctrlPr>
              <w:rPr>
                <w:rFonts w:ascii="Cambria Math" w:hAnsi="Cambria Math"/>
                <w:i/>
                <w:lang w:val="en"/>
              </w:rPr>
            </m:ctrlPr>
          </m:sSubPr>
          <m:e>
            <m:r>
              <w:rPr>
                <w:rFonts w:ascii="Cambria Math" w:hAnsi="Cambria Math"/>
                <w:lang w:val="en"/>
              </w:rPr>
              <m:t>e</m:t>
            </m:r>
          </m:e>
          <m:sub>
            <m:r>
              <w:rPr>
                <w:rFonts w:ascii="Cambria Math" w:hAnsi="Cambria Math"/>
                <w:lang w:val="en"/>
              </w:rPr>
              <m:t>i</m:t>
            </m:r>
          </m:sub>
        </m:sSub>
      </m:oMath>
      <w:r w:rsidR="008B317F">
        <w:rPr>
          <w:lang w:val="en"/>
        </w:rPr>
        <w:t xml:space="preserve"> using the outcome model</w:t>
      </w:r>
      <w:r w:rsidR="002467EE">
        <w:rPr>
          <w:lang w:val="en"/>
        </w:rPr>
        <w:t xml:space="preserve">, we can predict </w:t>
      </w:r>
      <w:r w:rsidR="00D52E8E">
        <w:rPr>
          <w:lang w:val="en"/>
        </w:rPr>
        <w:t xml:space="preserve">these outcomes as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D52E8E">
        <w:rPr>
          <w:lang w:val="en"/>
        </w:rPr>
        <w:t xml:space="preserve"> when</w:t>
      </w:r>
      <w:r w:rsidR="002467EE">
        <w:rPr>
          <w:lang w:val="en"/>
        </w:rPr>
        <w:t xml:space="preserve">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D52E8E">
        <w:rPr>
          <w:lang w:val="en"/>
        </w:rPr>
        <w:t xml:space="preserve"> </w:t>
      </w:r>
      <w:r w:rsidR="00EF62F4">
        <w:rPr>
          <w:lang w:val="en"/>
        </w:rPr>
        <w:t>on</w:t>
      </w:r>
      <w:r w:rsidR="00D52E8E">
        <w:rPr>
          <w:lang w:val="en"/>
        </w:rPr>
        <w:t xml:space="preserve"> variables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i</m:t>
            </m:r>
          </m:sub>
        </m:sSub>
      </m:oMath>
      <w:r w:rsidR="00D52E8E">
        <w:rPr>
          <w:lang w:val="en"/>
        </w:rPr>
        <w:t xml:space="preserve"> are applied</w:t>
      </w:r>
      <w:r w:rsidR="002467EE">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2467EE" w:rsidRPr="003030D2" w14:paraId="7158A364" w14:textId="77777777" w:rsidTr="00186DA8">
        <w:tc>
          <w:tcPr>
            <w:tcW w:w="7428" w:type="dxa"/>
          </w:tcPr>
          <w:p w14:paraId="2DECCA2E" w14:textId="2C2BB036" w:rsidR="002467EE" w:rsidRPr="003030D2" w:rsidRDefault="00F52900" w:rsidP="00186DA8">
            <w:pPr>
              <w:pStyle w:val="MDPI39equation"/>
            </w:pPr>
            <m:oMathPara>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 f(</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 xml:space="preserve">) </m:t>
                </m:r>
              </m:oMath>
            </m:oMathPara>
          </w:p>
        </w:tc>
        <w:tc>
          <w:tcPr>
            <w:tcW w:w="431" w:type="dxa"/>
            <w:vAlign w:val="center"/>
          </w:tcPr>
          <w:p w14:paraId="70150473" w14:textId="0F54224D" w:rsidR="002467EE" w:rsidRPr="003030D2" w:rsidRDefault="002467EE" w:rsidP="00186DA8">
            <w:pPr>
              <w:pStyle w:val="MDPI3aequationnumber"/>
              <w:spacing w:line="260" w:lineRule="atLeast"/>
            </w:pPr>
            <w:r w:rsidRPr="003030D2">
              <w:t>(</w:t>
            </w:r>
            <w:r w:rsidR="00110299">
              <w:t>8</w:t>
            </w:r>
            <w:r w:rsidRPr="003030D2">
              <w:t>)</w:t>
            </w:r>
          </w:p>
        </w:tc>
      </w:tr>
    </w:tbl>
    <w:p w14:paraId="255DCF0E" w14:textId="2FFE475A" w:rsidR="00943184" w:rsidRDefault="00457B18" w:rsidP="00AF6E9C">
      <w:pPr>
        <w:pStyle w:val="MDPI32textnoindent"/>
        <w:rPr>
          <w:lang w:val="en"/>
        </w:rPr>
      </w:pPr>
      <w:r>
        <w:rPr>
          <w:lang w:val="en"/>
        </w:rPr>
        <w:t xml:space="preserve">The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Pr>
          <w:lang w:val="en"/>
        </w:rPr>
        <w:t xml:space="preserve"> represent the generated geo-interventions, while the predicted outcomes of those geo-interventions correspond to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Pr>
          <w:lang w:val="en"/>
        </w:rPr>
        <w:t>.</w:t>
      </w:r>
      <w:r w:rsidR="00A07AC7">
        <w:rPr>
          <w:lang w:val="en"/>
        </w:rPr>
        <w:t xml:space="preserve"> Th</w:t>
      </w:r>
      <w:r w:rsidR="00AD7C0B">
        <w:rPr>
          <w:lang w:val="en"/>
        </w:rPr>
        <w:t>e next step then</w:t>
      </w:r>
      <w:r w:rsidR="00A07AC7">
        <w:rPr>
          <w:lang w:val="en"/>
        </w:rPr>
        <w:t xml:space="preserve"> becomes</w:t>
      </w:r>
      <w:r w:rsidR="00E545B3">
        <w:rPr>
          <w:lang w:val="en"/>
        </w:rPr>
        <w:t xml:space="preserve"> finding the</w:t>
      </w:r>
      <w:r w:rsidR="006313D0">
        <w:rPr>
          <w:lang w:val="en"/>
        </w:rPr>
        <w:t xml:space="preserve"> </w:t>
      </w:r>
      <w:r w:rsidR="00E545B3">
        <w:rPr>
          <w:lang w:val="en"/>
        </w:rPr>
        <w:t>actions</w:t>
      </w:r>
      <w:r w:rsidR="006313D0">
        <w:rPr>
          <w:lang w:val="en"/>
        </w:rPr>
        <w:t xml:space="preserve">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6313D0">
        <w:rPr>
          <w:lang w:val="en"/>
        </w:rPr>
        <w:t xml:space="preserve"> that lead to the most desirable predicted outcomes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9A09BE">
        <w:rPr>
          <w:lang w:val="en"/>
        </w:rPr>
        <w:t xml:space="preserve">, where the choice of minimizing or maximizing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9A09BE">
        <w:rPr>
          <w:lang w:val="en"/>
        </w:rPr>
        <w:t xml:space="preserve"> is selected based on the context of the decision-making problem (e.g., it is desirable to </w:t>
      </w:r>
      <w:r w:rsidR="009A09BE" w:rsidRPr="004C2465">
        <w:rPr>
          <w:i/>
          <w:iCs/>
          <w:lang w:val="en"/>
        </w:rPr>
        <w:t>minimize</w:t>
      </w:r>
      <w:r w:rsidR="009A09BE">
        <w:rPr>
          <w:lang w:val="en"/>
        </w:rPr>
        <w:t xml:space="preserve"> road traffic collisions and </w:t>
      </w:r>
      <w:r w:rsidR="00447225" w:rsidRPr="004C2465">
        <w:rPr>
          <w:i/>
          <w:iCs/>
          <w:lang w:val="en"/>
        </w:rPr>
        <w:t>maximize</w:t>
      </w:r>
      <w:r w:rsidR="00447225">
        <w:rPr>
          <w:lang w:val="en"/>
        </w:rPr>
        <w:t xml:space="preserve"> </w:t>
      </w:r>
      <w:r w:rsidR="00472268">
        <w:rPr>
          <w:lang w:val="en"/>
        </w:rPr>
        <w:t>traffic flow)</w:t>
      </w:r>
      <w:r w:rsidR="00B61D19">
        <w:rPr>
          <w:lang w:val="en"/>
        </w:rPr>
        <w:t>:</w:t>
      </w:r>
      <w:r w:rsidR="00364BD6">
        <w:rPr>
          <w:lang w:val="en"/>
        </w:rPr>
        <w:t xml:space="preserve"> </w:t>
      </w:r>
      <w:r w:rsidR="00A07AC7">
        <w:rPr>
          <w:lang w:val="en"/>
        </w:rPr>
        <w:t xml:space="preserve"> </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F41C18" w:rsidRPr="003030D2" w14:paraId="3D616BD8" w14:textId="77777777" w:rsidTr="00186DA8">
        <w:tc>
          <w:tcPr>
            <w:tcW w:w="7428" w:type="dxa"/>
          </w:tcPr>
          <w:p w14:paraId="2927ACF4" w14:textId="6DAE5AE9" w:rsidR="00F41C18" w:rsidRPr="003030D2" w:rsidRDefault="00F41C18" w:rsidP="00186DA8">
            <w:pPr>
              <w:pStyle w:val="MDPI39equation"/>
            </w:pPr>
            <m:oMathPara>
              <m:oMath>
                <m:r>
                  <w:rPr>
                    <w:rFonts w:ascii="Cambria Math" w:hAnsi="Cambria Math"/>
                    <w:lang w:val="en"/>
                  </w:rPr>
                  <m:t>minimize</m:t>
                </m:r>
                <m:r>
                  <m:rPr>
                    <m:lit/>
                  </m:rPr>
                  <w:rPr>
                    <w:rFonts w:ascii="Cambria Math" w:hAnsi="Cambria Math"/>
                    <w:lang w:val="en"/>
                  </w:rPr>
                  <m:t>/</m:t>
                </m:r>
                <m:r>
                  <w:rPr>
                    <w:rFonts w:ascii="Cambria Math" w:hAnsi="Cambria Math"/>
                    <w:lang w:val="en"/>
                  </w:rPr>
                  <m:t xml:space="preserve">maximize </m:t>
                </m:r>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=f(</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m:t>
                </m:r>
              </m:oMath>
            </m:oMathPara>
          </w:p>
        </w:tc>
        <w:tc>
          <w:tcPr>
            <w:tcW w:w="431" w:type="dxa"/>
            <w:vAlign w:val="center"/>
          </w:tcPr>
          <w:p w14:paraId="7222D565" w14:textId="758D04C4" w:rsidR="00F41C18" w:rsidRPr="003030D2" w:rsidRDefault="00F41C18" w:rsidP="00186DA8">
            <w:pPr>
              <w:pStyle w:val="MDPI3aequationnumber"/>
              <w:spacing w:line="260" w:lineRule="atLeast"/>
            </w:pPr>
            <w:r w:rsidRPr="003030D2">
              <w:t>(</w:t>
            </w:r>
            <w:r w:rsidR="00B61D19">
              <w:t>9</w:t>
            </w:r>
            <w:r w:rsidRPr="003030D2">
              <w:t>)</w:t>
            </w:r>
          </w:p>
        </w:tc>
      </w:tr>
    </w:tbl>
    <w:p w14:paraId="481C0733" w14:textId="0A3402E4" w:rsidR="00943184" w:rsidRDefault="00AD7C0B" w:rsidP="00AD7C0B">
      <w:pPr>
        <w:pStyle w:val="MDPI31text"/>
        <w:ind w:firstLine="0"/>
        <w:rPr>
          <w:lang w:val="en"/>
        </w:rPr>
      </w:pPr>
      <w:r>
        <w:rPr>
          <w:lang w:val="en"/>
        </w:rPr>
        <w:t xml:space="preserve">Equation (9) </w:t>
      </w:r>
      <w:r w:rsidR="00C67AA3">
        <w:rPr>
          <w:lang w:val="en"/>
        </w:rPr>
        <w:t xml:space="preserve">is a local optimization problem that seeks to optimize the predicted outcomes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C67AA3">
        <w:rPr>
          <w:lang w:val="en"/>
        </w:rPr>
        <w:t xml:space="preserve"> for each</w:t>
      </w:r>
      <w:r w:rsidR="00CA40FF">
        <w:rPr>
          <w:lang w:val="en"/>
        </w:rPr>
        <w:t xml:space="preserve"> individual</w:t>
      </w:r>
      <w:r w:rsidR="00C67AA3">
        <w:rPr>
          <w:lang w:val="en"/>
        </w:rPr>
        <w:t xml:space="preserve"> location</w:t>
      </w:r>
      <w:r w:rsidR="00223274">
        <w:rPr>
          <w:lang w:val="en"/>
        </w:rPr>
        <w:t xml:space="preserve"> </w:t>
      </w:r>
      <m:oMath>
        <m:r>
          <w:rPr>
            <w:rFonts w:ascii="Cambria Math" w:hAnsi="Cambria Math"/>
            <w:lang w:val="en"/>
          </w:rPr>
          <m:t>i</m:t>
        </m:r>
      </m:oMath>
      <w:r w:rsidR="00816CE1">
        <w:rPr>
          <w:lang w:val="en"/>
        </w:rPr>
        <w:t xml:space="preserve"> </w:t>
      </w:r>
      <w:r w:rsidR="00816CE1">
        <w:rPr>
          <w:lang w:val="en"/>
        </w:rPr>
        <w:fldChar w:fldCharType="begin"/>
      </w:r>
      <w:r w:rsidR="007837A4">
        <w:rPr>
          <w:lang w:val="en"/>
        </w:rPr>
        <w:instrText xml:space="preserve"> ADDIN ZOTERO_ITEM CSL_CITATION {"citationID":"aB1BHDJu","properties":{"formattedCitation":"[35]","plainCitation":"[35]","noteIndex":0},"citationItems":[{"id":2281,"uris":["http://zotero.org/users/6749620/items/P8K4IT3A"],"itemData":{"id":2281,"type":"paper-conference","abstract":"The Traveling Salesman Problem (TSP) is often cited as the prototypical “hard” combinatorial optimization problem. As such, it would seem to be an ideal candidate for nonstandard algorithmic approaches, such as simulated annealing, and, more recently, genetic algorithms. Both of these approaches can be viewed as variants on the traditional technique called local optimization. This paper surveys the state of the art with respect to the TSP, with emphasis on the performance of traditional local optimization algorithms and their new competitors, and on what insights complexity theory does, or does not, provide.","container-title":"Automata, Languages and Programming","DOI":"10.1007/BFb0032050","event-place":"Berlin, Heidelberg","ISBN":"978-3-540-47159-2","language":"en","page":"446-461","publisher":"Springer","publisher-place":"Berlin, Heidelberg","source":"Springer Link","title":"Local optimization and the Traveling Salesman Problem","author":[{"family":"Johnson","given":"David S."}],"editor":[{"family":"Paterson","given":"Michael S."}],"issued":{"date-parts":[["1990"]]}}}],"schema":"https://github.com/citation-style-language/schema/raw/master/csl-citation.json"} </w:instrText>
      </w:r>
      <w:r w:rsidR="00816CE1">
        <w:rPr>
          <w:lang w:val="en"/>
        </w:rPr>
        <w:fldChar w:fldCharType="separate"/>
      </w:r>
      <w:r w:rsidR="007837A4" w:rsidRPr="007837A4">
        <w:t>[35]</w:t>
      </w:r>
      <w:r w:rsidR="00816CE1">
        <w:rPr>
          <w:lang w:val="en"/>
        </w:rPr>
        <w:fldChar w:fldCharType="end"/>
      </w:r>
      <w:r w:rsidR="00C67AA3">
        <w:rPr>
          <w:lang w:val="en"/>
        </w:rPr>
        <w:t>.</w:t>
      </w:r>
      <w:r>
        <w:rPr>
          <w:lang w:val="en"/>
        </w:rPr>
        <w:t xml:space="preserve"> </w:t>
      </w:r>
      <w:r w:rsidR="00CA40FF">
        <w:rPr>
          <w:lang w:val="en"/>
        </w:rPr>
        <w:t xml:space="preserve">However, most studies </w:t>
      </w:r>
      <w:r w:rsidR="00943184" w:rsidRPr="00943184">
        <w:rPr>
          <w:lang w:val="en"/>
        </w:rPr>
        <w:t>consist of more than one location,</w:t>
      </w:r>
      <w:r w:rsidR="009A09BE">
        <w:rPr>
          <w:lang w:val="en"/>
        </w:rPr>
        <w:t xml:space="preserve"> </w:t>
      </w:r>
      <w:r w:rsidR="00841CDE">
        <w:rPr>
          <w:lang w:val="en"/>
        </w:rPr>
        <w:t xml:space="preserve">and a global optimization problem is more appropriate </w:t>
      </w:r>
      <w:r w:rsidR="00841CDE">
        <w:rPr>
          <w:lang w:val="en"/>
        </w:rPr>
        <w:fldChar w:fldCharType="begin"/>
      </w:r>
      <w:r w:rsidR="007837A4">
        <w:rPr>
          <w:lang w:val="en"/>
        </w:rPr>
        <w:instrText xml:space="preserve"> ADDIN ZOTERO_ITEM CSL_CITATION {"citationID":"GHFbDvHU","properties":{"formattedCitation":"[36]","plainCitation":"[36]","noteIndex":0},"citationItems":[{"id":2280,"uris":["http://zotero.org/users/6749620/items/CKIB6CQE"],"itemData":{"id":2280,"type":"book","publisher":"Springer Science &amp; Business Media","source":"Google Scholar","title":"Introduction to global optimization","URL":"https://books.google.ca/books?hl=en&amp;lr=&amp;id=dbu02-1JbLIC&amp;oi=fnd&amp;pg=PR11&amp;dq=global+optimization+problems&amp;ots=x8b_i-GrJ6&amp;sig=l69zIfAIehiSnlumE3A41wrxyEo","author":[{"family":"Horst","given":"Reiner"},{"family":"Pardalos","given":"Panos M."},{"family":"Van Thoai","given":"Nguyen"}],"accessed":{"date-parts":[["2024",12,24]]},"issued":{"date-parts":[["2000"]]}}}],"schema":"https://github.com/citation-style-language/schema/raw/master/csl-citation.json"} </w:instrText>
      </w:r>
      <w:r w:rsidR="00841CDE">
        <w:rPr>
          <w:lang w:val="en"/>
        </w:rPr>
        <w:fldChar w:fldCharType="separate"/>
      </w:r>
      <w:r w:rsidR="007837A4" w:rsidRPr="007837A4">
        <w:t>[36]</w:t>
      </w:r>
      <w:r w:rsidR="00841CDE">
        <w:rPr>
          <w:lang w:val="en"/>
        </w:rPr>
        <w:fldChar w:fldCharType="end"/>
      </w:r>
      <w:r w:rsidR="00841CDE">
        <w:rPr>
          <w:lang w:val="en"/>
        </w:rPr>
        <w:t>.</w:t>
      </w:r>
      <w:r w:rsidR="00091A30">
        <w:rPr>
          <w:lang w:val="en"/>
        </w:rPr>
        <w:t xml:space="preserve"> Thus, we include an </w:t>
      </w:r>
      <w:r w:rsidR="00943184" w:rsidRPr="00943184">
        <w:rPr>
          <w:lang w:val="en"/>
        </w:rPr>
        <w:t xml:space="preserve">aggregation metric </w:t>
      </w:r>
      <m:oMath>
        <m:r>
          <w:rPr>
            <w:rFonts w:ascii="Cambria Math" w:hAnsi="Cambria Math"/>
            <w:lang w:val="en"/>
          </w:rPr>
          <m:t>m</m:t>
        </m:r>
      </m:oMath>
      <w:r w:rsidR="00943184" w:rsidRPr="00943184">
        <w:rPr>
          <w:lang w:val="en"/>
        </w:rPr>
        <w:t>, which considers all predicted outcomes</w:t>
      </w:r>
      <w:r w:rsidR="00091A30">
        <w:rPr>
          <w:lang w:val="en"/>
        </w:rPr>
        <w:t xml:space="preserve">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943184" w:rsidRPr="00943184">
        <w:rPr>
          <w:lang w:val="en"/>
        </w:rPr>
        <w:t xml:space="preserve"> together:</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9E1068" w:rsidRPr="003030D2" w14:paraId="5B4C4790" w14:textId="77777777" w:rsidTr="00186DA8">
        <w:tc>
          <w:tcPr>
            <w:tcW w:w="7428" w:type="dxa"/>
          </w:tcPr>
          <w:p w14:paraId="461C083A" w14:textId="38899E8A" w:rsidR="009E1068" w:rsidRPr="003030D2" w:rsidRDefault="00391C30" w:rsidP="00186DA8">
            <w:pPr>
              <w:pStyle w:val="MDPI39equation"/>
            </w:pPr>
            <m:oMathPara>
              <m:oMath>
                <m:r>
                  <w:rPr>
                    <w:rFonts w:ascii="Cambria Math" w:hAnsi="Cambria Math"/>
                    <w:lang w:val="en"/>
                  </w:rPr>
                  <m:t>minimize</m:t>
                </m:r>
                <m:r>
                  <m:rPr>
                    <m:lit/>
                  </m:rPr>
                  <w:rPr>
                    <w:rFonts w:ascii="Cambria Math" w:hAnsi="Cambria Math"/>
                    <w:lang w:val="en"/>
                  </w:rPr>
                  <m:t>/</m:t>
                </m:r>
                <m:r>
                  <w:rPr>
                    <w:rFonts w:ascii="Cambria Math" w:hAnsi="Cambria Math"/>
                    <w:lang w:val="en"/>
                  </w:rPr>
                  <m:t>maximize m</m:t>
                </m:r>
                <m:d>
                  <m:dPr>
                    <m:ctrlPr>
                      <w:rPr>
                        <w:rFonts w:ascii="Cambria Math" w:hAnsi="Cambria Math"/>
                        <w:i/>
                        <w:lang w:val="en"/>
                      </w:rPr>
                    </m:ctrlPr>
                  </m:dPr>
                  <m:e>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e>
                </m:d>
                <m:r>
                  <w:rPr>
                    <w:rFonts w:ascii="Cambria Math" w:hAnsi="Cambria Math"/>
                    <w:lang w:val="en"/>
                  </w:rPr>
                  <m:t>=f(</m:t>
                </m:r>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m:t>
                </m:r>
              </m:oMath>
            </m:oMathPara>
          </w:p>
        </w:tc>
        <w:tc>
          <w:tcPr>
            <w:tcW w:w="431" w:type="dxa"/>
            <w:vAlign w:val="center"/>
          </w:tcPr>
          <w:p w14:paraId="3C7478D5" w14:textId="565E5891" w:rsidR="009E1068" w:rsidRPr="003030D2" w:rsidRDefault="009E1068" w:rsidP="00186DA8">
            <w:pPr>
              <w:pStyle w:val="MDPI3aequationnumber"/>
              <w:spacing w:line="260" w:lineRule="atLeast"/>
            </w:pPr>
            <w:r w:rsidRPr="003030D2">
              <w:t>(</w:t>
            </w:r>
            <w:r>
              <w:t>1</w:t>
            </w:r>
            <w:r w:rsidR="00FC67F0">
              <w:t>0</w:t>
            </w:r>
            <w:r w:rsidRPr="003030D2">
              <w:t>)</w:t>
            </w:r>
          </w:p>
        </w:tc>
      </w:tr>
    </w:tbl>
    <w:p w14:paraId="091882FE" w14:textId="54795F80" w:rsidR="00943184" w:rsidRDefault="009F7198" w:rsidP="009F7198">
      <w:pPr>
        <w:pStyle w:val="MDPI31text"/>
        <w:ind w:firstLine="0"/>
        <w:rPr>
          <w:lang w:val="en"/>
        </w:rPr>
      </w:pPr>
      <w:r>
        <w:rPr>
          <w:lang w:val="en"/>
        </w:rPr>
        <w:t xml:space="preserve">The aggregation metric </w:t>
      </w:r>
      <m:oMath>
        <m:r>
          <w:rPr>
            <w:rFonts w:ascii="Cambria Math" w:hAnsi="Cambria Math"/>
            <w:lang w:val="en"/>
          </w:rPr>
          <m:t>m</m:t>
        </m:r>
      </m:oMath>
      <w:r>
        <w:rPr>
          <w:lang w:val="en"/>
        </w:rPr>
        <w:t xml:space="preserve"> is </w:t>
      </w:r>
      <w:r w:rsidR="006F0100">
        <w:rPr>
          <w:lang w:val="en"/>
        </w:rPr>
        <w:t>depe</w:t>
      </w:r>
      <w:r w:rsidR="00A77598">
        <w:rPr>
          <w:lang w:val="en"/>
        </w:rPr>
        <w:t>n</w:t>
      </w:r>
      <w:r w:rsidR="006F0100">
        <w:rPr>
          <w:lang w:val="en"/>
        </w:rPr>
        <w:t>dent</w:t>
      </w:r>
      <w:r>
        <w:rPr>
          <w:lang w:val="en"/>
        </w:rPr>
        <w:t xml:space="preserve"> on the context of the decision-making problem</w:t>
      </w:r>
      <w:r w:rsidR="00943184" w:rsidRPr="00943184">
        <w:rPr>
          <w:lang w:val="en"/>
        </w:rPr>
        <w:t xml:space="preserve">. For example, we </w:t>
      </w:r>
      <w:r w:rsidR="00E70158">
        <w:rPr>
          <w:lang w:val="en"/>
        </w:rPr>
        <w:t xml:space="preserve">can </w:t>
      </w:r>
      <w:r w:rsidR="00943184" w:rsidRPr="00943184">
        <w:rPr>
          <w:lang w:val="en"/>
        </w:rPr>
        <w:t>sum the number of traffic collisions</w:t>
      </w:r>
      <w:r w:rsidR="003D0193">
        <w:rPr>
          <w:lang w:val="en"/>
        </w:rPr>
        <w:t xml:space="preserve"> at each location </w:t>
      </w:r>
      <m:oMath>
        <m:r>
          <w:rPr>
            <w:rFonts w:ascii="Cambria Math" w:hAnsi="Cambria Math"/>
            <w:lang w:val="en"/>
          </w:rPr>
          <m:t>i</m:t>
        </m:r>
      </m:oMath>
      <w:r w:rsidR="00943184" w:rsidRPr="00943184">
        <w:rPr>
          <w:lang w:val="en"/>
        </w:rPr>
        <w:t xml:space="preserve"> in the study area using the aggregation function </w:t>
      </w:r>
      <m:oMath>
        <m:r>
          <w:rPr>
            <w:rFonts w:ascii="Cambria Math" w:hAnsi="Cambria Math"/>
            <w:lang w:val="en"/>
          </w:rPr>
          <m:t>m=</m:t>
        </m:r>
        <m:nary>
          <m:naryPr>
            <m:chr m:val="∑"/>
            <m:limLoc m:val="undOvr"/>
            <m:subHide m:val="1"/>
            <m:supHide m:val="1"/>
            <m:ctrlPr>
              <w:rPr>
                <w:rFonts w:ascii="Cambria Math" w:hAnsi="Cambria Math"/>
                <w:i/>
                <w:lang w:val="en"/>
              </w:rPr>
            </m:ctrlPr>
          </m:naryPr>
          <m:sub/>
          <m:sup/>
          <m:e>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e>
        </m:nary>
      </m:oMath>
      <w:r w:rsidR="00AD67EF">
        <w:rPr>
          <w:lang w:val="en"/>
        </w:rPr>
        <w:t xml:space="preserve"> and minimize the result of this value, if the intention was to reduce the number of traffic collisions</w:t>
      </w:r>
      <w:r w:rsidR="006D53BC">
        <w:rPr>
          <w:lang w:val="en"/>
        </w:rPr>
        <w:t xml:space="preserve"> across the study area</w:t>
      </w:r>
      <w:r w:rsidR="00943184" w:rsidRPr="00943184">
        <w:rPr>
          <w:lang w:val="en"/>
        </w:rPr>
        <w:t>.</w:t>
      </w:r>
      <w:r w:rsidR="00B652D4">
        <w:rPr>
          <w:lang w:val="en"/>
        </w:rPr>
        <w:t xml:space="preserve"> Since t</w:t>
      </w:r>
      <w:r w:rsidR="00A77598">
        <w:rPr>
          <w:lang w:val="en"/>
        </w:rPr>
        <w:t xml:space="preserve">he number of locations </w:t>
      </w:r>
      <m:oMath>
        <m:r>
          <w:rPr>
            <w:rFonts w:ascii="Cambria Math" w:hAnsi="Cambria Math"/>
            <w:lang w:val="en"/>
          </w:rPr>
          <m:t>i</m:t>
        </m:r>
      </m:oMath>
      <w:r w:rsidR="00A77598">
        <w:rPr>
          <w:lang w:val="en"/>
        </w:rPr>
        <w:t xml:space="preserve"> and actions </w:t>
      </w:r>
      <m:oMath>
        <m:r>
          <w:rPr>
            <w:rFonts w:ascii="Cambria Math" w:hAnsi="Cambria Math"/>
            <w:lang w:val="en"/>
          </w:rPr>
          <m:t>A</m:t>
        </m:r>
      </m:oMath>
      <w:r w:rsidR="00A77598">
        <w:rPr>
          <w:lang w:val="en"/>
        </w:rPr>
        <w:t xml:space="preserve"> can be large</w:t>
      </w:r>
      <w:r w:rsidR="00B652D4">
        <w:rPr>
          <w:lang w:val="en"/>
        </w:rPr>
        <w:t xml:space="preserve">, it may be infeasible to comprehensively try all values of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690AE2">
        <w:rPr>
          <w:lang w:val="en"/>
        </w:rPr>
        <w:t xml:space="preserve"> </w:t>
      </w:r>
      <w:r w:rsidR="00690AE2">
        <w:rPr>
          <w:lang w:val="en"/>
        </w:rPr>
        <w:fldChar w:fldCharType="begin"/>
      </w:r>
      <w:r w:rsidR="007837A4">
        <w:rPr>
          <w:lang w:val="en"/>
        </w:rPr>
        <w:instrText xml:space="preserve"> ADDIN ZOTERO_ITEM CSL_CITATION {"citationID":"LC3qAVaY","properties":{"formattedCitation":"[37,38]","plainCitation":"[37,38]","noteIndex":0},"citationItems":[{"id":1732,"uris":["http://zotero.org/users/6749620/items/3P4XMK7V"],"itemData":{"id":1732,"type":"article-journal","abstract":"A framework is developed to explore the connection between effective optimization algorithms and the problems they are solving. A number of \"no free lunch\" (NFL) theorems are presented which establish that for any algorithm, any elevated performance over one class of problems is offset by performance over another class. These theorems result in a geometric interpretation of what it means for an algorithm to be well suited to an optimization problem. Applications of the NFL theorems to information-theoretic aspects of optimization and benchmark measures of performance are also presented. Other issues addressed include time-varying optimization problems and a priori \"head-to-head\" minimax distinctions between optimization algorithms, distinctions that result despite the NFL theorems' enforcing of a type of uniformity over all algorithms.","container-title":"IEEE Transactions on Evolutionary Computation","DOI":"10.1109/4235.585893","ISSN":"1941-0026","issue":"1","note":"event-title: IEEE Transactions on Evolutionary Computation","page":"67-82","source":"IEEE Xplore","title":"No free lunch theorems for optimization","volume":"1","author":[{"family":"Wolpert","given":"D.H."},{"family":"Macready","given":"W.G."}],"issued":{"date-parts":[["1997",4]]}}},{"id":2268,"uris":["http://zotero.org/users/6749620/items/66QTEWUD"],"itemData":{"id":2268,"type":"article-journal","container-title":"Journal of Optimization Theory and Applications","DOI":"10.1023/A:1021251113462","ISSN":"0022-3239, 1573-2878","issue":"3","journalAbbreviation":"Journal of Optimization Theory and Applications","language":"en","page":"549-570","source":"DOI.org (Crossref)","title":"Simple Explanation of the No-Free-Lunch Theorem and Its Implications","volume":"115","author":[{"family":"Ho","given":"Y.C."},{"family":"Pepyne","given":"D.L."}],"issued":{"date-parts":[["2002",12]]}}}],"schema":"https://github.com/citation-style-language/schema/raw/master/csl-citation.json"} </w:instrText>
      </w:r>
      <w:r w:rsidR="00690AE2">
        <w:rPr>
          <w:lang w:val="en"/>
        </w:rPr>
        <w:fldChar w:fldCharType="separate"/>
      </w:r>
      <w:r w:rsidR="007837A4" w:rsidRPr="007837A4">
        <w:t>[37,38]</w:t>
      </w:r>
      <w:r w:rsidR="00690AE2">
        <w:rPr>
          <w:lang w:val="en"/>
        </w:rPr>
        <w:fldChar w:fldCharType="end"/>
      </w:r>
      <w:r w:rsidR="00B652D4">
        <w:rPr>
          <w:lang w:val="en"/>
        </w:rPr>
        <w:t xml:space="preserve">. Instead, we may reduce the number of values to try by limiting the locations </w:t>
      </w:r>
      <m:oMath>
        <m:r>
          <w:rPr>
            <w:rFonts w:ascii="Cambria Math" w:hAnsi="Cambria Math"/>
            <w:lang w:val="en"/>
          </w:rPr>
          <m:t>i</m:t>
        </m:r>
      </m:oMath>
      <w:r w:rsidR="00250A94">
        <w:rPr>
          <w:lang w:val="en"/>
        </w:rPr>
        <w:t xml:space="preserve"> </w:t>
      </w:r>
      <w:r w:rsidR="00B652D4">
        <w:rPr>
          <w:lang w:val="en"/>
        </w:rPr>
        <w:t>and actions</w:t>
      </w:r>
      <w:r w:rsidR="00250A94">
        <w:rPr>
          <w:lang w:val="en"/>
        </w:rPr>
        <w:t xml:space="preserve"> </w:t>
      </w:r>
      <m:oMath>
        <m:r>
          <w:rPr>
            <w:rFonts w:ascii="Cambria Math" w:hAnsi="Cambria Math"/>
            <w:lang w:val="en"/>
          </w:rPr>
          <m:t>j</m:t>
        </m:r>
      </m:oMath>
      <w:r w:rsidR="00B652D4">
        <w:rPr>
          <w:lang w:val="en"/>
        </w:rPr>
        <w:t xml:space="preserve"> to</w:t>
      </w:r>
      <w:r w:rsidR="00C1512E">
        <w:rPr>
          <w:lang w:val="en"/>
        </w:rPr>
        <w:t xml:space="preserve"> subset</w:t>
      </w:r>
      <w:r w:rsidR="005E2D83">
        <w:rPr>
          <w:lang w:val="en"/>
        </w:rPr>
        <w:t>s</w:t>
      </w:r>
      <w:r w:rsidR="00250A94">
        <w:rPr>
          <w:lang w:val="en"/>
        </w:rPr>
        <w:t xml:space="preserve"> </w:t>
      </w:r>
      <m:oMath>
        <m:acc>
          <m:accPr>
            <m:ctrlPr>
              <w:rPr>
                <w:rFonts w:ascii="Cambria Math" w:hAnsi="Cambria Math"/>
                <w:i/>
                <w:lang w:val="en"/>
              </w:rPr>
            </m:ctrlPr>
          </m:accPr>
          <m:e>
            <m:r>
              <w:rPr>
                <w:rFonts w:ascii="Cambria Math" w:hAnsi="Cambria Math"/>
                <w:lang w:val="en"/>
              </w:rPr>
              <m:t>i</m:t>
            </m:r>
          </m:e>
        </m:acc>
      </m:oMath>
      <w:r w:rsidR="00250A94">
        <w:rPr>
          <w:lang w:val="en"/>
        </w:rPr>
        <w:t xml:space="preserve"> and </w:t>
      </w:r>
      <m:oMath>
        <m:acc>
          <m:accPr>
            <m:ctrlPr>
              <w:rPr>
                <w:rFonts w:ascii="Cambria Math" w:hAnsi="Cambria Math"/>
                <w:i/>
                <w:lang w:val="en"/>
              </w:rPr>
            </m:ctrlPr>
          </m:accPr>
          <m:e>
            <m:r>
              <w:rPr>
                <w:rFonts w:ascii="Cambria Math" w:hAnsi="Cambria Math"/>
                <w:lang w:val="en"/>
              </w:rPr>
              <m:t>j</m:t>
            </m:r>
          </m:e>
        </m:acc>
      </m:oMath>
      <w:r w:rsidR="00250A94">
        <w:rPr>
          <w:lang w:val="en"/>
        </w:rPr>
        <w:t xml:space="preserve"> respectively,</w:t>
      </w:r>
      <w:r w:rsidR="00C1512E">
        <w:rPr>
          <w:lang w:val="en"/>
        </w:rPr>
        <w:t xml:space="preserve"> </w:t>
      </w:r>
      <w:r w:rsidR="00250A94">
        <w:rPr>
          <w:lang w:val="en"/>
        </w:rPr>
        <w:t>where these subsets</w:t>
      </w:r>
      <w:r w:rsidR="00B652D4">
        <w:rPr>
          <w:lang w:val="en"/>
        </w:rPr>
        <w:t xml:space="preserve"> </w:t>
      </w:r>
      <w:r w:rsidR="00344CBF">
        <w:rPr>
          <w:lang w:val="en"/>
        </w:rPr>
        <w:t>are selected based on</w:t>
      </w:r>
      <w:r w:rsidR="00B652D4">
        <w:rPr>
          <w:lang w:val="en"/>
        </w:rPr>
        <w:t xml:space="preserve"> the decision-making problem</w:t>
      </w:r>
      <w:r w:rsidR="009E1D37">
        <w:rPr>
          <w:lang w:val="en"/>
        </w:rPr>
        <w:t xml:space="preserve"> (e.g., </w:t>
      </w:r>
      <w:r w:rsidR="00AD5127">
        <w:rPr>
          <w:lang w:val="en"/>
        </w:rPr>
        <w:t xml:space="preserve">locations </w:t>
      </w:r>
      <w:r w:rsidR="000B5ACC">
        <w:rPr>
          <w:lang w:val="en"/>
        </w:rPr>
        <w:t>approved for change by policy makers, actions that are possible according to engineers</w:t>
      </w:r>
      <w:r w:rsidR="009E1D37">
        <w:rPr>
          <w:lang w:val="en"/>
        </w:rPr>
        <w:t>)</w:t>
      </w:r>
      <w:r w:rsidR="00C1512E">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8637C3" w:rsidRPr="003030D2" w14:paraId="6733F7C2" w14:textId="77777777" w:rsidTr="00186DA8">
        <w:tc>
          <w:tcPr>
            <w:tcW w:w="7428" w:type="dxa"/>
          </w:tcPr>
          <w:p w14:paraId="5D949458" w14:textId="2D6D9E76" w:rsidR="008637C3" w:rsidRPr="003030D2" w:rsidRDefault="00F52900" w:rsidP="00186DA8">
            <w:pPr>
              <w:pStyle w:val="MDPI39equation"/>
            </w:pPr>
            <m:oMathPara>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A</m:t>
                        </m:r>
                      </m:e>
                    </m:acc>
                  </m:e>
                  <m:sub>
                    <m:acc>
                      <m:accPr>
                        <m:ctrlPr>
                          <w:rPr>
                            <w:rFonts w:ascii="Cambria Math" w:hAnsi="Cambria Math"/>
                            <w:i/>
                            <w:lang w:val="en"/>
                          </w:rPr>
                        </m:ctrlPr>
                      </m:accPr>
                      <m:e>
                        <m:r>
                          <w:rPr>
                            <w:rFonts w:ascii="Cambria Math" w:hAnsi="Cambria Math"/>
                            <w:lang w:val="en"/>
                          </w:rPr>
                          <m:t>i</m:t>
                        </m:r>
                      </m:e>
                    </m:acc>
                    <m:r>
                      <w:rPr>
                        <w:rFonts w:ascii="Cambria Math" w:hAnsi="Cambria Math"/>
                        <w:lang w:val="en"/>
                      </w:rPr>
                      <m:t>,</m:t>
                    </m:r>
                    <m:acc>
                      <m:accPr>
                        <m:ctrlPr>
                          <w:rPr>
                            <w:rFonts w:ascii="Cambria Math" w:hAnsi="Cambria Math"/>
                            <w:i/>
                            <w:lang w:val="en"/>
                          </w:rPr>
                        </m:ctrlPr>
                      </m:accPr>
                      <m:e>
                        <m:r>
                          <w:rPr>
                            <w:rFonts w:ascii="Cambria Math" w:hAnsi="Cambria Math"/>
                            <w:lang w:val="en"/>
                          </w:rPr>
                          <m:t>j</m:t>
                        </m:r>
                      </m:e>
                    </m:acc>
                  </m:sub>
                </m:sSub>
                <m:r>
                  <w:rPr>
                    <w:rFonts w:ascii="Cambria Math" w:hAnsi="Cambria Math"/>
                    <w:lang w:val="en"/>
                  </w:rPr>
                  <m:t xml:space="preserve"> such that </m:t>
                </m:r>
                <m:acc>
                  <m:accPr>
                    <m:ctrlPr>
                      <w:rPr>
                        <w:rFonts w:ascii="Cambria Math" w:hAnsi="Cambria Math"/>
                        <w:i/>
                        <w:lang w:val="en"/>
                      </w:rPr>
                    </m:ctrlPr>
                  </m:accPr>
                  <m:e>
                    <m:r>
                      <w:rPr>
                        <w:rFonts w:ascii="Cambria Math" w:hAnsi="Cambria Math"/>
                        <w:lang w:val="en"/>
                      </w:rPr>
                      <m:t>i</m:t>
                    </m:r>
                  </m:e>
                </m:acc>
                <m:r>
                  <w:rPr>
                    <w:rFonts w:ascii="Cambria Math" w:hAnsi="Cambria Math"/>
                    <w:lang w:val="en"/>
                  </w:rPr>
                  <m:t xml:space="preserve">⊂ i, </m:t>
                </m:r>
                <m:acc>
                  <m:accPr>
                    <m:ctrlPr>
                      <w:rPr>
                        <w:rFonts w:ascii="Cambria Math" w:hAnsi="Cambria Math"/>
                        <w:i/>
                        <w:lang w:val="en"/>
                      </w:rPr>
                    </m:ctrlPr>
                  </m:accPr>
                  <m:e>
                    <m:r>
                      <w:rPr>
                        <w:rFonts w:ascii="Cambria Math" w:hAnsi="Cambria Math"/>
                        <w:lang w:val="en"/>
                      </w:rPr>
                      <m:t>j</m:t>
                    </m:r>
                  </m:e>
                </m:acc>
                <m:r>
                  <w:rPr>
                    <w:rFonts w:ascii="Cambria Math" w:hAnsi="Cambria Math"/>
                    <w:lang w:val="en"/>
                  </w:rPr>
                  <m:t>⊂j</m:t>
                </m:r>
              </m:oMath>
            </m:oMathPara>
          </w:p>
        </w:tc>
        <w:tc>
          <w:tcPr>
            <w:tcW w:w="431" w:type="dxa"/>
            <w:vAlign w:val="center"/>
          </w:tcPr>
          <w:p w14:paraId="280BC93D" w14:textId="70D27E40" w:rsidR="008637C3" w:rsidRPr="003030D2" w:rsidRDefault="008637C3" w:rsidP="00186DA8">
            <w:pPr>
              <w:pStyle w:val="MDPI3aequationnumber"/>
              <w:spacing w:line="260" w:lineRule="atLeast"/>
            </w:pPr>
            <w:r w:rsidRPr="003030D2">
              <w:t>(</w:t>
            </w:r>
            <w:r>
              <w:t>1</w:t>
            </w:r>
            <w:r w:rsidR="007528AE">
              <w:t>1</w:t>
            </w:r>
            <w:r w:rsidRPr="003030D2">
              <w:t>)</w:t>
            </w:r>
          </w:p>
        </w:tc>
      </w:tr>
    </w:tbl>
    <w:p w14:paraId="442D9590" w14:textId="10FCECAA" w:rsidR="00B471B3" w:rsidRDefault="00AC664C" w:rsidP="00DF0AFF">
      <w:pPr>
        <w:pStyle w:val="MDPI32textnoindent"/>
        <w:rPr>
          <w:lang w:val="en"/>
        </w:rPr>
      </w:pPr>
      <w:r>
        <w:rPr>
          <w:lang w:val="en"/>
        </w:rPr>
        <w:t xml:space="preserve">Furthermore, we may also reduce the range of values for </w:t>
      </w:r>
      <w:r w:rsidR="004D0AC7">
        <w:rPr>
          <w:lang w:val="en"/>
        </w:rPr>
        <w:t xml:space="preserve">each </w:t>
      </w:r>
      <w:r>
        <w:rPr>
          <w:lang w:val="en"/>
        </w:rPr>
        <w:t>action</w:t>
      </w:r>
      <w:r w:rsidR="004942C6">
        <w:rPr>
          <w:lang w:val="en"/>
        </w:rPr>
        <w:t xml:space="preserve">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Pr>
          <w:lang w:val="en"/>
        </w:rPr>
        <w:t xml:space="preserve"> to be between </w:t>
      </w:r>
      <w:r w:rsidR="00E76720">
        <w:rPr>
          <w:lang w:val="en"/>
        </w:rPr>
        <w:t>sensible</w:t>
      </w:r>
      <w:r>
        <w:rPr>
          <w:lang w:val="en"/>
        </w:rPr>
        <w:t xml:space="preserve"> values</w:t>
      </w:r>
      <w:r w:rsidR="009C218F">
        <w:rPr>
          <w:lang w:val="en"/>
        </w:rPr>
        <w:t xml:space="preserve"> </w:t>
      </w:r>
      <m:oMath>
        <m:r>
          <w:rPr>
            <w:rFonts w:ascii="Cambria Math" w:hAnsi="Cambria Math"/>
            <w:lang w:val="en"/>
          </w:rPr>
          <m:t>{</m:t>
        </m:r>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i,j</m:t>
            </m:r>
          </m:sub>
          <m:sup>
            <m:r>
              <w:rPr>
                <w:rFonts w:ascii="Cambria Math" w:hAnsi="Cambria Math"/>
                <w:lang w:val="en"/>
              </w:rPr>
              <m:t>min</m:t>
            </m:r>
          </m:sup>
        </m:sSubSup>
        <m:r>
          <w:rPr>
            <w:rFonts w:ascii="Cambria Math" w:hAnsi="Cambria Math"/>
            <w:lang w:val="en"/>
          </w:rPr>
          <m:t xml:space="preserve"> ...  </m:t>
        </m:r>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i,j</m:t>
            </m:r>
          </m:sub>
          <m:sup>
            <m:r>
              <w:rPr>
                <w:rFonts w:ascii="Cambria Math" w:hAnsi="Cambria Math"/>
                <w:lang w:val="en"/>
              </w:rPr>
              <m:t>max</m:t>
            </m:r>
          </m:sup>
        </m:sSubSup>
        <m:r>
          <w:rPr>
            <w:rFonts w:ascii="Cambria Math" w:hAnsi="Cambria Math"/>
            <w:lang w:val="en"/>
          </w:rPr>
          <m:t>}</m:t>
        </m:r>
      </m:oMath>
      <w:r w:rsidR="009C218F">
        <w:rPr>
          <w:lang w:val="en"/>
        </w:rPr>
        <w:t xml:space="preserve">, </w:t>
      </w:r>
      <w:r w:rsidR="00E76720">
        <w:rPr>
          <w:lang w:val="en"/>
        </w:rPr>
        <w:t>determined by the decision-making problem (e.g.</w:t>
      </w:r>
      <w:r w:rsidR="009836A7">
        <w:rPr>
          <w:lang w:val="en"/>
        </w:rPr>
        <w:t>,</w:t>
      </w:r>
      <w:r w:rsidR="00E76720">
        <w:rPr>
          <w:lang w:val="en"/>
        </w:rPr>
        <w:t xml:space="preserve"> 3-5 meter road width reductio</w:t>
      </w:r>
      <w:r w:rsidR="00AC7557">
        <w:rPr>
          <w:lang w:val="en"/>
        </w:rPr>
        <w:t>ns following guidelines</w:t>
      </w:r>
      <w:r w:rsidR="00E76720">
        <w:rPr>
          <w:lang w:val="en"/>
        </w:rPr>
        <w:t xml:space="preserve">, </w:t>
      </w:r>
      <w:r w:rsidR="00A8717F">
        <w:rPr>
          <w:lang w:val="en"/>
        </w:rPr>
        <w:t>50-100</w:t>
      </w:r>
      <w:r w:rsidR="00E76720">
        <w:rPr>
          <w:lang w:val="en"/>
        </w:rPr>
        <w:t xml:space="preserve"> meter road length increase</w:t>
      </w:r>
      <w:r w:rsidR="00701EA6">
        <w:rPr>
          <w:lang w:val="en"/>
        </w:rPr>
        <w:t xml:space="preserve"> due to budget</w:t>
      </w:r>
      <w:r w:rsidR="00CF28C9">
        <w:rPr>
          <w:lang w:val="en"/>
        </w:rPr>
        <w:t>)</w:t>
      </w:r>
      <w:r>
        <w:rPr>
          <w:lang w:val="en"/>
        </w:rPr>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3942D5" w:rsidRPr="003030D2" w14:paraId="5A0E82BE" w14:textId="77777777" w:rsidTr="00186DA8">
        <w:tc>
          <w:tcPr>
            <w:tcW w:w="7428" w:type="dxa"/>
          </w:tcPr>
          <w:p w14:paraId="206DFAC1" w14:textId="7D81D070" w:rsidR="003942D5" w:rsidRPr="003030D2" w:rsidRDefault="00F52900" w:rsidP="00186DA8">
            <w:pPr>
              <w:pStyle w:val="MDPI39equation"/>
            </w:pPr>
            <m:oMathPara>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r>
                  <w:rPr>
                    <w:rFonts w:ascii="Cambria Math" w:hAnsi="Cambria Math"/>
                    <w:lang w:val="en"/>
                  </w:rPr>
                  <m:t>∈{</m:t>
                </m:r>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i,j</m:t>
                    </m:r>
                  </m:sub>
                  <m:sup>
                    <m:r>
                      <w:rPr>
                        <w:rFonts w:ascii="Cambria Math" w:hAnsi="Cambria Math"/>
                        <w:lang w:val="en"/>
                      </w:rPr>
                      <m:t>min</m:t>
                    </m:r>
                  </m:sup>
                </m:sSubSup>
                <m:r>
                  <w:rPr>
                    <w:rFonts w:ascii="Cambria Math" w:hAnsi="Cambria Math"/>
                    <w:lang w:val="en"/>
                  </w:rPr>
                  <m:t xml:space="preserve"> ...  </m:t>
                </m:r>
                <m:sSubSup>
                  <m:sSubSupPr>
                    <m:ctrlPr>
                      <w:rPr>
                        <w:rFonts w:ascii="Cambria Math" w:hAnsi="Cambria Math"/>
                        <w:i/>
                        <w:lang w:val="en"/>
                      </w:rPr>
                    </m:ctrlPr>
                  </m:sSubSupPr>
                  <m:e>
                    <m:r>
                      <w:rPr>
                        <w:rFonts w:ascii="Cambria Math" w:hAnsi="Cambria Math"/>
                        <w:lang w:val="en"/>
                      </w:rPr>
                      <m:t>A</m:t>
                    </m:r>
                  </m:e>
                  <m:sub>
                    <m:r>
                      <w:rPr>
                        <w:rFonts w:ascii="Cambria Math" w:hAnsi="Cambria Math"/>
                        <w:lang w:val="en"/>
                      </w:rPr>
                      <m:t>i,j</m:t>
                    </m:r>
                  </m:sub>
                  <m:sup>
                    <m:r>
                      <w:rPr>
                        <w:rFonts w:ascii="Cambria Math" w:hAnsi="Cambria Math"/>
                        <w:lang w:val="en"/>
                      </w:rPr>
                      <m:t>max</m:t>
                    </m:r>
                  </m:sup>
                </m:sSubSup>
                <m:r>
                  <w:rPr>
                    <w:rFonts w:ascii="Cambria Math" w:hAnsi="Cambria Math"/>
                    <w:lang w:val="en"/>
                  </w:rPr>
                  <m:t xml:space="preserve">} </m:t>
                </m:r>
              </m:oMath>
            </m:oMathPara>
          </w:p>
        </w:tc>
        <w:tc>
          <w:tcPr>
            <w:tcW w:w="431" w:type="dxa"/>
            <w:vAlign w:val="center"/>
          </w:tcPr>
          <w:p w14:paraId="363994CE" w14:textId="045824AA" w:rsidR="003942D5" w:rsidRPr="003030D2" w:rsidRDefault="003942D5" w:rsidP="00186DA8">
            <w:pPr>
              <w:pStyle w:val="MDPI3aequationnumber"/>
              <w:spacing w:line="260" w:lineRule="atLeast"/>
            </w:pPr>
            <w:r w:rsidRPr="003030D2">
              <w:t>(</w:t>
            </w:r>
            <w:r>
              <w:t>1</w:t>
            </w:r>
            <w:r w:rsidR="007528AE">
              <w:t>2</w:t>
            </w:r>
            <w:r w:rsidRPr="003030D2">
              <w:t>)</w:t>
            </w:r>
          </w:p>
        </w:tc>
      </w:tr>
    </w:tbl>
    <w:p w14:paraId="39C9A64C" w14:textId="670C2A8C" w:rsidR="009113B2" w:rsidRDefault="00553B8B" w:rsidP="00EC4150">
      <w:pPr>
        <w:pStyle w:val="MDPI22heading2"/>
      </w:pPr>
      <w:r>
        <w:t>2</w:t>
      </w:r>
      <w:r w:rsidR="009113B2" w:rsidRPr="000672EC">
        <w:t>.</w:t>
      </w:r>
      <w:r>
        <w:t>2</w:t>
      </w:r>
      <w:r w:rsidR="009113B2" w:rsidRPr="000672EC">
        <w:t xml:space="preserve">. </w:t>
      </w:r>
      <w:r w:rsidR="00FD1D51">
        <w:t>Framework</w:t>
      </w:r>
      <w:r w:rsidR="00DD3BC0">
        <w:t xml:space="preserve"> Specification</w:t>
      </w:r>
    </w:p>
    <w:p w14:paraId="11A4B5EB" w14:textId="627DEAB0" w:rsidR="004E4930" w:rsidRDefault="0083527F" w:rsidP="004E4930">
      <w:pPr>
        <w:pStyle w:val="MDPI31text"/>
        <w:rPr>
          <w:lang w:val="en"/>
        </w:rPr>
      </w:pPr>
      <w:r>
        <w:t xml:space="preserve">Based on the problem formulation in Section 2.1, </w:t>
      </w:r>
      <w:r w:rsidR="00A0694B">
        <w:t>this section specifies conceptual components and their sub-components for the concepts of actions, locations, outcomes, and geo-interventions.</w:t>
      </w:r>
      <w:r w:rsidR="00615C62">
        <w:t xml:space="preserve"> Recall research questions</w:t>
      </w:r>
      <w:r w:rsidR="00062E77">
        <w:t xml:space="preserve"> </w:t>
      </w:r>
      <w:del w:id="95" w:author="Richard Wen" w:date="2026-02-28T00:36:00Z">
        <w:r w:rsidR="00062E77" w:rsidDel="006C76D8">
          <w:delText>(Q1) how do we</w:delText>
        </w:r>
        <w:r w:rsidR="00615C62" w:rsidDel="006C76D8">
          <w:delText xml:space="preserve"> </w:delText>
        </w:r>
        <w:r w:rsidR="006611BF" w:rsidDel="006C76D8">
          <w:delText>model</w:delText>
        </w:r>
        <w:r w:rsidR="00253B5E" w:rsidDel="006C76D8">
          <w:rPr>
            <w:lang w:val="en"/>
          </w:rPr>
          <w:delText xml:space="preserve"> geo-interventions? </w:delText>
        </w:r>
        <w:r w:rsidR="0002305C" w:rsidDel="006C76D8">
          <w:rPr>
            <w:lang w:val="en"/>
          </w:rPr>
          <w:delText>and (</w:delText>
        </w:r>
        <w:r w:rsidR="00057CF4" w:rsidDel="006C76D8">
          <w:rPr>
            <w:lang w:val="en"/>
          </w:rPr>
          <w:delText>Q</w:delText>
        </w:r>
        <w:r w:rsidR="0002305C" w:rsidDel="006C76D8">
          <w:rPr>
            <w:lang w:val="en"/>
          </w:rPr>
          <w:delText>2)</w:delText>
        </w:r>
        <w:r w:rsidR="00253B5E" w:rsidDel="006C76D8">
          <w:rPr>
            <w:lang w:val="en"/>
          </w:rPr>
          <w:delText xml:space="preserve"> how do we </w:delText>
        </w:r>
        <w:r w:rsidR="006611BF" w:rsidDel="006C76D8">
          <w:rPr>
            <w:lang w:val="en"/>
          </w:rPr>
          <w:delText>generate</w:delText>
        </w:r>
        <w:r w:rsidR="00253B5E" w:rsidDel="006C76D8">
          <w:rPr>
            <w:lang w:val="en"/>
          </w:rPr>
          <w:delText xml:space="preserve"> geo-interventions?</w:delText>
        </w:r>
      </w:del>
      <w:ins w:id="96" w:author="Richard Wen" w:date="2026-02-28T00:36:00Z">
        <w:r w:rsidR="006C76D8">
          <w:t>Q1-2.</w:t>
        </w:r>
      </w:ins>
      <w:r w:rsidR="00080EDA">
        <w:rPr>
          <w:lang w:val="en"/>
        </w:rPr>
        <w:t xml:space="preserve"> </w:t>
      </w:r>
      <w:r w:rsidR="001802AE">
        <w:rPr>
          <w:lang w:val="en"/>
        </w:rPr>
        <w:t xml:space="preserve">For </w:t>
      </w:r>
      <w:del w:id="97" w:author="Richard Wen" w:date="2026-02-28T00:36:00Z">
        <w:r w:rsidR="001802AE" w:rsidDel="006C76D8">
          <w:rPr>
            <w:lang w:val="en"/>
          </w:rPr>
          <w:delText>(</w:delText>
        </w:r>
      </w:del>
      <w:r w:rsidR="00057CF4">
        <w:rPr>
          <w:lang w:val="en"/>
        </w:rPr>
        <w:t>Q</w:t>
      </w:r>
      <w:r w:rsidR="001802AE">
        <w:rPr>
          <w:lang w:val="en"/>
        </w:rPr>
        <w:t>1</w:t>
      </w:r>
      <w:del w:id="98" w:author="Richard Wen" w:date="2026-02-28T00:36:00Z">
        <w:r w:rsidR="001802AE" w:rsidDel="006C76D8">
          <w:rPr>
            <w:lang w:val="en"/>
          </w:rPr>
          <w:delText>)</w:delText>
        </w:r>
      </w:del>
      <w:r w:rsidR="001802AE">
        <w:rPr>
          <w:lang w:val="en"/>
        </w:rPr>
        <w:t xml:space="preserve">, we produce research contribution </w:t>
      </w:r>
      <w:ins w:id="99" w:author="Richard Wen" w:date="2026-02-28T00:37:00Z">
        <w:r w:rsidR="006C76D8">
          <w:rPr>
            <w:lang w:val="en"/>
          </w:rPr>
          <w:t>C1</w:t>
        </w:r>
      </w:ins>
      <w:del w:id="100" w:author="Richard Wen" w:date="2026-02-28T00:37:00Z">
        <w:r w:rsidR="001802AE" w:rsidDel="006C76D8">
          <w:rPr>
            <w:lang w:val="en"/>
          </w:rPr>
          <w:delText>(C1)</w:delText>
        </w:r>
      </w:del>
      <w:r w:rsidR="00ED66F4">
        <w:rPr>
          <w:lang w:val="en"/>
        </w:rPr>
        <w:t xml:space="preserve"> as the outcome modelling component</w:t>
      </w:r>
      <w:r w:rsidR="00DF3FDF">
        <w:rPr>
          <w:lang w:val="en"/>
        </w:rPr>
        <w:t>,</w:t>
      </w:r>
      <w:r w:rsidR="00F94C06">
        <w:rPr>
          <w:lang w:val="en"/>
        </w:rPr>
        <w:t xml:space="preserve"> </w:t>
      </w:r>
      <w:r w:rsidR="00655C2E">
        <w:rPr>
          <w:lang w:val="en"/>
        </w:rPr>
        <w:t>conceptualizing</w:t>
      </w:r>
      <w:r w:rsidR="00F94C06">
        <w:rPr>
          <w:lang w:val="en"/>
        </w:rPr>
        <w:t xml:space="preserve"> the </w:t>
      </w:r>
      <w:r w:rsidR="00F87763">
        <w:rPr>
          <w:lang w:val="en"/>
        </w:rPr>
        <w:t>modelling</w:t>
      </w:r>
      <w:r w:rsidR="00F94C06">
        <w:rPr>
          <w:lang w:val="en"/>
        </w:rPr>
        <w:t xml:space="preserve"> of geo-interventions by</w:t>
      </w:r>
      <w:r w:rsidR="00F87763">
        <w:rPr>
          <w:lang w:val="en"/>
        </w:rPr>
        <w:t xml:space="preserve"> </w:t>
      </w:r>
      <w:r w:rsidR="00105531">
        <w:rPr>
          <w:lang w:val="en"/>
        </w:rPr>
        <w:t>predicting</w:t>
      </w:r>
      <w:r w:rsidR="00F94C06">
        <w:rPr>
          <w:lang w:val="en"/>
        </w:rPr>
        <w:t xml:space="preserve"> outcomes as a function of variables</w:t>
      </w:r>
      <w:r w:rsidR="00105531">
        <w:rPr>
          <w:lang w:val="en"/>
        </w:rPr>
        <w:t xml:space="preserve"> and actions</w:t>
      </w:r>
      <w:r w:rsidR="00F94C06">
        <w:rPr>
          <w:lang w:val="en"/>
        </w:rPr>
        <w:t xml:space="preserve"> from spatial data.</w:t>
      </w:r>
      <w:r w:rsidR="00DF3FDF">
        <w:rPr>
          <w:lang w:val="en"/>
        </w:rPr>
        <w:t xml:space="preserve"> </w:t>
      </w:r>
      <w:r w:rsidR="00F94C06">
        <w:rPr>
          <w:lang w:val="en"/>
        </w:rPr>
        <w:t>F</w:t>
      </w:r>
      <w:r w:rsidR="00DF3FDF">
        <w:rPr>
          <w:lang w:val="en"/>
        </w:rPr>
        <w:t xml:space="preserve">or </w:t>
      </w:r>
      <w:ins w:id="101" w:author="Richard Wen" w:date="2026-02-28T00:37:00Z">
        <w:r w:rsidR="006C76D8">
          <w:rPr>
            <w:lang w:val="en"/>
          </w:rPr>
          <w:t>Q2</w:t>
        </w:r>
      </w:ins>
      <w:del w:id="102" w:author="Richard Wen" w:date="2026-02-28T00:37:00Z">
        <w:r w:rsidR="00DF3FDF" w:rsidDel="006C76D8">
          <w:rPr>
            <w:lang w:val="en"/>
          </w:rPr>
          <w:delText>(Q2)</w:delText>
        </w:r>
      </w:del>
      <w:r w:rsidR="00DF3FDF">
        <w:rPr>
          <w:lang w:val="en"/>
        </w:rPr>
        <w:t>, we produce</w:t>
      </w:r>
      <w:r w:rsidR="00AC6921">
        <w:rPr>
          <w:lang w:val="en"/>
        </w:rPr>
        <w:t xml:space="preserve"> research contribution</w:t>
      </w:r>
      <w:r w:rsidR="00DF3FDF">
        <w:rPr>
          <w:lang w:val="en"/>
        </w:rPr>
        <w:t xml:space="preserve"> </w:t>
      </w:r>
      <w:del w:id="103" w:author="Richard Wen" w:date="2026-02-28T00:37:00Z">
        <w:r w:rsidR="00DF3FDF" w:rsidDel="006C76D8">
          <w:rPr>
            <w:lang w:val="en"/>
          </w:rPr>
          <w:delText>(C2)</w:delText>
        </w:r>
      </w:del>
      <w:ins w:id="104" w:author="Richard Wen" w:date="2026-02-28T00:37:00Z">
        <w:r w:rsidR="006C76D8">
          <w:rPr>
            <w:lang w:val="en"/>
          </w:rPr>
          <w:t>C2</w:t>
        </w:r>
      </w:ins>
      <w:r w:rsidR="00DF3FDF">
        <w:rPr>
          <w:lang w:val="en"/>
        </w:rPr>
        <w:t xml:space="preserve"> as the geo-intervention generation component</w:t>
      </w:r>
      <w:r w:rsidR="000E6E8C">
        <w:rPr>
          <w:lang w:val="en"/>
        </w:rPr>
        <w:t>,</w:t>
      </w:r>
      <w:r w:rsidR="007C11FF">
        <w:rPr>
          <w:lang w:val="en"/>
        </w:rPr>
        <w:t xml:space="preserve"> conceptualizing the </w:t>
      </w:r>
      <w:r w:rsidR="00C3325E">
        <w:rPr>
          <w:lang w:val="en"/>
        </w:rPr>
        <w:t>generation</w:t>
      </w:r>
      <w:r w:rsidR="007C11FF">
        <w:rPr>
          <w:lang w:val="en"/>
        </w:rPr>
        <w:t xml:space="preserve"> of geo-interventions </w:t>
      </w:r>
      <w:r w:rsidR="00416EB1">
        <w:rPr>
          <w:lang w:val="en"/>
        </w:rPr>
        <w:t xml:space="preserve">produced by the outcome models </w:t>
      </w:r>
      <w:r w:rsidR="007C11FF">
        <w:rPr>
          <w:lang w:val="en"/>
        </w:rPr>
        <w:t xml:space="preserve">through the application of optimization algorithms and </w:t>
      </w:r>
      <w:r w:rsidR="00812376">
        <w:rPr>
          <w:lang w:val="en"/>
        </w:rPr>
        <w:t>prior</w:t>
      </w:r>
      <w:r w:rsidR="007C11FF">
        <w:rPr>
          <w:lang w:val="en"/>
        </w:rPr>
        <w:t xml:space="preserve"> </w:t>
      </w:r>
      <w:r w:rsidR="00812376">
        <w:rPr>
          <w:lang w:val="en"/>
        </w:rPr>
        <w:t>knowledge</w:t>
      </w:r>
      <w:r w:rsidR="007C11FF">
        <w:rPr>
          <w:lang w:val="en"/>
        </w:rPr>
        <w:t xml:space="preserve"> to limit the range of actions</w:t>
      </w:r>
      <w:r w:rsidR="009831A5">
        <w:rPr>
          <w:lang w:val="en"/>
        </w:rPr>
        <w:t xml:space="preserve"> to optimize for</w:t>
      </w:r>
      <w:r w:rsidR="000E6E8C">
        <w:rPr>
          <w:lang w:val="en"/>
        </w:rPr>
        <w:t>.</w:t>
      </w:r>
      <w:r w:rsidR="00375DBE">
        <w:rPr>
          <w:lang w:val="en"/>
        </w:rPr>
        <w:t xml:space="preserve"> Sections 2.2.1 to 2.2.3 detail the specifications of the spatial data, outcome modelling, and geo-intervention generation framework components</w:t>
      </w:r>
      <w:r w:rsidR="00FF2A4F">
        <w:rPr>
          <w:lang w:val="en"/>
        </w:rPr>
        <w:t>, which are summarized in Table 1.</w:t>
      </w:r>
    </w:p>
    <w:p w14:paraId="75418E79" w14:textId="57E4E6F9" w:rsidR="004E4930" w:rsidRDefault="004E4930" w:rsidP="004E4930">
      <w:pPr>
        <w:pStyle w:val="MDPI41tablecaption"/>
      </w:pPr>
      <w:r>
        <w:rPr>
          <w:b/>
        </w:rPr>
        <w:lastRenderedPageBreak/>
        <w:t>Table 1</w:t>
      </w:r>
      <w:r w:rsidRPr="00325902">
        <w:rPr>
          <w:b/>
        </w:rPr>
        <w:t>.</w:t>
      </w:r>
      <w:r w:rsidRPr="00325902">
        <w:t xml:space="preserve"> </w:t>
      </w:r>
      <w:r w:rsidRPr="00E93CD0">
        <w:rPr>
          <w:bCs/>
        </w:rPr>
        <w:t>S</w:t>
      </w:r>
      <w:r w:rsidR="000B3537">
        <w:rPr>
          <w:bCs/>
        </w:rPr>
        <w:t>ummary of</w:t>
      </w:r>
      <w:r>
        <w:t xml:space="preserve"> </w:t>
      </w:r>
      <w:r w:rsidR="00BD4EEA">
        <w:t>geo-intervention model</w:t>
      </w:r>
      <w:r>
        <w:t xml:space="preserve">ling framework </w:t>
      </w:r>
      <w:r w:rsidR="000B3537">
        <w:t>specifications</w:t>
      </w:r>
      <w:r w:rsidRPr="00325902">
        <w:t>.</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787"/>
        <w:gridCol w:w="2268"/>
        <w:gridCol w:w="3802"/>
      </w:tblGrid>
      <w:tr w:rsidR="004E4930" w:rsidRPr="00F30E14" w14:paraId="509612C5" w14:textId="77777777" w:rsidTr="00610EC6">
        <w:tc>
          <w:tcPr>
            <w:tcW w:w="1787" w:type="dxa"/>
            <w:tcBorders>
              <w:bottom w:val="single" w:sz="4" w:space="0" w:color="auto"/>
            </w:tcBorders>
            <w:vAlign w:val="center"/>
          </w:tcPr>
          <w:p w14:paraId="6F03B0F7" w14:textId="5E113C6D" w:rsidR="004E4930" w:rsidRPr="007F7C8C" w:rsidRDefault="007503C9" w:rsidP="003A5189">
            <w:pPr>
              <w:pStyle w:val="MDPI42tablebody"/>
              <w:spacing w:line="240" w:lineRule="auto"/>
              <w:rPr>
                <w:b/>
                <w:snapToGrid/>
              </w:rPr>
            </w:pPr>
            <w:r>
              <w:rPr>
                <w:b/>
                <w:snapToGrid/>
              </w:rPr>
              <w:t>Component</w:t>
            </w:r>
          </w:p>
        </w:tc>
        <w:tc>
          <w:tcPr>
            <w:tcW w:w="2268" w:type="dxa"/>
            <w:tcBorders>
              <w:bottom w:val="single" w:sz="4" w:space="0" w:color="auto"/>
            </w:tcBorders>
            <w:vAlign w:val="center"/>
          </w:tcPr>
          <w:p w14:paraId="7BA8DB0E" w14:textId="269A8183" w:rsidR="004E4930" w:rsidRPr="007F7C8C" w:rsidRDefault="007503C9" w:rsidP="004257FC">
            <w:pPr>
              <w:pStyle w:val="MDPI42tablebody"/>
              <w:spacing w:line="240" w:lineRule="auto"/>
              <w:jc w:val="left"/>
              <w:rPr>
                <w:b/>
                <w:snapToGrid/>
              </w:rPr>
            </w:pPr>
            <w:r>
              <w:rPr>
                <w:b/>
                <w:snapToGrid/>
              </w:rPr>
              <w:t>Sub-component</w:t>
            </w:r>
            <w:r w:rsidR="00DE5370">
              <w:rPr>
                <w:b/>
                <w:snapToGrid/>
              </w:rPr>
              <w:t>s</w:t>
            </w:r>
          </w:p>
        </w:tc>
        <w:tc>
          <w:tcPr>
            <w:tcW w:w="3802" w:type="dxa"/>
            <w:tcBorders>
              <w:bottom w:val="single" w:sz="4" w:space="0" w:color="auto"/>
            </w:tcBorders>
            <w:vAlign w:val="center"/>
          </w:tcPr>
          <w:p w14:paraId="17E89483" w14:textId="7DFB514D" w:rsidR="004E4930" w:rsidRPr="007F7C8C" w:rsidRDefault="007503C9" w:rsidP="0092667F">
            <w:pPr>
              <w:pStyle w:val="MDPI42tablebody"/>
              <w:spacing w:line="240" w:lineRule="auto"/>
              <w:jc w:val="left"/>
              <w:rPr>
                <w:b/>
                <w:snapToGrid/>
              </w:rPr>
            </w:pPr>
            <w:r>
              <w:rPr>
                <w:b/>
                <w:snapToGrid/>
              </w:rPr>
              <w:t>Specification</w:t>
            </w:r>
            <w:r w:rsidR="005331E3">
              <w:rPr>
                <w:b/>
                <w:snapToGrid/>
              </w:rPr>
              <w:t>s</w:t>
            </w:r>
          </w:p>
        </w:tc>
      </w:tr>
      <w:tr w:rsidR="004E4930" w:rsidRPr="00F30E14" w14:paraId="64CDF194" w14:textId="77777777" w:rsidTr="00610EC6">
        <w:tc>
          <w:tcPr>
            <w:tcW w:w="1787" w:type="dxa"/>
            <w:tcBorders>
              <w:bottom w:val="single" w:sz="4" w:space="0" w:color="auto"/>
            </w:tcBorders>
            <w:vAlign w:val="center"/>
          </w:tcPr>
          <w:p w14:paraId="285AFDB6" w14:textId="4B27CE39" w:rsidR="004E4930" w:rsidRPr="00F220D4" w:rsidRDefault="003A5189" w:rsidP="003A5189">
            <w:pPr>
              <w:pStyle w:val="MDPI42tablebody"/>
              <w:spacing w:line="240" w:lineRule="auto"/>
            </w:pPr>
            <w:r>
              <w:t>Spatial Data</w:t>
            </w:r>
          </w:p>
        </w:tc>
        <w:tc>
          <w:tcPr>
            <w:tcW w:w="2268" w:type="dxa"/>
            <w:tcBorders>
              <w:bottom w:val="single" w:sz="4" w:space="0" w:color="auto"/>
            </w:tcBorders>
            <w:vAlign w:val="center"/>
          </w:tcPr>
          <w:p w14:paraId="64EE28F4" w14:textId="77777777" w:rsidR="004E4930" w:rsidRDefault="00520770" w:rsidP="004257FC">
            <w:pPr>
              <w:pStyle w:val="MDPI42tablebody"/>
              <w:spacing w:line="240" w:lineRule="auto"/>
              <w:jc w:val="left"/>
            </w:pPr>
            <w:r>
              <w:t>Points</w:t>
            </w:r>
          </w:p>
          <w:p w14:paraId="6C995DC7" w14:textId="77777777" w:rsidR="00520770" w:rsidRDefault="00520770" w:rsidP="004257FC">
            <w:pPr>
              <w:pStyle w:val="MDPI42tablebody"/>
              <w:spacing w:line="240" w:lineRule="auto"/>
              <w:jc w:val="left"/>
            </w:pPr>
            <w:r>
              <w:t>Lines</w:t>
            </w:r>
          </w:p>
          <w:p w14:paraId="7A83CC5E" w14:textId="77777777" w:rsidR="00520770" w:rsidRDefault="00520770" w:rsidP="004257FC">
            <w:pPr>
              <w:pStyle w:val="MDPI42tablebody"/>
              <w:spacing w:line="240" w:lineRule="auto"/>
              <w:jc w:val="left"/>
            </w:pPr>
            <w:r>
              <w:t>Polygons</w:t>
            </w:r>
          </w:p>
          <w:p w14:paraId="6F62511D" w14:textId="77777777" w:rsidR="004E10D5" w:rsidRDefault="004E10D5" w:rsidP="004257FC">
            <w:pPr>
              <w:pStyle w:val="MDPI42tablebody"/>
              <w:spacing w:line="240" w:lineRule="auto"/>
              <w:jc w:val="left"/>
            </w:pPr>
          </w:p>
          <w:p w14:paraId="63732CA9" w14:textId="1BE126A9" w:rsidR="008312C3" w:rsidRDefault="008312C3" w:rsidP="004257FC">
            <w:pPr>
              <w:pStyle w:val="MDPI42tablebody"/>
              <w:spacing w:line="240" w:lineRule="auto"/>
              <w:jc w:val="left"/>
            </w:pPr>
            <w:r>
              <w:t>Raster</w:t>
            </w:r>
            <w:r w:rsidR="003C09BD">
              <w:t>s</w:t>
            </w:r>
            <w:r w:rsidR="00865D3B">
              <w:t>*</w:t>
            </w:r>
          </w:p>
          <w:p w14:paraId="3A30B2DA" w14:textId="77777777" w:rsidR="00D06AE6" w:rsidRDefault="00D06AE6" w:rsidP="004257FC">
            <w:pPr>
              <w:pStyle w:val="MDPI42tablebody"/>
              <w:spacing w:line="240" w:lineRule="auto"/>
              <w:jc w:val="left"/>
            </w:pPr>
          </w:p>
          <w:p w14:paraId="22C11A21" w14:textId="77777777" w:rsidR="002B02B0" w:rsidRDefault="000C4D59" w:rsidP="004257FC">
            <w:pPr>
              <w:pStyle w:val="MDPI42tablebody"/>
              <w:spacing w:line="240" w:lineRule="auto"/>
              <w:jc w:val="left"/>
            </w:pPr>
            <w:r>
              <w:t xml:space="preserve">Spatial </w:t>
            </w:r>
            <w:r w:rsidR="002B02B0">
              <w:t>Feature</w:t>
            </w:r>
          </w:p>
          <w:p w14:paraId="45C40968" w14:textId="566FDDA8" w:rsidR="00AC6A3D" w:rsidRPr="00F220D4" w:rsidRDefault="002B02B0" w:rsidP="004257FC">
            <w:pPr>
              <w:pStyle w:val="MDPI42tablebody"/>
              <w:spacing w:line="240" w:lineRule="auto"/>
              <w:jc w:val="left"/>
            </w:pPr>
            <w:r>
              <w:t>Engineering</w:t>
            </w:r>
            <w:r w:rsidR="00762946">
              <w:t>*</w:t>
            </w:r>
          </w:p>
        </w:tc>
        <w:tc>
          <w:tcPr>
            <w:tcW w:w="3802" w:type="dxa"/>
            <w:tcBorders>
              <w:bottom w:val="single" w:sz="4" w:space="0" w:color="auto"/>
            </w:tcBorders>
            <w:vAlign w:val="center"/>
          </w:tcPr>
          <w:p w14:paraId="686F3E8E" w14:textId="7A0D3B5D" w:rsidR="004E4930" w:rsidRDefault="004E10D5" w:rsidP="0092667F">
            <w:pPr>
              <w:pStyle w:val="MDPI42tablebody"/>
              <w:spacing w:line="240" w:lineRule="auto"/>
              <w:jc w:val="left"/>
            </w:pPr>
            <w:r>
              <w:t xml:space="preserve">Sets of </w:t>
            </w:r>
            <w:r w:rsidR="007838A3">
              <w:t>coordinates</w:t>
            </w:r>
            <w:r>
              <w:t xml:space="preserve"> with 1+ variables</w:t>
            </w:r>
          </w:p>
          <w:p w14:paraId="17853094" w14:textId="58BDA8C1" w:rsidR="007838A3" w:rsidRDefault="007838A3" w:rsidP="0092667F">
            <w:pPr>
              <w:pStyle w:val="MDPI42tablebody"/>
              <w:spacing w:line="240" w:lineRule="auto"/>
              <w:jc w:val="left"/>
            </w:pPr>
            <w:r>
              <w:t>Ordered sets of points</w:t>
            </w:r>
            <w:r w:rsidR="00D016E7">
              <w:t xml:space="preserve"> with 1+ variables</w:t>
            </w:r>
          </w:p>
          <w:p w14:paraId="6D2A0273" w14:textId="52E608EF" w:rsidR="007838A3" w:rsidRDefault="00AA7945" w:rsidP="0092667F">
            <w:pPr>
              <w:pStyle w:val="MDPI42tablebody"/>
              <w:spacing w:line="240" w:lineRule="auto"/>
              <w:jc w:val="left"/>
            </w:pPr>
            <w:r>
              <w:t>Ordered sets of points</w:t>
            </w:r>
            <w:r w:rsidR="004E10D5">
              <w:t xml:space="preserve"> with 1+ variables,</w:t>
            </w:r>
            <w:r w:rsidR="005A160E">
              <w:t xml:space="preserve"> </w:t>
            </w:r>
            <w:r w:rsidR="004E10D5">
              <w:t>first and</w:t>
            </w:r>
            <w:r w:rsidR="005A160E">
              <w:t xml:space="preserve"> last point connect</w:t>
            </w:r>
          </w:p>
          <w:p w14:paraId="5E38C237" w14:textId="7F41A57C" w:rsidR="004257FC" w:rsidRDefault="004257FC" w:rsidP="0092667F">
            <w:pPr>
              <w:pStyle w:val="MDPI42tablebody"/>
              <w:spacing w:line="240" w:lineRule="auto"/>
              <w:jc w:val="left"/>
            </w:pPr>
            <w:r>
              <w:t>Pixels</w:t>
            </w:r>
            <w:r w:rsidR="00DC292C">
              <w:t xml:space="preserve"> with coordinates and 1 variable</w:t>
            </w:r>
            <w:r>
              <w:t xml:space="preserve"> converted into points</w:t>
            </w:r>
            <w:r w:rsidR="0034785D">
              <w:t>/</w:t>
            </w:r>
            <w:r>
              <w:t>lines</w:t>
            </w:r>
            <w:r w:rsidR="0034785D">
              <w:t>/</w:t>
            </w:r>
            <w:r>
              <w:t>polygons</w:t>
            </w:r>
          </w:p>
          <w:p w14:paraId="0CA9AFE7" w14:textId="08E10371" w:rsidR="00383DF9" w:rsidRPr="00F220D4" w:rsidRDefault="000778D7" w:rsidP="0092667F">
            <w:pPr>
              <w:pStyle w:val="MDPI42tablebody"/>
              <w:spacing w:line="240" w:lineRule="auto"/>
              <w:jc w:val="left"/>
            </w:pPr>
            <w:r>
              <w:t>Variables created/removed from p</w:t>
            </w:r>
            <w:r w:rsidR="0034785D">
              <w:t>oints/lines/polygons</w:t>
            </w:r>
            <w:r>
              <w:t xml:space="preserve"> and their variables</w:t>
            </w:r>
          </w:p>
        </w:tc>
      </w:tr>
      <w:tr w:rsidR="006A5455" w:rsidRPr="00F30E14" w14:paraId="18A2EDEF" w14:textId="77777777" w:rsidTr="00610EC6">
        <w:tc>
          <w:tcPr>
            <w:tcW w:w="1787" w:type="dxa"/>
            <w:tcBorders>
              <w:top w:val="single" w:sz="4" w:space="0" w:color="auto"/>
              <w:bottom w:val="single" w:sz="4" w:space="0" w:color="auto"/>
            </w:tcBorders>
            <w:vAlign w:val="center"/>
          </w:tcPr>
          <w:p w14:paraId="773DF5FD" w14:textId="77777777" w:rsidR="00AA7945" w:rsidRDefault="003A5189" w:rsidP="003A5189">
            <w:pPr>
              <w:pStyle w:val="MDPI42tablebody"/>
              <w:spacing w:line="240" w:lineRule="auto"/>
            </w:pPr>
            <w:r>
              <w:t>Outcome</w:t>
            </w:r>
          </w:p>
          <w:p w14:paraId="1E1CD13D" w14:textId="68EA153F" w:rsidR="006A5455" w:rsidRPr="00F220D4" w:rsidRDefault="003A5189" w:rsidP="003A5189">
            <w:pPr>
              <w:pStyle w:val="MDPI42tablebody"/>
              <w:spacing w:line="240" w:lineRule="auto"/>
            </w:pPr>
            <w:r>
              <w:t>Modelling</w:t>
            </w:r>
          </w:p>
        </w:tc>
        <w:tc>
          <w:tcPr>
            <w:tcW w:w="2268" w:type="dxa"/>
            <w:tcBorders>
              <w:top w:val="single" w:sz="4" w:space="0" w:color="auto"/>
              <w:bottom w:val="single" w:sz="4" w:space="0" w:color="auto"/>
            </w:tcBorders>
            <w:vAlign w:val="center"/>
          </w:tcPr>
          <w:p w14:paraId="4EB9E767" w14:textId="77777777" w:rsidR="006A5455" w:rsidRDefault="005559A2" w:rsidP="004257FC">
            <w:pPr>
              <w:pStyle w:val="MDPI42tablebody"/>
              <w:spacing w:line="240" w:lineRule="auto"/>
              <w:jc w:val="left"/>
            </w:pPr>
            <w:r>
              <w:t>Variables</w:t>
            </w:r>
          </w:p>
          <w:p w14:paraId="05873F67" w14:textId="77777777" w:rsidR="005559A2" w:rsidRDefault="005559A2" w:rsidP="004257FC">
            <w:pPr>
              <w:pStyle w:val="MDPI42tablebody"/>
              <w:spacing w:line="240" w:lineRule="auto"/>
              <w:jc w:val="left"/>
            </w:pPr>
            <w:r>
              <w:t>Parameters*</w:t>
            </w:r>
          </w:p>
          <w:p w14:paraId="210651EA" w14:textId="4087A5BF" w:rsidR="005559A2" w:rsidRDefault="00286CDB" w:rsidP="004257FC">
            <w:pPr>
              <w:pStyle w:val="MDPI42tablebody"/>
              <w:spacing w:line="240" w:lineRule="auto"/>
              <w:jc w:val="left"/>
            </w:pPr>
            <w:r>
              <w:t>Model</w:t>
            </w:r>
            <w:r w:rsidR="00D74464">
              <w:t>s</w:t>
            </w:r>
          </w:p>
          <w:p w14:paraId="24876EA4" w14:textId="77777777" w:rsidR="00E138F1" w:rsidRDefault="00E138F1" w:rsidP="004257FC">
            <w:pPr>
              <w:pStyle w:val="MDPI42tablebody"/>
              <w:spacing w:line="240" w:lineRule="auto"/>
              <w:jc w:val="left"/>
            </w:pPr>
          </w:p>
          <w:p w14:paraId="7070FC89" w14:textId="77777777" w:rsidR="00286CDB" w:rsidRDefault="00286CDB" w:rsidP="004257FC">
            <w:pPr>
              <w:pStyle w:val="MDPI42tablebody"/>
              <w:spacing w:line="240" w:lineRule="auto"/>
              <w:jc w:val="left"/>
            </w:pPr>
            <w:r>
              <w:t>Predicted Outcomes</w:t>
            </w:r>
          </w:p>
          <w:p w14:paraId="49017B66" w14:textId="77777777" w:rsidR="005546D0" w:rsidRDefault="005546D0" w:rsidP="004257FC">
            <w:pPr>
              <w:pStyle w:val="MDPI42tablebody"/>
              <w:spacing w:line="240" w:lineRule="auto"/>
              <w:jc w:val="left"/>
            </w:pPr>
          </w:p>
          <w:p w14:paraId="2A1F3E20" w14:textId="77777777" w:rsidR="005546D0" w:rsidRDefault="005546D0" w:rsidP="004257FC">
            <w:pPr>
              <w:pStyle w:val="MDPI42tablebody"/>
              <w:spacing w:line="240" w:lineRule="auto"/>
              <w:jc w:val="left"/>
            </w:pPr>
          </w:p>
          <w:p w14:paraId="0EADB5B2" w14:textId="1F5C7400" w:rsidR="00B8062B" w:rsidRDefault="005D4166" w:rsidP="004257FC">
            <w:pPr>
              <w:pStyle w:val="MDPI42tablebody"/>
              <w:spacing w:line="240" w:lineRule="auto"/>
              <w:jc w:val="left"/>
            </w:pPr>
            <w:r>
              <w:t>Model Selection</w:t>
            </w:r>
            <w:r w:rsidR="0015362A">
              <w:t>*</w:t>
            </w:r>
          </w:p>
          <w:p w14:paraId="1FCDD789" w14:textId="77777777" w:rsidR="00E83BFC" w:rsidRDefault="00E83BFC" w:rsidP="004257FC">
            <w:pPr>
              <w:pStyle w:val="MDPI42tablebody"/>
              <w:spacing w:line="240" w:lineRule="auto"/>
              <w:jc w:val="left"/>
            </w:pPr>
          </w:p>
          <w:p w14:paraId="3B942102" w14:textId="4C097795" w:rsidR="00D74464" w:rsidRDefault="0038257B" w:rsidP="004257FC">
            <w:pPr>
              <w:pStyle w:val="MDPI42tablebody"/>
              <w:spacing w:line="240" w:lineRule="auto"/>
              <w:jc w:val="left"/>
            </w:pPr>
            <w:r>
              <w:t xml:space="preserve">Model </w:t>
            </w:r>
            <w:r w:rsidR="00D74464">
              <w:t>Metric</w:t>
            </w:r>
          </w:p>
          <w:p w14:paraId="4877088B" w14:textId="77777777" w:rsidR="005E578C" w:rsidRDefault="005E578C" w:rsidP="004257FC">
            <w:pPr>
              <w:pStyle w:val="MDPI42tablebody"/>
              <w:spacing w:line="240" w:lineRule="auto"/>
              <w:jc w:val="left"/>
            </w:pPr>
          </w:p>
          <w:p w14:paraId="367170F2" w14:textId="77777777" w:rsidR="00FF1030" w:rsidRDefault="005E578C" w:rsidP="004257FC">
            <w:pPr>
              <w:pStyle w:val="MDPI42tablebody"/>
              <w:spacing w:line="240" w:lineRule="auto"/>
              <w:jc w:val="left"/>
            </w:pPr>
            <w:r>
              <w:t>Best Model</w:t>
            </w:r>
          </w:p>
          <w:p w14:paraId="5293C4B6" w14:textId="28954E16" w:rsidR="00927DC6" w:rsidRPr="00F220D4" w:rsidRDefault="00927DC6" w:rsidP="004257FC">
            <w:pPr>
              <w:pStyle w:val="MDPI42tablebody"/>
              <w:spacing w:line="240" w:lineRule="auto"/>
              <w:jc w:val="left"/>
            </w:pPr>
          </w:p>
        </w:tc>
        <w:tc>
          <w:tcPr>
            <w:tcW w:w="3802" w:type="dxa"/>
            <w:tcBorders>
              <w:top w:val="single" w:sz="4" w:space="0" w:color="auto"/>
              <w:bottom w:val="single" w:sz="4" w:space="0" w:color="auto"/>
            </w:tcBorders>
            <w:vAlign w:val="center"/>
          </w:tcPr>
          <w:p w14:paraId="18BC38DE" w14:textId="080EA802" w:rsidR="006A5455" w:rsidRDefault="00C761CD" w:rsidP="0092667F">
            <w:pPr>
              <w:pStyle w:val="MDPI42tablebody"/>
              <w:spacing w:line="240" w:lineRule="auto"/>
              <w:jc w:val="left"/>
            </w:pPr>
            <w:r>
              <w:t>Records of locations with 1+ variables</w:t>
            </w:r>
          </w:p>
          <w:p w14:paraId="5BC37831" w14:textId="790D60F0" w:rsidR="00AC6A3D" w:rsidRDefault="00CB5624" w:rsidP="0092667F">
            <w:pPr>
              <w:pStyle w:val="MDPI42tablebody"/>
              <w:spacing w:line="240" w:lineRule="auto"/>
              <w:jc w:val="left"/>
            </w:pPr>
            <w:r>
              <w:t xml:space="preserve">Input values </w:t>
            </w:r>
            <w:r w:rsidR="00610EC6">
              <w:t>to modify</w:t>
            </w:r>
            <w:r>
              <w:t xml:space="preserve"> model </w:t>
            </w:r>
            <w:r w:rsidR="003A2B22">
              <w:t>behavior</w:t>
            </w:r>
          </w:p>
          <w:p w14:paraId="13D45B0C" w14:textId="75045E67" w:rsidR="003A2B22" w:rsidRDefault="003A688D" w:rsidP="0092667F">
            <w:pPr>
              <w:pStyle w:val="MDPI42tablebody"/>
              <w:spacing w:line="240" w:lineRule="auto"/>
              <w:jc w:val="left"/>
            </w:pPr>
            <w:r>
              <w:t>Processes variables and parameters into predicted outcomes</w:t>
            </w:r>
          </w:p>
          <w:p w14:paraId="5A9ED294" w14:textId="77777777" w:rsidR="000428DF" w:rsidRDefault="00C448EF" w:rsidP="0092667F">
            <w:pPr>
              <w:pStyle w:val="MDPI42tablebody"/>
              <w:spacing w:line="240" w:lineRule="auto"/>
              <w:jc w:val="left"/>
            </w:pPr>
            <w:r>
              <w:t>Records of unique locations with estimated outcomes values that are ideally close to actual outcome values</w:t>
            </w:r>
          </w:p>
          <w:p w14:paraId="4A5BA0C2" w14:textId="00C288E0" w:rsidR="00B8062B" w:rsidRDefault="00B8062B" w:rsidP="0092667F">
            <w:pPr>
              <w:pStyle w:val="MDPI42tablebody"/>
              <w:spacing w:line="240" w:lineRule="auto"/>
              <w:jc w:val="left"/>
            </w:pPr>
            <w:r>
              <w:t>Strategy to</w:t>
            </w:r>
            <w:r w:rsidR="00D82C1A">
              <w:t xml:space="preserve"> select best outcome model based on metrics and parameters</w:t>
            </w:r>
          </w:p>
          <w:p w14:paraId="790304E1" w14:textId="6D0E4A3E" w:rsidR="00D74464" w:rsidRDefault="00C32CA2" w:rsidP="0092667F">
            <w:pPr>
              <w:pStyle w:val="MDPI42tablebody"/>
              <w:spacing w:line="240" w:lineRule="auto"/>
              <w:jc w:val="left"/>
            </w:pPr>
            <w:r>
              <w:t>Measure</w:t>
            </w:r>
            <w:r w:rsidR="00841FB1">
              <w:t>s</w:t>
            </w:r>
            <w:r>
              <w:t xml:space="preserve"> outcome model performance</w:t>
            </w:r>
            <w:r w:rsidR="008C52BF">
              <w:t xml:space="preserve"> using predicted outcomes</w:t>
            </w:r>
          </w:p>
          <w:p w14:paraId="09EE5E43" w14:textId="610EADA3" w:rsidR="005E578C" w:rsidRPr="00F220D4" w:rsidRDefault="00927DC6" w:rsidP="0092667F">
            <w:pPr>
              <w:pStyle w:val="MDPI42tablebody"/>
              <w:spacing w:line="240" w:lineRule="auto"/>
              <w:jc w:val="left"/>
            </w:pPr>
            <w:r>
              <w:t xml:space="preserve">Model with highest performance based on </w:t>
            </w:r>
            <w:r w:rsidR="004320DA">
              <w:t xml:space="preserve">model </w:t>
            </w:r>
            <w:r>
              <w:t>metrics</w:t>
            </w:r>
            <w:r w:rsidR="0015362A">
              <w:t xml:space="preserve"> and model selection</w:t>
            </w:r>
          </w:p>
        </w:tc>
      </w:tr>
      <w:tr w:rsidR="004E4930" w:rsidRPr="00F30E14" w14:paraId="0904791A" w14:textId="77777777" w:rsidTr="00610EC6">
        <w:tc>
          <w:tcPr>
            <w:tcW w:w="1787" w:type="dxa"/>
            <w:tcBorders>
              <w:top w:val="single" w:sz="4" w:space="0" w:color="auto"/>
              <w:bottom w:val="single" w:sz="8" w:space="0" w:color="auto"/>
            </w:tcBorders>
            <w:vAlign w:val="center"/>
          </w:tcPr>
          <w:p w14:paraId="4BB9B19A" w14:textId="408BA8D3" w:rsidR="004E4930" w:rsidRPr="00F220D4" w:rsidRDefault="003A5189" w:rsidP="003A5189">
            <w:pPr>
              <w:pStyle w:val="MDPI42tablebody"/>
              <w:spacing w:line="240" w:lineRule="auto"/>
            </w:pPr>
            <w:r>
              <w:t>Geo-interventions Generation</w:t>
            </w:r>
          </w:p>
        </w:tc>
        <w:tc>
          <w:tcPr>
            <w:tcW w:w="2268" w:type="dxa"/>
            <w:tcBorders>
              <w:top w:val="single" w:sz="4" w:space="0" w:color="auto"/>
              <w:bottom w:val="single" w:sz="8" w:space="0" w:color="auto"/>
            </w:tcBorders>
            <w:vAlign w:val="center"/>
          </w:tcPr>
          <w:p w14:paraId="3F68FF49" w14:textId="2288DE9F" w:rsidR="00980B9F" w:rsidRDefault="00980B9F" w:rsidP="004257FC">
            <w:pPr>
              <w:pStyle w:val="MDPI42tablebody"/>
              <w:spacing w:line="240" w:lineRule="auto"/>
              <w:jc w:val="left"/>
            </w:pPr>
            <w:r>
              <w:t>Actions</w:t>
            </w:r>
          </w:p>
          <w:p w14:paraId="6BC5CBEE" w14:textId="77777777" w:rsidR="00486AA0" w:rsidRDefault="00486AA0" w:rsidP="00C87FD7">
            <w:pPr>
              <w:pStyle w:val="MDPI42tablebody"/>
              <w:spacing w:line="240" w:lineRule="auto"/>
              <w:jc w:val="left"/>
            </w:pPr>
          </w:p>
          <w:p w14:paraId="4878D782" w14:textId="4AE5C510" w:rsidR="00C87FD7" w:rsidRDefault="00C87FD7" w:rsidP="00C87FD7">
            <w:pPr>
              <w:pStyle w:val="MDPI42tablebody"/>
              <w:spacing w:line="240" w:lineRule="auto"/>
              <w:jc w:val="left"/>
            </w:pPr>
            <w:r>
              <w:t>Constraints*</w:t>
            </w:r>
          </w:p>
          <w:p w14:paraId="4A19FC7E" w14:textId="662AC2F7" w:rsidR="005578B4" w:rsidRDefault="005578B4" w:rsidP="00C87FD7">
            <w:pPr>
              <w:pStyle w:val="MDPI42tablebody"/>
              <w:spacing w:line="240" w:lineRule="auto"/>
              <w:jc w:val="left"/>
            </w:pPr>
            <w:r>
              <w:t>Variable Metrics*</w:t>
            </w:r>
          </w:p>
          <w:p w14:paraId="3E7C2509" w14:textId="77777777" w:rsidR="00B374DE" w:rsidRDefault="00B374DE" w:rsidP="004257FC">
            <w:pPr>
              <w:pStyle w:val="MDPI42tablebody"/>
              <w:spacing w:line="240" w:lineRule="auto"/>
              <w:jc w:val="left"/>
            </w:pPr>
          </w:p>
          <w:p w14:paraId="773A83CE" w14:textId="60203A04" w:rsidR="00B44E76" w:rsidRDefault="00512A8F" w:rsidP="004257FC">
            <w:pPr>
              <w:pStyle w:val="MDPI42tablebody"/>
              <w:spacing w:line="240" w:lineRule="auto"/>
              <w:jc w:val="left"/>
            </w:pPr>
            <w:r>
              <w:t>O</w:t>
            </w:r>
            <w:r w:rsidR="00615286">
              <w:t>utcome Metric</w:t>
            </w:r>
          </w:p>
          <w:p w14:paraId="69769C3D" w14:textId="77777777" w:rsidR="00981B76" w:rsidRDefault="00981B76" w:rsidP="004257FC">
            <w:pPr>
              <w:pStyle w:val="MDPI42tablebody"/>
              <w:spacing w:line="240" w:lineRule="auto"/>
              <w:jc w:val="left"/>
            </w:pPr>
          </w:p>
          <w:p w14:paraId="0C965E64" w14:textId="6CC78CC7" w:rsidR="00A12769" w:rsidRDefault="00DC7618" w:rsidP="004257FC">
            <w:pPr>
              <w:pStyle w:val="MDPI42tablebody"/>
              <w:spacing w:line="240" w:lineRule="auto"/>
              <w:jc w:val="left"/>
            </w:pPr>
            <w:r>
              <w:t>O</w:t>
            </w:r>
            <w:r w:rsidR="00615286">
              <w:t>ptimization Algorithm</w:t>
            </w:r>
          </w:p>
          <w:p w14:paraId="28510D80" w14:textId="77777777" w:rsidR="008C2D7E" w:rsidRDefault="008C2D7E" w:rsidP="004257FC">
            <w:pPr>
              <w:pStyle w:val="MDPI42tablebody"/>
              <w:spacing w:line="240" w:lineRule="auto"/>
              <w:jc w:val="left"/>
            </w:pPr>
          </w:p>
          <w:p w14:paraId="0F86256E" w14:textId="77AA7968" w:rsidR="0071044D" w:rsidRDefault="00BD4280" w:rsidP="004257FC">
            <w:pPr>
              <w:pStyle w:val="MDPI42tablebody"/>
              <w:spacing w:line="240" w:lineRule="auto"/>
              <w:jc w:val="left"/>
            </w:pPr>
            <w:r>
              <w:t>Best</w:t>
            </w:r>
            <w:r w:rsidR="0071044D">
              <w:t xml:space="preserve"> Outcomes</w:t>
            </w:r>
          </w:p>
          <w:p w14:paraId="63518205" w14:textId="77777777" w:rsidR="00FB6668" w:rsidRDefault="00FB6668" w:rsidP="004257FC">
            <w:pPr>
              <w:pStyle w:val="MDPI42tablebody"/>
              <w:spacing w:line="240" w:lineRule="auto"/>
              <w:jc w:val="left"/>
            </w:pPr>
          </w:p>
          <w:p w14:paraId="2DDF3DEF" w14:textId="5E29447C" w:rsidR="003D2A2D" w:rsidRPr="00F220D4" w:rsidRDefault="004B7B44" w:rsidP="004257FC">
            <w:pPr>
              <w:pStyle w:val="MDPI42tablebody"/>
              <w:spacing w:line="240" w:lineRule="auto"/>
              <w:jc w:val="left"/>
            </w:pPr>
            <w:r>
              <w:t>Best</w:t>
            </w:r>
            <w:r w:rsidR="00BF05C1">
              <w:t xml:space="preserve"> </w:t>
            </w:r>
            <w:r w:rsidR="003D2A2D">
              <w:t>Geo-interventions</w:t>
            </w:r>
          </w:p>
        </w:tc>
        <w:tc>
          <w:tcPr>
            <w:tcW w:w="3802" w:type="dxa"/>
            <w:tcBorders>
              <w:top w:val="single" w:sz="4" w:space="0" w:color="auto"/>
              <w:bottom w:val="single" w:sz="8" w:space="0" w:color="auto"/>
            </w:tcBorders>
            <w:vAlign w:val="center"/>
          </w:tcPr>
          <w:p w14:paraId="30860CA5" w14:textId="219FDF26" w:rsidR="00486AA0" w:rsidRDefault="00486AA0" w:rsidP="0092667F">
            <w:pPr>
              <w:pStyle w:val="MDPI42tablebody"/>
              <w:spacing w:line="240" w:lineRule="auto"/>
              <w:jc w:val="left"/>
            </w:pPr>
            <w:r>
              <w:t>Changes to variables associated with predicted outcomes, limited by constraints</w:t>
            </w:r>
          </w:p>
          <w:p w14:paraId="5532BB02" w14:textId="763A2ABA" w:rsidR="004E4930" w:rsidRDefault="00BF1EF3" w:rsidP="0092667F">
            <w:pPr>
              <w:pStyle w:val="MDPI42tablebody"/>
              <w:spacing w:line="240" w:lineRule="auto"/>
              <w:jc w:val="left"/>
            </w:pPr>
            <w:r>
              <w:t>Limits for</w:t>
            </w:r>
            <w:r w:rsidR="00D63F71">
              <w:t xml:space="preserve"> modifiable</w:t>
            </w:r>
            <w:r>
              <w:t xml:space="preserve"> actions and locations</w:t>
            </w:r>
          </w:p>
          <w:p w14:paraId="1BEC89B3" w14:textId="3556537C" w:rsidR="00980B9F" w:rsidRDefault="00F15978" w:rsidP="0092667F">
            <w:pPr>
              <w:pStyle w:val="MDPI42tablebody"/>
              <w:spacing w:line="240" w:lineRule="auto"/>
              <w:jc w:val="left"/>
            </w:pPr>
            <w:r>
              <w:t>Measures association of variables to predicted outcomes</w:t>
            </w:r>
          </w:p>
          <w:p w14:paraId="18E32828" w14:textId="77777777" w:rsidR="00E36643" w:rsidRDefault="00E36643" w:rsidP="00E36643">
            <w:pPr>
              <w:pStyle w:val="MDPI42tablebody"/>
              <w:spacing w:line="240" w:lineRule="auto"/>
              <w:jc w:val="left"/>
            </w:pPr>
            <w:r>
              <w:t>Evaluates optimization algorithm performance based on predicted outcomes</w:t>
            </w:r>
          </w:p>
          <w:p w14:paraId="09AB598A" w14:textId="6C0877E5" w:rsidR="00D95BA3" w:rsidRDefault="003B006A" w:rsidP="0092667F">
            <w:pPr>
              <w:pStyle w:val="MDPI42tablebody"/>
              <w:spacing w:line="240" w:lineRule="auto"/>
              <w:jc w:val="left"/>
            </w:pPr>
            <w:r>
              <w:t>Finds optimal predicted outcomes given constraints</w:t>
            </w:r>
            <w:r w:rsidR="00BA4BB4">
              <w:t>, actions,</w:t>
            </w:r>
            <w:r>
              <w:t xml:space="preserve"> and outcome metric</w:t>
            </w:r>
          </w:p>
          <w:p w14:paraId="241381BA" w14:textId="795573CF" w:rsidR="00D95BA3" w:rsidRDefault="00DD461A" w:rsidP="0092667F">
            <w:pPr>
              <w:pStyle w:val="MDPI42tablebody"/>
              <w:spacing w:line="240" w:lineRule="auto"/>
              <w:jc w:val="left"/>
            </w:pPr>
            <w:r>
              <w:t>Most optimal predicted outcomes based on o</w:t>
            </w:r>
            <w:r w:rsidR="00C4408B">
              <w:t>ptimization algorithm</w:t>
            </w:r>
            <w:r w:rsidR="00D95BA3">
              <w:t>.</w:t>
            </w:r>
          </w:p>
          <w:p w14:paraId="6857BD42" w14:textId="4D310D6B" w:rsidR="00D95BA3" w:rsidRPr="00F220D4" w:rsidRDefault="00BA4BB4" w:rsidP="0092667F">
            <w:pPr>
              <w:pStyle w:val="MDPI42tablebody"/>
              <w:spacing w:line="240" w:lineRule="auto"/>
              <w:jc w:val="left"/>
            </w:pPr>
            <w:r>
              <w:t>Most optimal</w:t>
            </w:r>
            <w:r w:rsidR="007C498C">
              <w:t xml:space="preserve"> actions leading to optimized outcomes</w:t>
            </w:r>
          </w:p>
        </w:tc>
      </w:tr>
    </w:tbl>
    <w:p w14:paraId="028B7EC4" w14:textId="4599EF1A" w:rsidR="00493AC2" w:rsidRPr="00493AC2" w:rsidRDefault="00493AC2" w:rsidP="00493AC2">
      <w:pPr>
        <w:pStyle w:val="MDPI43tablefooter"/>
      </w:pPr>
      <w:r>
        <w:t xml:space="preserve">* </w:t>
      </w:r>
      <w:r w:rsidR="00B33035">
        <w:t>Optional</w:t>
      </w:r>
      <w:r w:rsidR="005C304B">
        <w:t xml:space="preserve"> </w:t>
      </w:r>
      <w:r w:rsidR="00494DE1">
        <w:t>sub-</w:t>
      </w:r>
      <w:r w:rsidR="00A55887">
        <w:t>c</w:t>
      </w:r>
      <w:r w:rsidR="005C304B">
        <w:t>omponent</w:t>
      </w:r>
      <w:r>
        <w:t>.</w:t>
      </w:r>
    </w:p>
    <w:p w14:paraId="0B3D39A5" w14:textId="34CA8E01" w:rsidR="00C70434" w:rsidRDefault="00C70434" w:rsidP="00C70434">
      <w:pPr>
        <w:pStyle w:val="MDPI23heading3"/>
        <w:rPr>
          <w:lang w:val="en"/>
        </w:rPr>
      </w:pPr>
      <w:r>
        <w:t xml:space="preserve">2.2.1. Spatial Data </w:t>
      </w:r>
      <w:r w:rsidR="004F2977">
        <w:t>Specifications</w:t>
      </w:r>
    </w:p>
    <w:p w14:paraId="46D9148E" w14:textId="001939C1" w:rsidR="00C70434" w:rsidRDefault="00C56970" w:rsidP="00C70434">
      <w:pPr>
        <w:pStyle w:val="MDPI31text"/>
        <w:rPr>
          <w:lang w:val="en"/>
        </w:rPr>
      </w:pPr>
      <w:r>
        <w:rPr>
          <w:lang w:val="en"/>
        </w:rPr>
        <w:t>Spatial data</w:t>
      </w:r>
      <w:r w:rsidR="00707F2A">
        <w:rPr>
          <w:lang w:val="en"/>
        </w:rPr>
        <w:t xml:space="preserve">, commonly used in GIS, </w:t>
      </w:r>
      <w:r>
        <w:rPr>
          <w:lang w:val="en"/>
        </w:rPr>
        <w:t xml:space="preserve">capture entities, phenomena, and characteristics </w:t>
      </w:r>
      <w:r w:rsidR="00622963">
        <w:rPr>
          <w:lang w:val="en"/>
        </w:rPr>
        <w:t xml:space="preserve">as </w:t>
      </w:r>
      <w:r>
        <w:rPr>
          <w:lang w:val="en"/>
        </w:rPr>
        <w:t xml:space="preserve">variables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e>
        </m:d>
      </m:oMath>
      <w:r>
        <w:rPr>
          <w:lang w:val="en"/>
        </w:rPr>
        <w:t>,</w:t>
      </w:r>
      <w:r w:rsidR="00DF1CE0">
        <w:rPr>
          <w:lang w:val="en"/>
        </w:rPr>
        <w:t xml:space="preserve"> tying these</w:t>
      </w:r>
      <w:r w:rsidR="00022CC6">
        <w:rPr>
          <w:lang w:val="en"/>
        </w:rPr>
        <w:t xml:space="preserve"> variables to the real-world by locating them in geographic space</w:t>
      </w:r>
      <w:r w:rsidR="00B03494">
        <w:rPr>
          <w:lang w:val="en"/>
        </w:rPr>
        <w:t xml:space="preserve"> as described in Section 2.1.2</w:t>
      </w:r>
      <w:r w:rsidR="00E047A2">
        <w:rPr>
          <w:lang w:val="en"/>
        </w:rPr>
        <w:t xml:space="preserve"> </w:t>
      </w:r>
      <w:r w:rsidR="00E047A2">
        <w:rPr>
          <w:lang w:val="en"/>
        </w:rPr>
        <w:fldChar w:fldCharType="begin"/>
      </w:r>
      <w:r w:rsidR="007837A4">
        <w:rPr>
          <w:lang w:val="en"/>
        </w:rPr>
        <w:instrText xml:space="preserve"> ADDIN ZOTERO_ITEM CSL_CITATION {"citationID":"uaiBkTDx","properties":{"formattedCitation":"[39]","plainCitation":"[39]","noteIndex":0},"citationItems":[{"id":2279,"uris":["http://zotero.org/users/6749620/items/G94VDKPK"],"itemData":{"id":2279,"type":"chapter","container-title":"Geospatial Technologies in Land Resources Mapping, Monitoring and Management","event-place":"Cham","ISBN":"978-3-319-78710-7","note":"collection-title: Geotechnologies and the Environment\nDOI: 10.1007/978-3-319-78711-4_7","page":"127-142","publisher":"Springer International Publishing","publisher-place":"Cham","source":"DOI.org (Crossref)","title":"Spatial Data Management, Analysis, and Modeling in GIS: Principles and Applications","title-short":"Spatial Data Management, Analysis, and Modeling in GIS","URL":"http://link.springer.com/10.1007/978-3-319-78711-4_7","volume":"21","editor":[{"family":"Reddy","given":"G. P. Obi"},{"family":"Singh","given":"S. K."}],"author":[{"family":"Reddy","given":"G. P. Obi"}],"accessed":{"date-parts":[["2024",12,24]]},"issued":{"date-parts":[["2018"]]}}}],"schema":"https://github.com/citation-style-language/schema/raw/master/csl-citation.json"} </w:instrText>
      </w:r>
      <w:r w:rsidR="00E047A2">
        <w:rPr>
          <w:lang w:val="en"/>
        </w:rPr>
        <w:fldChar w:fldCharType="separate"/>
      </w:r>
      <w:r w:rsidR="007837A4" w:rsidRPr="007837A4">
        <w:t>[39]</w:t>
      </w:r>
      <w:r w:rsidR="00E047A2">
        <w:rPr>
          <w:lang w:val="en"/>
        </w:rPr>
        <w:fldChar w:fldCharType="end"/>
      </w:r>
      <w:r w:rsidR="00022CC6">
        <w:rPr>
          <w:lang w:val="en"/>
        </w:rPr>
        <w:t>.</w:t>
      </w:r>
      <w:r>
        <w:rPr>
          <w:lang w:val="en"/>
        </w:rPr>
        <w:t xml:space="preserve"> </w:t>
      </w:r>
      <w:r w:rsidR="00417B72">
        <w:rPr>
          <w:lang w:val="en"/>
        </w:rPr>
        <w:t xml:space="preserve">By having records of these variables and their locations through spatial data, we </w:t>
      </w:r>
      <w:r w:rsidR="00A81877">
        <w:rPr>
          <w:lang w:val="en"/>
        </w:rPr>
        <w:t>can</w:t>
      </w:r>
      <w:r w:rsidR="00417B72">
        <w:rPr>
          <w:lang w:val="en"/>
        </w:rPr>
        <w:t xml:space="preserve"> model these variables</w:t>
      </w:r>
      <w:r w:rsidR="00CF0648">
        <w:rPr>
          <w:lang w:val="en"/>
        </w:rPr>
        <w:t xml:space="preserve"> and their changes</w:t>
      </w:r>
      <w:r w:rsidR="00417B72">
        <w:rPr>
          <w:lang w:val="en"/>
        </w:rPr>
        <w:t xml:space="preserve"> as actions</w:t>
      </w:r>
      <w:r w:rsidR="00A81877">
        <w:rPr>
          <w:lang w:val="en"/>
        </w:rPr>
        <w:t xml:space="preserve">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417B72">
        <w:rPr>
          <w:lang w:val="en"/>
        </w:rPr>
        <w:t xml:space="preserve"> in relation to an outcome</w:t>
      </w:r>
      <w:r w:rsidR="00E464B7">
        <w:rPr>
          <w:lang w:val="en"/>
        </w:rPr>
        <w:t xml:space="preserv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A81877">
        <w:rPr>
          <w:lang w:val="en"/>
        </w:rPr>
        <w:t xml:space="preserve"> for the </w:t>
      </w:r>
      <m:oMath>
        <m:r>
          <w:rPr>
            <w:rFonts w:ascii="Cambria Math" w:hAnsi="Cambria Math"/>
            <w:lang w:val="en"/>
          </w:rPr>
          <m:t>i</m:t>
        </m:r>
      </m:oMath>
      <w:r w:rsidR="00A81877">
        <w:rPr>
          <w:vertAlign w:val="superscript"/>
          <w:lang w:val="en"/>
        </w:rPr>
        <w:t xml:space="preserve">th </w:t>
      </w:r>
      <w:r w:rsidR="00A81877">
        <w:rPr>
          <w:lang w:val="en"/>
        </w:rPr>
        <w:t>location</w:t>
      </w:r>
      <w:r w:rsidR="00B17159">
        <w:rPr>
          <w:lang w:val="en"/>
        </w:rPr>
        <w:t>, which solves the problem of representing actions, locations, and outcomes in geo-interventions</w:t>
      </w:r>
      <w:r w:rsidR="00973F9F">
        <w:rPr>
          <w:lang w:val="en"/>
        </w:rPr>
        <w:t xml:space="preserve"> </w:t>
      </w:r>
      <w:r w:rsidR="00973F9F">
        <w:rPr>
          <w:lang w:val="en"/>
        </w:rPr>
        <w:fldChar w:fldCharType="begin"/>
      </w:r>
      <w:r w:rsidR="007837A4">
        <w:rPr>
          <w:lang w:val="en"/>
        </w:rPr>
        <w:instrText xml:space="preserve"> ADDIN ZOTERO_ITEM CSL_CITATION {"citationID":"uRODKYeh","properties":{"formattedCitation":"[40]","plainCitation":"[40]","noteIndex":0},"citationItems":[{"id":2278,"uris":["http://zotero.org/users/6749620/items/ZFESMYQL"],"itemData":{"id":2278,"type":"article-journal","abstract":"Ecology Letters (2010) 13: 246–264 Abstract Many of the most interesting questions ecologists ask lead to analyses of spatial data. Yet, perhaps confused by the large number of statistical models and fitting methods available, many ecologists seem to believe this is best left to specialists. Here, we describe the issues that need consideration when analysing spatial data and illustrate these using simulation studies. Our comparative analysis involves using methods including generalized least squares, spatial filters, wavelet revised models, conditional autoregressive models and generalized additive mixed models to estimate regression coefficients from synthetic but realistic data sets, including some which violate standard regression assumptions. We assess the performance of each method using two measures and using statistical error rates for model selection. Methods that performed well included generalized least squares family of models and a Bayesian implementation of the conditional auto-regressive model. Ordinary least squares also performed adequately in the absence of model selection, but had poorly controlled Type I error rates and so did not show the improvements in performance under model selection when using the above methods. Removing large-scale spatial trends in the response led to poor performance. These are empirical results; hence extrapolation of these findings to other situations should be performed cautiously. Nevertheless, our simulation-based approach provides much stronger evidence for comparative analysis than assessments based on single or small numbers of data sets, and should be considered a necessary foundation for statements of this type in future.","container-title":"Ecology Letters","DOI":"10.1111/j.1461-0248.2009.01422.x","ISSN":"1461-0248","issue":"2","language":"en","license":"© 2010 Blackwell Publishing Ltd/CNRS","note":"_eprint: https://onlinelibrary.wiley.com/doi/pdf/10.1111/j.1461-0248.2009.01422.x","page":"246-264","source":"Wiley Online Library","title":"Regression analysis of spatial data","volume":"13","author":[{"family":"Beale","given":"Colin M."},{"family":"Lennon","given":"Jack J."},{"family":"Yearsley","given":"Jon M."},{"family":"Brewer","given":"Mark J."},{"family":"Elston","given":"David A."}],"issued":{"date-parts":[["2010"]]}}}],"schema":"https://github.com/citation-style-language/schema/raw/master/csl-citation.json"} </w:instrText>
      </w:r>
      <w:r w:rsidR="00973F9F">
        <w:rPr>
          <w:lang w:val="en"/>
        </w:rPr>
        <w:fldChar w:fldCharType="separate"/>
      </w:r>
      <w:r w:rsidR="007837A4" w:rsidRPr="007837A4">
        <w:t>[40]</w:t>
      </w:r>
      <w:r w:rsidR="00973F9F">
        <w:rPr>
          <w:lang w:val="en"/>
        </w:rPr>
        <w:fldChar w:fldCharType="end"/>
      </w:r>
      <w:r w:rsidR="00417B72">
        <w:rPr>
          <w:lang w:val="en"/>
        </w:rPr>
        <w:t>.</w:t>
      </w:r>
      <w:r w:rsidR="00560FA9">
        <w:rPr>
          <w:lang w:val="en"/>
        </w:rPr>
        <w:t xml:space="preserve"> Thus, </w:t>
      </w:r>
      <w:r w:rsidR="0029470C">
        <w:rPr>
          <w:lang w:val="en"/>
        </w:rPr>
        <w:t xml:space="preserve">we </w:t>
      </w:r>
      <w:r w:rsidR="00EC1458">
        <w:rPr>
          <w:lang w:val="en"/>
        </w:rPr>
        <w:t>required</w:t>
      </w:r>
      <w:r w:rsidR="0029470C">
        <w:rPr>
          <w:lang w:val="en"/>
        </w:rPr>
        <w:t xml:space="preserve"> that the</w:t>
      </w:r>
      <w:r w:rsidR="00560FA9">
        <w:rPr>
          <w:lang w:val="en"/>
        </w:rPr>
        <w:t xml:space="preserve"> spatial data component </w:t>
      </w:r>
      <w:r w:rsidR="0067342B">
        <w:rPr>
          <w:lang w:val="en"/>
        </w:rPr>
        <w:t>c</w:t>
      </w:r>
      <w:r w:rsidR="000608DB">
        <w:rPr>
          <w:lang w:val="en"/>
        </w:rPr>
        <w:t>ontained</w:t>
      </w:r>
      <w:r w:rsidR="00560FA9">
        <w:rPr>
          <w:lang w:val="en"/>
        </w:rPr>
        <w:t xml:space="preserve"> variables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e>
        </m:d>
      </m:oMath>
      <w:r w:rsidR="0067342B">
        <w:t xml:space="preserve"> and their locations </w:t>
      </w:r>
      <m:oMath>
        <m:sSub>
          <m:sSubPr>
            <m:ctrlPr>
              <w:rPr>
                <w:rFonts w:ascii="Cambria Math" w:hAnsi="Cambria Math"/>
                <w:i/>
                <w:lang w:val="en"/>
              </w:rPr>
            </m:ctrlPr>
          </m:sSubPr>
          <m:e>
            <m:r>
              <w:rPr>
                <w:rFonts w:ascii="Cambria Math" w:hAnsi="Cambria Math"/>
                <w:lang w:val="en"/>
              </w:rPr>
              <m:t>L</m:t>
            </m:r>
          </m:e>
          <m:sub>
            <m:r>
              <w:rPr>
                <w:rFonts w:ascii="Cambria Math" w:hAnsi="Cambria Math"/>
                <w:lang w:val="en"/>
              </w:rPr>
              <m:t>i</m:t>
            </m:r>
          </m:sub>
        </m:sSub>
      </m:oMath>
      <w:r w:rsidR="0067342B">
        <w:rPr>
          <w:lang w:val="en"/>
        </w:rPr>
        <w:t xml:space="preserve">, where sub-components </w:t>
      </w:r>
      <w:r w:rsidR="006D4E71">
        <w:rPr>
          <w:lang w:val="en"/>
        </w:rPr>
        <w:t xml:space="preserve">were </w:t>
      </w:r>
      <w:r w:rsidR="0067342B">
        <w:rPr>
          <w:lang w:val="en"/>
        </w:rPr>
        <w:t xml:space="preserve">organized into </w:t>
      </w:r>
      <w:r w:rsidR="0004255D">
        <w:rPr>
          <w:lang w:val="en"/>
        </w:rPr>
        <w:t xml:space="preserve">vector data, namely </w:t>
      </w:r>
      <w:r w:rsidR="0067342B">
        <w:rPr>
          <w:lang w:val="en"/>
        </w:rPr>
        <w:t>point, line, and polygon type spatial data</w:t>
      </w:r>
      <w:r w:rsidR="000171EB">
        <w:rPr>
          <w:lang w:val="en"/>
        </w:rPr>
        <w:t xml:space="preserve">. </w:t>
      </w:r>
      <w:r w:rsidR="00CE152F">
        <w:rPr>
          <w:lang w:val="en"/>
        </w:rPr>
        <w:t xml:space="preserve">We </w:t>
      </w:r>
      <w:r w:rsidR="002566EF">
        <w:rPr>
          <w:lang w:val="en"/>
        </w:rPr>
        <w:t>focused on</w:t>
      </w:r>
      <w:r w:rsidR="00CE152F">
        <w:rPr>
          <w:lang w:val="en"/>
        </w:rPr>
        <w:t xml:space="preserve"> v</w:t>
      </w:r>
      <w:r w:rsidR="005238A8">
        <w:rPr>
          <w:lang w:val="en"/>
        </w:rPr>
        <w:t>ector data</w:t>
      </w:r>
      <w:r w:rsidR="00CE152F">
        <w:rPr>
          <w:lang w:val="en"/>
        </w:rPr>
        <w:t xml:space="preserve"> </w:t>
      </w:r>
      <w:r w:rsidR="00154391">
        <w:rPr>
          <w:lang w:val="en"/>
        </w:rPr>
        <w:t>to be</w:t>
      </w:r>
      <w:r w:rsidR="005238A8">
        <w:rPr>
          <w:lang w:val="en"/>
        </w:rPr>
        <w:t xml:space="preserve"> the </w:t>
      </w:r>
      <w:r w:rsidR="00CE152F">
        <w:rPr>
          <w:lang w:val="en"/>
        </w:rPr>
        <w:t>spatial data component</w:t>
      </w:r>
      <w:r w:rsidR="005238A8">
        <w:rPr>
          <w:lang w:val="en"/>
        </w:rPr>
        <w:t xml:space="preserve"> as</w:t>
      </w:r>
      <w:r w:rsidR="00A139A8">
        <w:rPr>
          <w:lang w:val="en"/>
        </w:rPr>
        <w:t xml:space="preserve"> it enable</w:t>
      </w:r>
      <w:r w:rsidR="00376209">
        <w:rPr>
          <w:lang w:val="en"/>
        </w:rPr>
        <w:t>d</w:t>
      </w:r>
      <w:r w:rsidR="002E223A">
        <w:rPr>
          <w:lang w:val="en"/>
        </w:rPr>
        <w:t xml:space="preserve"> more</w:t>
      </w:r>
      <w:r w:rsidR="00A139A8">
        <w:rPr>
          <w:lang w:val="en"/>
        </w:rPr>
        <w:t xml:space="preserve"> flexibility</w:t>
      </w:r>
      <w:r w:rsidR="004C5F1F">
        <w:rPr>
          <w:lang w:val="en"/>
        </w:rPr>
        <w:t xml:space="preserve"> and </w:t>
      </w:r>
      <w:r w:rsidR="008A7C50">
        <w:rPr>
          <w:lang w:val="en"/>
        </w:rPr>
        <w:t xml:space="preserve">level of </w:t>
      </w:r>
      <w:r w:rsidR="004C5F1F">
        <w:rPr>
          <w:lang w:val="en"/>
        </w:rPr>
        <w:t>detail</w:t>
      </w:r>
      <w:r w:rsidR="00A139A8">
        <w:rPr>
          <w:lang w:val="en"/>
        </w:rPr>
        <w:t xml:space="preserve"> in geometric shapes (point, line, and polygon) than raster data, which require</w:t>
      </w:r>
      <w:r w:rsidR="00F974BE">
        <w:rPr>
          <w:lang w:val="en"/>
        </w:rPr>
        <w:t>d</w:t>
      </w:r>
      <w:r w:rsidR="00A139A8">
        <w:rPr>
          <w:lang w:val="en"/>
        </w:rPr>
        <w:t xml:space="preserve"> consistent square</w:t>
      </w:r>
      <w:r w:rsidR="00664879">
        <w:rPr>
          <w:lang w:val="en"/>
        </w:rPr>
        <w:t xml:space="preserve"> or rectangular</w:t>
      </w:r>
      <w:r w:rsidR="00A139A8">
        <w:rPr>
          <w:lang w:val="en"/>
        </w:rPr>
        <w:t xml:space="preserve"> pixels</w:t>
      </w:r>
      <w:r w:rsidR="004C5F1F">
        <w:rPr>
          <w:lang w:val="en"/>
        </w:rPr>
        <w:t xml:space="preserve"> with level of detail</w:t>
      </w:r>
      <w:r w:rsidR="00664879">
        <w:rPr>
          <w:lang w:val="en"/>
        </w:rPr>
        <w:t xml:space="preserve"> dependent on the image resolution </w:t>
      </w:r>
      <w:r w:rsidR="00E34910">
        <w:rPr>
          <w:lang w:val="en"/>
        </w:rPr>
        <w:fldChar w:fldCharType="begin"/>
      </w:r>
      <w:r w:rsidR="007837A4">
        <w:rPr>
          <w:lang w:val="en"/>
        </w:rPr>
        <w:instrText xml:space="preserve"> ADDIN ZOTERO_ITEM CSL_CITATION {"citationID":"siQVK7qC","properties":{"formattedCitation":"[41,42]","plainCitation":"[41,42]","noteIndex":0},"citationItems":[{"id":2446,"uris":["http://zotero.org/users/6749620/items/LYCG4ZQJ"],"itemData":{"id":2446,"type":"article-journal","container-title":"Photogrammetric Engineering and Remote Sensing","issue":"10","page":"1397–1398","source":"Google Scholar","title":"Raster versus vector data encoding and handling: a commentary","title-short":"Raster versus vector data encoding and handling","volume":"53","author":[{"family":"Maffini","given":"Giulio"}],"issued":{"date-parts":[["1987"]]}}},{"id":2291,"uris":["http://zotero.org/users/6749620/items/6ZKSVIRH"],"itemData":{"id":2291,"type":"article-journal","container-title":"Photogrammetric Engineering and Remote Sensing","issue":"4","note":"publisher: [Falls Church, Va.] American Society of Photogrammetry.","page":"425–434","source":"Google Scholar","title":"Exploring and evaluating the consequences of vector-to-raster and raster-to-vector conversion","volume":"63","author":[{"family":"Congalton","given":"Russell G."}],"issued":{"date-parts":[["1997"]]}}}],"schema":"https://github.com/citation-style-language/schema/raw/master/csl-citation.json"} </w:instrText>
      </w:r>
      <w:r w:rsidR="00E34910">
        <w:rPr>
          <w:lang w:val="en"/>
        </w:rPr>
        <w:fldChar w:fldCharType="separate"/>
      </w:r>
      <w:r w:rsidR="007837A4" w:rsidRPr="007837A4">
        <w:t>[41,42]</w:t>
      </w:r>
      <w:r w:rsidR="00E34910">
        <w:rPr>
          <w:lang w:val="en"/>
        </w:rPr>
        <w:fldChar w:fldCharType="end"/>
      </w:r>
      <w:r w:rsidR="00A139A8">
        <w:rPr>
          <w:lang w:val="en"/>
        </w:rPr>
        <w:t>.</w:t>
      </w:r>
      <w:r w:rsidR="00B10EB9">
        <w:rPr>
          <w:lang w:val="en"/>
        </w:rPr>
        <w:t xml:space="preserve"> However, we </w:t>
      </w:r>
      <w:r w:rsidR="002E2539">
        <w:rPr>
          <w:lang w:val="en"/>
        </w:rPr>
        <w:t xml:space="preserve">also </w:t>
      </w:r>
      <w:r w:rsidR="00FE5BCA">
        <w:rPr>
          <w:lang w:val="en"/>
        </w:rPr>
        <w:t>required</w:t>
      </w:r>
      <w:r w:rsidR="002E2539">
        <w:rPr>
          <w:lang w:val="en"/>
        </w:rPr>
        <w:t xml:space="preserve"> an </w:t>
      </w:r>
      <w:r w:rsidR="00F96C4D">
        <w:rPr>
          <w:lang w:val="en"/>
        </w:rPr>
        <w:t xml:space="preserve">optional </w:t>
      </w:r>
      <w:r w:rsidR="00DC4158">
        <w:rPr>
          <w:lang w:val="en"/>
        </w:rPr>
        <w:t>sub-</w:t>
      </w:r>
      <w:r w:rsidR="00F07629">
        <w:rPr>
          <w:lang w:val="en"/>
        </w:rPr>
        <w:t xml:space="preserve">component </w:t>
      </w:r>
      <w:r w:rsidR="00975A5C">
        <w:rPr>
          <w:lang w:val="en"/>
        </w:rPr>
        <w:t>for</w:t>
      </w:r>
      <w:r w:rsidR="002E2539">
        <w:rPr>
          <w:lang w:val="en"/>
        </w:rPr>
        <w:t xml:space="preserve"> </w:t>
      </w:r>
      <w:r w:rsidR="00B10EB9">
        <w:rPr>
          <w:lang w:val="en"/>
        </w:rPr>
        <w:t>in</w:t>
      </w:r>
      <w:r w:rsidR="00AA3DC7">
        <w:rPr>
          <w:lang w:val="en"/>
        </w:rPr>
        <w:t>corporat</w:t>
      </w:r>
      <w:r w:rsidR="002E2539">
        <w:rPr>
          <w:lang w:val="en"/>
        </w:rPr>
        <w:t>ing</w:t>
      </w:r>
      <w:r w:rsidR="00AA3DC7">
        <w:rPr>
          <w:lang w:val="en"/>
        </w:rPr>
        <w:t xml:space="preserve"> raster data</w:t>
      </w:r>
      <w:r w:rsidR="003A048E">
        <w:rPr>
          <w:lang w:val="en"/>
        </w:rPr>
        <w:t>, such that</w:t>
      </w:r>
      <w:r w:rsidR="002E2539">
        <w:rPr>
          <w:lang w:val="en"/>
        </w:rPr>
        <w:t xml:space="preserve"> </w:t>
      </w:r>
      <w:r w:rsidR="00B10EB9">
        <w:rPr>
          <w:lang w:val="en"/>
        </w:rPr>
        <w:t>raster</w:t>
      </w:r>
      <w:r w:rsidR="003A048E">
        <w:rPr>
          <w:lang w:val="en"/>
        </w:rPr>
        <w:t xml:space="preserve"> data be converted</w:t>
      </w:r>
      <w:r w:rsidR="00B10EB9">
        <w:rPr>
          <w:lang w:val="en"/>
        </w:rPr>
        <w:t xml:space="preserve"> to vector data</w:t>
      </w:r>
      <w:r w:rsidR="00C4461C">
        <w:rPr>
          <w:lang w:val="en"/>
        </w:rPr>
        <w:t>,</w:t>
      </w:r>
      <w:r w:rsidR="002C4357">
        <w:rPr>
          <w:lang w:val="en"/>
        </w:rPr>
        <w:t xml:space="preserve"> </w:t>
      </w:r>
      <w:r w:rsidR="000D7638">
        <w:rPr>
          <w:lang w:val="en"/>
        </w:rPr>
        <w:t xml:space="preserve">as </w:t>
      </w:r>
      <w:r w:rsidR="000D7638">
        <w:rPr>
          <w:lang w:val="en"/>
        </w:rPr>
        <w:lastRenderedPageBreak/>
        <w:t xml:space="preserve">is </w:t>
      </w:r>
      <w:r w:rsidR="00C4461C">
        <w:rPr>
          <w:lang w:val="en"/>
        </w:rPr>
        <w:t>possible with</w:t>
      </w:r>
      <w:r w:rsidR="00B10EB9">
        <w:rPr>
          <w:lang w:val="en"/>
        </w:rPr>
        <w:t xml:space="preserve"> various </w:t>
      </w:r>
      <w:r w:rsidR="0012203B">
        <w:rPr>
          <w:lang w:val="en"/>
        </w:rPr>
        <w:t>GIS</w:t>
      </w:r>
      <w:r w:rsidR="000539FF">
        <w:rPr>
          <w:lang w:val="en"/>
        </w:rPr>
        <w:t xml:space="preserve"> data</w:t>
      </w:r>
      <w:r w:rsidR="0012203B">
        <w:rPr>
          <w:lang w:val="en"/>
        </w:rPr>
        <w:t xml:space="preserve"> </w:t>
      </w:r>
      <w:r w:rsidR="000539FF">
        <w:rPr>
          <w:lang w:val="en"/>
        </w:rPr>
        <w:t>processing methods</w:t>
      </w:r>
      <w:r w:rsidR="00B10EB9">
        <w:rPr>
          <w:lang w:val="en"/>
        </w:rPr>
        <w:t xml:space="preserve"> (e.g.,</w:t>
      </w:r>
      <w:r w:rsidR="00C7653B">
        <w:rPr>
          <w:lang w:val="en"/>
        </w:rPr>
        <w:t xml:space="preserve"> polygon grids </w:t>
      </w:r>
      <w:r w:rsidR="00C7653B">
        <w:rPr>
          <w:lang w:val="en"/>
        </w:rPr>
        <w:fldChar w:fldCharType="begin"/>
      </w:r>
      <w:r w:rsidR="007837A4">
        <w:rPr>
          <w:lang w:val="en"/>
        </w:rPr>
        <w:instrText xml:space="preserve"> ADDIN ZOTERO_ITEM CSL_CITATION {"citationID":"8k5yhpTD","properties":{"formattedCitation":"[42]","plainCitation":"[42]","noteIndex":0},"citationItems":[{"id":2291,"uris":["http://zotero.org/users/6749620/items/6ZKSVIRH"],"itemData":{"id":2291,"type":"article-journal","container-title":"Photogrammetric Engineering and Remote Sensing","issue":"4","note":"publisher: [Falls Church, Va.] American Society of Photogrammetry.","page":"425–434","source":"Google Scholar","title":"Exploring and evaluating the consequences of vector-to-raster and raster-to-vector conversion","volume":"63","author":[{"family":"Congalton","given":"Russell G."}],"issued":{"date-parts":[["1997"]]}}}],"schema":"https://github.com/citation-style-language/schema/raw/master/csl-citation.json"} </w:instrText>
      </w:r>
      <w:r w:rsidR="00C7653B">
        <w:rPr>
          <w:lang w:val="en"/>
        </w:rPr>
        <w:fldChar w:fldCharType="separate"/>
      </w:r>
      <w:r w:rsidR="007837A4" w:rsidRPr="007837A4">
        <w:t>[42]</w:t>
      </w:r>
      <w:r w:rsidR="00C7653B">
        <w:rPr>
          <w:lang w:val="en"/>
        </w:rPr>
        <w:fldChar w:fldCharType="end"/>
      </w:r>
      <w:r w:rsidR="00C7653B">
        <w:rPr>
          <w:lang w:val="en"/>
        </w:rPr>
        <w:t>,</w:t>
      </w:r>
      <w:r w:rsidR="00B10EB9">
        <w:rPr>
          <w:lang w:val="en"/>
        </w:rPr>
        <w:t xml:space="preserve"> </w:t>
      </w:r>
      <w:r w:rsidR="009C3E71">
        <w:rPr>
          <w:lang w:val="en"/>
        </w:rPr>
        <w:t xml:space="preserve">edge-tracing </w:t>
      </w:r>
      <w:r w:rsidR="009C3E71">
        <w:rPr>
          <w:lang w:val="en"/>
        </w:rPr>
        <w:fldChar w:fldCharType="begin"/>
      </w:r>
      <w:r w:rsidR="007837A4">
        <w:rPr>
          <w:lang w:val="en"/>
        </w:rPr>
        <w:instrText xml:space="preserve"> ADDIN ZOTERO_ITEM CSL_CITATION {"citationID":"ElTQfJhv","properties":{"formattedCitation":"[43]","plainCitation":"[43]","noteIndex":0},"citationItems":[{"id":2290,"uris":["http://zotero.org/users/6749620/items/5LXK46SN"],"itemData":{"id":2290,"type":"article-journal","container-title":"Annals of GIS","DOI":"10.1080/10824000809480639","ISSN":"1947-5683, 1947-5691","issue":"1","journalAbbreviation":"Annals of GIS","language":"en","page":"54-62","source":"DOI.org (Crossref)","title":"An Efficient Algorithm for Raster-to-Vector Data Conversion","volume":"14","author":[{"family":"Teng","given":"Junhua"},{"family":"Wang","given":"Fahui"},{"family":"Liu","given":"Yu"}],"issued":{"date-parts":[["2008",6]]}}}],"schema":"https://github.com/citation-style-language/schema/raw/master/csl-citation.json"} </w:instrText>
      </w:r>
      <w:r w:rsidR="009C3E71">
        <w:rPr>
          <w:lang w:val="en"/>
        </w:rPr>
        <w:fldChar w:fldCharType="separate"/>
      </w:r>
      <w:r w:rsidR="007837A4" w:rsidRPr="007837A4">
        <w:t>[43]</w:t>
      </w:r>
      <w:r w:rsidR="009C3E71">
        <w:rPr>
          <w:lang w:val="en"/>
        </w:rPr>
        <w:fldChar w:fldCharType="end"/>
      </w:r>
      <w:r w:rsidR="00555875">
        <w:rPr>
          <w:lang w:val="en"/>
        </w:rPr>
        <w:t xml:space="preserve">, object detection </w:t>
      </w:r>
      <w:r w:rsidR="00555875">
        <w:rPr>
          <w:lang w:val="en"/>
        </w:rPr>
        <w:fldChar w:fldCharType="begin"/>
      </w:r>
      <w:r w:rsidR="007837A4">
        <w:rPr>
          <w:lang w:val="en"/>
        </w:rPr>
        <w:instrText xml:space="preserve"> ADDIN ZOTERO_ITEM CSL_CITATION {"citationID":"ovfEFFrr","properties":{"formattedCitation":"[44]","plainCitation":"[44]","noteIndex":0},"citationItems":[{"id":2289,"uris":["http://zotero.org/users/6749620/items/KDTDUGIL"],"itemData":{"id":2289,"type":"article-journal","abstract":"Introduction: Object detection in remotely sensed satellite images is critical to socio-economic, bio-physical, and environmental monitoring, necessary for the prevention of natural disasters such as flooding and fires, socio-economic service delivery, and general urban and rural planning and management. Whereas deep learning approaches have recently gained popularity in remotely sensed image analysis, they have been unable to efficiently detect image objects due to complex landscape heterogeneity, high inter-class similarity and intra-class diversity, and difficulty in acquiring suitable training data that represents the complexities, among others. Methods: To address these challenges, this study employed multi-object detection deep learning algorithms with a transfer learning approach on remotely sensed satellite imagery captured on a heterogeneous landscape. In the study, a new dataset of diverse features with five object classes collected from Google Earth Engine in various locations in southern KwaZulu-Natal province in South Africa was used to evaluate the models. The dataset images were characterized with objects that have varying sizes and resolutions. Five (5) object detection methods based on R-CNN and YOLO architectures were investigated via experiments on our newly created dataset. Conclusions: This paper provides a comprehensive performance evaluation and analysis of the recent deep learning-based object detection methods for detecting objects in high-resolution remote sensing satellite images. The models were also evaluated on two publicly available datasets: Visdron and PASCAL VOC2007. Results showed that the highest detection accuracy of the vegetation and swimming pool instances was more than 90%, and the fastest detection speed 0.2 ms was observed in YOLOv8.","container-title":"Sensors","DOI":"10.3390/s23135849","ISSN":"1424-8220","issue":"13","language":"en","license":"http://creativecommons.org/licenses/by/3.0/","note":"number: 13\npublisher: Multidisciplinary Digital Publishing Institute","page":"5849","source":"www.mdpi.com","title":"State-of-the-Art Deep Learning Methods for Objects Detection in Remote Sensing Satellite Images","volume":"23","author":[{"family":"Adegun","given":"Adekanmi Adeyinka"},{"family":"Fonou Dombeu","given":"Jean Vincent"},{"family":"Viriri","given":"Serestina"},{"family":"Odindi","given":"John"}],"issued":{"date-parts":[["2023",1]]}}}],"schema":"https://github.com/citation-style-language/schema/raw/master/csl-citation.json"} </w:instrText>
      </w:r>
      <w:r w:rsidR="00555875">
        <w:rPr>
          <w:lang w:val="en"/>
        </w:rPr>
        <w:fldChar w:fldCharType="separate"/>
      </w:r>
      <w:r w:rsidR="007837A4" w:rsidRPr="007837A4">
        <w:t>[44]</w:t>
      </w:r>
      <w:r w:rsidR="00555875">
        <w:rPr>
          <w:lang w:val="en"/>
        </w:rPr>
        <w:fldChar w:fldCharType="end"/>
      </w:r>
      <w:r w:rsidR="00B10EB9">
        <w:rPr>
          <w:lang w:val="en"/>
        </w:rPr>
        <w:t>)</w:t>
      </w:r>
      <w:r w:rsidR="003A048E">
        <w:rPr>
          <w:lang w:val="en"/>
        </w:rPr>
        <w:t xml:space="preserve">. For </w:t>
      </w:r>
      <w:r w:rsidR="00C3728B">
        <w:rPr>
          <w:lang w:val="en"/>
        </w:rPr>
        <w:t xml:space="preserve">improving interpretability of the locations </w:t>
      </w:r>
      <w:r w:rsidR="008D6FC4">
        <w:rPr>
          <w:lang w:val="en"/>
        </w:rPr>
        <w:t>for</w:t>
      </w:r>
      <w:r w:rsidR="00C3728B">
        <w:rPr>
          <w:lang w:val="en"/>
        </w:rPr>
        <w:t xml:space="preserve"> geo-interventions</w:t>
      </w:r>
      <w:r w:rsidR="003A048E">
        <w:rPr>
          <w:lang w:val="en"/>
        </w:rPr>
        <w:t xml:space="preserve">, we also </w:t>
      </w:r>
      <w:r w:rsidR="006B2B6F">
        <w:rPr>
          <w:lang w:val="en"/>
        </w:rPr>
        <w:t>required</w:t>
      </w:r>
      <w:r w:rsidR="006D4E71">
        <w:rPr>
          <w:lang w:val="en"/>
        </w:rPr>
        <w:t xml:space="preserve"> the inclusion of a</w:t>
      </w:r>
      <w:r w:rsidR="002E120D">
        <w:rPr>
          <w:lang w:val="en"/>
        </w:rPr>
        <w:t>n optional</w:t>
      </w:r>
      <w:r w:rsidR="006D4E71">
        <w:rPr>
          <w:lang w:val="en"/>
        </w:rPr>
        <w:t xml:space="preserve"> </w:t>
      </w:r>
      <w:r w:rsidR="00077934">
        <w:rPr>
          <w:lang w:val="en"/>
        </w:rPr>
        <w:t xml:space="preserve">spatial </w:t>
      </w:r>
      <w:r w:rsidR="00F66F16">
        <w:rPr>
          <w:lang w:val="en"/>
        </w:rPr>
        <w:t>feature engineering</w:t>
      </w:r>
      <w:r w:rsidR="00077934">
        <w:rPr>
          <w:lang w:val="en"/>
        </w:rPr>
        <w:t xml:space="preserve"> </w:t>
      </w:r>
      <w:r w:rsidR="006D4E71">
        <w:rPr>
          <w:lang w:val="en"/>
        </w:rPr>
        <w:t xml:space="preserve">sub-component that </w:t>
      </w:r>
      <w:r w:rsidR="00DD2678">
        <w:rPr>
          <w:lang w:val="en"/>
        </w:rPr>
        <w:t>creates, modifies, and removes variables based on the available variables and geometry data from the vector sub-components</w:t>
      </w:r>
      <w:r w:rsidR="004D1B6D">
        <w:rPr>
          <w:lang w:val="en"/>
        </w:rPr>
        <w:t xml:space="preserve"> </w:t>
      </w:r>
      <w:r w:rsidR="004D1B6D">
        <w:fldChar w:fldCharType="begin"/>
      </w:r>
      <w:r w:rsidR="007837A4">
        <w:instrText xml:space="preserve"> ADDIN ZOTERO_ITEM CSL_CITATION {"citationID":"ZxOtP8I3","properties":{"formattedCitation":"[45,46]","plainCitation":"[45,46]","noteIndex":0},"citationItems":[{"id":2262,"uris":["http://zotero.org/users/6749620/items/TXUXGACL"],"itemData":{"id":2262,"type":"paper-conference","container-title":"Proceedings of the 12th International Joint Conference on Knowledge Discovery, Knowledge Engineering and Knowledge Management","DOI":"10.5220/0010155101160123","event-title":"12th International Conference on Knowledge Discovery and Information Retrieval, KDIR 2020","language":"English","page":"116-123","publisher":"SCITEPRESS","source":"research.utwente.nl","title":"Geographic Feature Engineering with Points-of-Interest from OpenStreetMap","URL":"https://research.utwente.nl/en/publications/geographic-feature-engineering-with-points-of-interest-from-opens","author":[{"family":"Araujo","given":"Adelson","dropping-particle":"de"},{"family":"Valle","given":"João Marcos","dropping-particle":"do"},{"family":"Cacho","given":"Nélio"}],"accessed":{"date-parts":[["2025",1,4]]},"issued":{"date-parts":[["2020"]]}}},{"id":2261,"uris":["http://zotero.org/users/6749620/items/PIHRNDBJ"],"itemData":{"id":2261,"type":"article-journal","abstract":"In order to improve the performance of any machine learning model, it is important to focus more on the data itself instead of continuously developing new algorithms. This is exactly the aim of feature engineering. It can be defined as the clever engineering of data hereby exploiting the intrinsic bias of the machine learning technique to our benefit, ideally both in terms of accuracy and interpretability at the same time. Often times it will be applied in combination with simple machine learning techniques such as regression models or decision trees to boost their performance (whilst maintaining the interpretability property which is so often needed in analytical modeling) but it may also improve complex techniques such as XGBoost and neural networks. Feature engineering aims at designing smart features in one of two possible ways: either by adjusting existing features using various transformations or by extracting or creating new meaningful features (a process often called “featurization”) from different sources (e.g., transactional data, network data, time series data, text data, etc.).","container-title":"Machine Learning","DOI":"10.1007/s10994-021-06042-2","ISSN":"1573-0565","issue":"7","journalAbbreviation":"Mach Learn","language":"en","page":"3917-3928","source":"Springer Link","title":"Special issue on feature engineering editorial","volume":"113","author":[{"family":"Verdonck","given":"Tim"},{"family":"Baesens","given":"Bart"},{"family":"Óskarsdóttir","given":"María"},{"family":"Broucke","given":"Seppe","non-dropping-particle":"vanden"}],"issued":{"date-parts":[["2024",7,1]]}}}],"schema":"https://github.com/citation-style-language/schema/raw/master/csl-citation.json"} </w:instrText>
      </w:r>
      <w:r w:rsidR="004D1B6D">
        <w:fldChar w:fldCharType="separate"/>
      </w:r>
      <w:r w:rsidR="007837A4" w:rsidRPr="007837A4">
        <w:t>[45,46]</w:t>
      </w:r>
      <w:r w:rsidR="004D1B6D">
        <w:fldChar w:fldCharType="end"/>
      </w:r>
      <w:r w:rsidR="00DD2678">
        <w:rPr>
          <w:lang w:val="en"/>
        </w:rPr>
        <w:t xml:space="preserve">. </w:t>
      </w:r>
      <w:r w:rsidR="00A775F0">
        <w:rPr>
          <w:lang w:val="en"/>
        </w:rPr>
        <w:t xml:space="preserve">In addition, this sub-component can help </w:t>
      </w:r>
      <w:r w:rsidR="002E120D">
        <w:rPr>
          <w:lang w:val="en"/>
        </w:rPr>
        <w:t>s</w:t>
      </w:r>
      <w:r w:rsidR="00680CD8">
        <w:rPr>
          <w:lang w:val="en"/>
        </w:rPr>
        <w:t>tandardize</w:t>
      </w:r>
      <w:r w:rsidR="007108E5">
        <w:rPr>
          <w:lang w:val="en"/>
        </w:rPr>
        <w:t xml:space="preserve"> points, lines, and polygons into </w:t>
      </w:r>
      <w:r w:rsidR="00F36478">
        <w:rPr>
          <w:lang w:val="en"/>
        </w:rPr>
        <w:t xml:space="preserve">common </w:t>
      </w:r>
      <w:r w:rsidR="00A53410">
        <w:rPr>
          <w:lang w:val="en"/>
        </w:rPr>
        <w:t>spatial units</w:t>
      </w:r>
      <w:r w:rsidR="003C6672">
        <w:rPr>
          <w:lang w:val="en"/>
        </w:rPr>
        <w:t xml:space="preserve"> of interest</w:t>
      </w:r>
      <w:r w:rsidR="0091630B">
        <w:rPr>
          <w:lang w:val="en"/>
        </w:rPr>
        <w:t xml:space="preserve"> (e.g., census boundaries for public health interventions </w:t>
      </w:r>
      <w:r w:rsidR="0091630B">
        <w:rPr>
          <w:lang w:val="en"/>
        </w:rPr>
        <w:fldChar w:fldCharType="begin"/>
      </w:r>
      <w:r w:rsidR="007837A4">
        <w:rPr>
          <w:lang w:val="en"/>
        </w:rPr>
        <w:instrText xml:space="preserve"> ADDIN ZOTERO_ITEM CSL_CITATION {"citationID":"4rdfm1JK","properties":{"formattedCitation":"[47]","plainCitation":"[47]","noteIndex":0},"citationItems":[{"id":2288,"uris":["http://zotero.org/users/6749620/items/P2BZF88F"],"itemData":{"id":2288,"type":"article-journal","abstract":"With advances in spatial analysis techniques, there has been a trend in recent public health research to assess the contribution of area-level factors to health disparity for a number of outcomes, including births. Although it is widely accepted that health disparity is best addressed by targeted, evidence-based and data-driven community efforts, and despite national and local focus in the U.S. to reduce infant mortality and improve maternal-child health, there is little work exploring how choice of scale and specific GIS visualization technique may alter the perception of analyses focused on health disparity in birth outcomes. Retrospective cohort study. Spatial analysis of individual-level vital records data for low birthweight and preterm births born to black women from 2007 to 2012 in one mid-sized Midwest city using different geographic information systems (GIS) visualization techniques [geocoded address records were aggregated at two levels of scale and additionally mapped using kernel density estimation (KDE)]. GIS analyses in this study support our hypothesis that choice of geographic scale (neighborhood or census tract) for aggregated birth data can alter programmatic decision-making. Results indicate that the relative merits of aggregated visualization or the use of KDE technique depend on the scale of intervention. The KDE map proved useful in targeting specific areas for interventions in cities with smaller populations and larger census tracts, where they allow for greater specificity in identifying intervention areas. When public health programmers seek to inform intervention placement in highly populated areas, however, aggregated data at the census tract level may be preferred, since it requires lower investments in terms of time and cartographic skill and, unlike neighborhood, census tracts are standardized in that they become smaller as the population density of an area increases.","container-title":"Journal of Community Health","DOI":"10.1007/s10900-016-0298-z","ISSN":"1573-3610","issue":"4","journalAbbreviation":"J Community Health","language":"en","page":"633-638","source":"Springer Link","title":"Using GIS Mapping to Target Public Health Interventions: Examining Birth Outcomes Across GIS Techniques","title-short":"Using GIS Mapping to Target Public Health Interventions","volume":"42","author":[{"family":"MacQuillan","given":"E. L."},{"family":"Curtis","given":"A. B."},{"family":"Baker","given":"K. M."},{"family":"Paul","given":"R."},{"family":"Back","given":"Y. O."}],"issued":{"date-parts":[["2017",8,1]]}}}],"schema":"https://github.com/citation-style-language/schema/raw/master/csl-citation.json"} </w:instrText>
      </w:r>
      <w:r w:rsidR="0091630B">
        <w:rPr>
          <w:lang w:val="en"/>
        </w:rPr>
        <w:fldChar w:fldCharType="separate"/>
      </w:r>
      <w:r w:rsidR="007837A4" w:rsidRPr="007837A4">
        <w:t>[47]</w:t>
      </w:r>
      <w:r w:rsidR="0091630B">
        <w:rPr>
          <w:lang w:val="en"/>
        </w:rPr>
        <w:fldChar w:fldCharType="end"/>
      </w:r>
      <w:r w:rsidR="0091630B">
        <w:rPr>
          <w:lang w:val="en"/>
        </w:rPr>
        <w:t xml:space="preserve">, regularized grids for simulating land use change </w:t>
      </w:r>
      <w:r w:rsidR="0091630B">
        <w:rPr>
          <w:lang w:val="en"/>
        </w:rPr>
        <w:fldChar w:fldCharType="begin"/>
      </w:r>
      <w:r w:rsidR="007837A4">
        <w:rPr>
          <w:lang w:val="en"/>
        </w:rPr>
        <w:instrText xml:space="preserve"> ADDIN ZOTERO_ITEM CSL_CITATION {"citationID":"TzP0YRlr","properties":{"formattedCitation":"[48]","plainCitation":"[48]","noteIndex":0},"citationItems":[{"id":2287,"uris":["http://zotero.org/users/6749620/items/H5TM65XN"],"itemData":{"id":2287,"type":"article-journal","container-title":"International Journal of Remote Sensing","DOI":"10.1080/01431160512331316865","ISSN":"0143-1161","issue":"4","note":"publisher: Taylor &amp; Francis","page":"759-774","source":"tandfonline.com (Atypon)","title":"GIS and remote sensing as tools for the simulation of urban land‐use change","volume":"26","author":[{"family":"Almeida","given":"Cláudia Maria De"},{"family":"Monteiro","given":"Antonio Miguel Vieira"},{"family":"Câmara","given":"Gilberto"},{"family":"Soares‐Filho","given":"Britaldo Silveira"},{"family":"Cerqueira","given":"Gustavo Coutinho"},{"family":"Pennachin","given":"Cássio Lopes"},{"family":"Batty","given":"Michael"}],"issued":{"date-parts":[["2005",2]]}}}],"schema":"https://github.com/citation-style-language/schema/raw/master/csl-citation.json"} </w:instrText>
      </w:r>
      <w:r w:rsidR="0091630B">
        <w:rPr>
          <w:lang w:val="en"/>
        </w:rPr>
        <w:fldChar w:fldCharType="separate"/>
      </w:r>
      <w:r w:rsidR="007837A4" w:rsidRPr="007837A4">
        <w:t>[48]</w:t>
      </w:r>
      <w:r w:rsidR="0091630B">
        <w:rPr>
          <w:lang w:val="en"/>
        </w:rPr>
        <w:fldChar w:fldCharType="end"/>
      </w:r>
      <w:r w:rsidR="0091630B">
        <w:rPr>
          <w:lang w:val="en"/>
        </w:rPr>
        <w:t>)</w:t>
      </w:r>
      <w:r w:rsidR="007108E5">
        <w:rPr>
          <w:lang w:val="en"/>
        </w:rPr>
        <w:t xml:space="preserve"> by</w:t>
      </w:r>
      <w:r w:rsidR="00D1497A">
        <w:rPr>
          <w:lang w:val="en"/>
        </w:rPr>
        <w:t xml:space="preserve"> </w:t>
      </w:r>
      <w:r w:rsidR="002A5337">
        <w:rPr>
          <w:lang w:val="en"/>
        </w:rPr>
        <w:t>creating, modifying, and updating</w:t>
      </w:r>
      <w:r w:rsidR="007108E5">
        <w:rPr>
          <w:lang w:val="en"/>
        </w:rPr>
        <w:t xml:space="preserve"> variable</w:t>
      </w:r>
      <w:r w:rsidR="005A1F74">
        <w:rPr>
          <w:lang w:val="en"/>
        </w:rPr>
        <w:t xml:space="preserve"> values inside</w:t>
      </w:r>
      <w:r w:rsidR="00D1497A">
        <w:rPr>
          <w:lang w:val="en"/>
        </w:rPr>
        <w:t xml:space="preserve"> each spatial unit</w:t>
      </w:r>
      <w:r w:rsidR="001B7B6A">
        <w:rPr>
          <w:lang w:val="en"/>
        </w:rPr>
        <w:t xml:space="preserve"> </w:t>
      </w:r>
      <w:r w:rsidR="001B7B6A">
        <w:rPr>
          <w:lang w:val="en"/>
        </w:rPr>
        <w:fldChar w:fldCharType="begin"/>
      </w:r>
      <w:r w:rsidR="007837A4">
        <w:rPr>
          <w:lang w:val="en"/>
        </w:rPr>
        <w:instrText xml:space="preserve"> ADDIN ZOTERO_ITEM CSL_CITATION {"citationID":"UaRfz1mW","properties":{"formattedCitation":"[49,50]","plainCitation":"[49,50]","noteIndex":0},"citationItems":[{"id":2491,"uris":["http://zotero.org/users/6749620/items/VWGHPMKX"],"itemData":{"id":2491,"type":"article-journal","abstract":"Data aggregation in Geographic Information Systems (GIS) is a desirable feature, only marginally present in commercial systems nowadays, mostly through ad hoc solutions. We address this problem introducing a formal model that integrates, in a natural way, geographic data and non-spatial information contained in a data warehouse external to the GIS. This approach allows both aggregation of geometric components and aggregation of measures associated to those components, defined in GIS fact tables. We define the notion of geometric aggregation, a general framework for aggregate queries in a GIS setting. Although general enough to express a wide range of (aggregate) queries, some of these queries can be hard to compute in a real-world GIS environment because they involve computing an integral over a certain area. Thus, we identify the class of summable queries, which can be efficiently evaluated replacing this integral with a sum of functions of geometric objects. Integration of GIS and OLAP (On Line Analytical Processing) is supported also through a language, GISOLAP-QL. We present an implementation, denoted Piet, which supports four kinds of queries: standard GIS, standard OLAP, geometric aggregation (like “total population in states with more than three airports”), and integrated GIS-OLAP queries (“total sales by product in cities crossed by a river”, also allowing navigation of the results). Further, Piet implements a novel query processing technique: first, a process called subpolygonization decomposes each thematic layer in a GIS, into open convex polygons; then, another process (the overlay precomputation) computes and stores in a database the overlay of those layers for later use by a query processor. Experimental evaluation showed that for a wide class of geometric queries, overlay precomputation outperforms R-tree-based techniques, suggesting that it can be an alternative for GIS query processing.","container-title":"Information Systems","DOI":"10.1016/j.is.2009.03.002","ISSN":"0306-4379","issue":"6","journalAbbreviation":"Information Systems","language":"en","page":"551-576","source":"ScienceDirect","title":"Spatial aggregation: Data model and implementation","title-short":"Spatial aggregation","volume":"34","author":[{"family":"Gómez","given":"Leticia"},{"family":"Haesevoets","given":"Sophie"},{"family":"Kuijpers","given":"Bart"},{"family":"Vaisman","given":"Alejandro A."}],"issued":{"date-parts":[["2009",9,1]]}}},{"id":2475,"uris":["http://zotero.org/users/6749620/items/VXAVZPHU"],"itemData":{"id":2475,"type":"article-journal","abstract":"Spatiotemporal databases are becoming increasingly more common. Typically, applications modeling spatiotemporal objects need to process vast amounts of data. In such cases, generating aggregate information from the data set is more useful than individually analyzing every entry. In this paper, we study the most relevant techniques for the evaluation of aggregate queries on spatial, temporal, and spatiotemporal data. We also present a model that reduces the evaluation of aggregate queries to the problem of selecting qualifying tuples and the grouping of these tuples into collections on which an aggregate function is to be applied. This model gives us a framework that allows us to analyze and compare the different existing techniques for the evaluation of aggregate queries. At the same time, it allows us to identify opportunities for research on types of aggregate queries that have not been studied.","container-title":"IEEE Transactions on Knowledge and Data Engineering","DOI":"10.1109/TKDE.2005.34","ISSN":"1558-2191","issue":"2","note":"event-title: IEEE Transactions on Knowledge and Data Engineering","page":"271-286","source":"IEEE Xplore","title":"Spatiotemporal aggregate computation: a survey","title-short":"Spatiotemporal aggregate computation","volume":"17","author":[{"family":"Lopez","given":"I.F.V."},{"family":"Snodgrass","given":"R.T."},{"family":"Moon","given":"Bongki"}],"issued":{"date-parts":[["2005",2]]}}}],"schema":"https://github.com/citation-style-language/schema/raw/master/csl-citation.json"} </w:instrText>
      </w:r>
      <w:r w:rsidR="001B7B6A">
        <w:rPr>
          <w:lang w:val="en"/>
        </w:rPr>
        <w:fldChar w:fldCharType="separate"/>
      </w:r>
      <w:r w:rsidR="007837A4" w:rsidRPr="007837A4">
        <w:t>[49,50]</w:t>
      </w:r>
      <w:r w:rsidR="001B7B6A">
        <w:rPr>
          <w:lang w:val="en"/>
        </w:rPr>
        <w:fldChar w:fldCharType="end"/>
      </w:r>
      <w:r w:rsidR="00A04817">
        <w:rPr>
          <w:lang w:val="en"/>
        </w:rPr>
        <w:t>.</w:t>
      </w:r>
      <w:r w:rsidR="002458BE">
        <w:rPr>
          <w:lang w:val="en"/>
        </w:rPr>
        <w:t xml:space="preserve"> This spatial </w:t>
      </w:r>
      <w:r w:rsidR="009D0AF4">
        <w:rPr>
          <w:lang w:val="en"/>
        </w:rPr>
        <w:t>feature engineering</w:t>
      </w:r>
      <w:r w:rsidR="002458BE">
        <w:rPr>
          <w:lang w:val="en"/>
        </w:rPr>
        <w:t xml:space="preserve"> process enables the possibility to create additional variables that capture the spatial </w:t>
      </w:r>
      <w:r w:rsidR="000B7ABD">
        <w:rPr>
          <w:lang w:val="en"/>
        </w:rPr>
        <w:t>effects</w:t>
      </w:r>
      <w:r w:rsidR="002458BE">
        <w:rPr>
          <w:lang w:val="en"/>
        </w:rPr>
        <w:t xml:space="preserve"> among entities, phenomena, and characteristics</w:t>
      </w:r>
      <w:r w:rsidR="009B292D">
        <w:rPr>
          <w:lang w:val="en"/>
        </w:rPr>
        <w:t xml:space="preserve"> by </w:t>
      </w:r>
      <w:r w:rsidR="00E2374F">
        <w:rPr>
          <w:lang w:val="en"/>
        </w:rPr>
        <w:t>aggregating</w:t>
      </w:r>
      <w:r w:rsidR="009B292D">
        <w:rPr>
          <w:lang w:val="en"/>
        </w:rPr>
        <w:t xml:space="preserve"> each record and their variables through</w:t>
      </w:r>
      <w:r w:rsidR="00F25AFE">
        <w:rPr>
          <w:lang w:val="en"/>
        </w:rPr>
        <w:t xml:space="preserve"> spatial</w:t>
      </w:r>
      <w:r w:rsidR="009B292D">
        <w:rPr>
          <w:lang w:val="en"/>
        </w:rPr>
        <w:t xml:space="preserve"> proximity and relationships</w:t>
      </w:r>
      <w:r w:rsidR="00D92466">
        <w:rPr>
          <w:lang w:val="en"/>
        </w:rPr>
        <w:t xml:space="preserve"> </w:t>
      </w:r>
      <w:r w:rsidR="00D92466">
        <w:rPr>
          <w:lang w:val="en"/>
        </w:rPr>
        <w:fldChar w:fldCharType="begin"/>
      </w:r>
      <w:r w:rsidR="007837A4">
        <w:rPr>
          <w:lang w:val="en"/>
        </w:rPr>
        <w:instrText xml:space="preserve"> ADDIN ZOTERO_ITEM CSL_CITATION {"citationID":"oe3vIZsE","properties":{"formattedCitation":"[51\\uc0\\u8211{}53]","plainCitation":"[51–53]","noteIndex":0},"citationItems":[{"id":1273,"uris":["http://zotero.org/users/6749620/items/LBBCWL35"],"itemData":{"id":1273,"type":"article-journal","abstract":"Spatial weights matrices are necessary elements in most regression models where a representation of spatial structure is needed. We construct a spatial weights matrix, W, based on the principle that spatial structure should be considered in a two-part framework, those units that evoke a distance effect, and those that do not. Our two-variable local statistics model (LSM) is based on the Gi* local statistic. The local statistic concept depends on the designation of a critical distance, dc, defined as the distance beyond which no discernible increase in clustering of high or low values exists. In a series of simulation experiments LSM is compared to well-known spatial weights matrix specifications—two different contiguity configurations, three different inverse distance formulations, and three semi-variance models. The simulation experiments are carried out on a random spatial pattern and two types of spatial clustering patterns. The LSM performed best according to the Akaike Information Criterion, a spatial autoregressive coefficient evaluation, and Moran's I tests on residuals. The flexibility inherent in the LSM allows for its favorable performance when compared to the rigidity of the global models.","container-title":"Geographical Analysis","DOI":"10.1111/j.1538-4632.2004.tb01127.x","ISSN":"1538-4632","issue":"2","language":"en","note":"246 citations (Crossref) [2022-09-24]\n_eprint: https://onlinelibrary.wiley.com/doi/pdf/10.1111/j.1538-4632.2004.tb01127.x","page":"90-104","source":"Wiley Online Library","title":"Constructing the Spatial Weights Matrix Using a Local Statistic","volume":"36","author":[{"family":"Getis","given":"Arthur"},{"family":"Aldstadt","given":"Jared"}],"issued":{"date-parts":[["2004"]]}}},{"id":2277,"uris":["http://zotero.org/users/6749620/items/EI9EKU55"],"itemData":{"id":2277,"type":"chapter","container-title":"Innovations in GIS","page":"95–104","publisher":"CRC Press","source":"Google Scholar","title":"Applying efficient techniques for finding nearest neighbours in GIS applications","URL":"https://www.taylorfrancis.com/chapters/edit/10.1201/9781003417156-12/applying-efficient-techniques-finding-nearest-neighbours-gis-applications-moh-al-daoud-stuart-roberts","author":[{"family":"Roberts","given":"Stuart"}],"accessed":{"date-parts":[["2024",12,25]]},"issued":{"date-parts":[["2023"]]}}},{"id":1045,"uris":["http://zotero.org/users/6749620/items/KJBBJM2G"],"itemData":{"id":1045,"type":"article-journal","abstract":"Due to the ubiquitous use of spatial data applications and the large amounts of such data these applications use, the processing of large-scale distance joins in distributed systems is becoming increasingly popular. Distance Join Queries (DJQs) are important and frequently used operations in numerous applications, including data mining, multimedia and spatial databases. DJQs (e.g., k Nearest Neighbor Join Query, k Closest Pair Query, ε Distance Join Query, etc.) are costly operations, since they involve both the join and distance-based search, and performing DJQs efficiently is a challenging task. Recent Big Data developments have motivated the emergence of novel technologies for distributed processing of large-scale spatial data in clusters of computers, leading to Distributed Spatial Data Management Systems (DSDMSs). Distributed cluster-based computing systems can be classified as Hadoop-based or Spark-based systems. Based on this classification, in this paper, we compare two of the most recent and leading DSDMSs, SpatialHadoop and LocationSpark, by evaluating the performance of several existing and newly proposed parallel and distributed DJQ algorithms under various settings with large spatial real-world datasets. A general conclusion arising from the execution of the distributed DJQ algorithms studied is that, while SpatialHadoop is a robust and efficient system when large spatial datasets are joined (since it is built on top of the mature Hadoop platform), LocationSpark is the clear winner in total execution time efficiency when medium spatial datasets are combined (due to in-memory processing provided by Spark). However, LocationSpark requires higher memory allocation when large spatial datasets are involved in DJQs (even more so when k and ε are large). Finally, this detailed performance study has demonstrated that the new distributed DJQ algorithms we have proposed are efficient, robust and scalable with respect to different parameters, such as dataset sizes, k, ε and number of computing nodes.","container-title":"Information Sciences","DOI":"10.1016/j.ins.2019.10.030","ISSN":"0020-0255","journalAbbreviation":"Information Sciences","language":"en","page":"985-1008","source":"ScienceDirect","title":"Efficient distance join query processing in distributed spatial data management systems","volume":"512","author":[{"family":"García-García","given":"Francisco"},{"family":"Corral","given":"Antonio"},{"family":"Iribarne","given":"Luis"},{"family":"Vassilakopoulos","given":"Michael"},{"family":"Manolopoulos","given":"Yannis"}],"issued":{"date-parts":[["2020",2,1]]}}}],"schema":"https://github.com/citation-style-language/schema/raw/master/csl-citation.json"} </w:instrText>
      </w:r>
      <w:r w:rsidR="00D92466">
        <w:rPr>
          <w:lang w:val="en"/>
        </w:rPr>
        <w:fldChar w:fldCharType="separate"/>
      </w:r>
      <w:r w:rsidR="007837A4" w:rsidRPr="007837A4">
        <w:rPr>
          <w:szCs w:val="24"/>
        </w:rPr>
        <w:t>[51–53]</w:t>
      </w:r>
      <w:r w:rsidR="00D92466">
        <w:rPr>
          <w:lang w:val="en"/>
        </w:rPr>
        <w:fldChar w:fldCharType="end"/>
      </w:r>
      <w:r w:rsidR="009B292D">
        <w:rPr>
          <w:lang w:val="en"/>
        </w:rPr>
        <w:t>.</w:t>
      </w:r>
    </w:p>
    <w:p w14:paraId="561B83AF" w14:textId="05077F73" w:rsidR="00C70434" w:rsidRDefault="00C70434" w:rsidP="00C70434">
      <w:pPr>
        <w:pStyle w:val="MDPI23heading3"/>
        <w:rPr>
          <w:lang w:val="en"/>
        </w:rPr>
      </w:pPr>
      <w:r>
        <w:t xml:space="preserve">2.2.2. </w:t>
      </w:r>
      <w:r w:rsidR="0065791F">
        <w:t>Outcome Modelling</w:t>
      </w:r>
      <w:r>
        <w:t xml:space="preserve"> </w:t>
      </w:r>
      <w:r w:rsidR="004F2977">
        <w:t>Specifications</w:t>
      </w:r>
    </w:p>
    <w:p w14:paraId="7897C16A" w14:textId="696EB8CE" w:rsidR="00C70434" w:rsidRDefault="006F2A5B" w:rsidP="00C70434">
      <w:pPr>
        <w:pStyle w:val="MDPI31text"/>
        <w:rPr>
          <w:lang w:val="en"/>
        </w:rPr>
      </w:pPr>
      <w:r>
        <w:rPr>
          <w:lang w:val="en"/>
        </w:rPr>
        <w:t xml:space="preserve">Outcomes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Pr>
          <w:lang w:val="en"/>
        </w:rPr>
        <w:t xml:space="preserve"> can be seen as one of the variables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e>
        </m:d>
      </m:oMath>
      <w:r>
        <w:rPr>
          <w:lang w:val="en"/>
        </w:rPr>
        <w:t xml:space="preserve"> captured in the spatial data</w:t>
      </w:r>
      <w:r w:rsidR="000E7F0E">
        <w:rPr>
          <w:lang w:val="en"/>
        </w:rPr>
        <w:t xml:space="preserve">, where one of the variables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i,n</m:t>
                </m:r>
              </m:sub>
            </m:sSub>
          </m:e>
        </m:d>
      </m:oMath>
      <w:r w:rsidR="000E7F0E">
        <w:t xml:space="preserve"> are removed and set as the outcome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0E7F0E">
        <w:rPr>
          <w:lang w:val="en"/>
        </w:rPr>
        <w:t xml:space="preserve"> for modelling.</w:t>
      </w:r>
      <w:r w:rsidR="00371DCB">
        <w:rPr>
          <w:lang w:val="en"/>
        </w:rPr>
        <w:t xml:space="preserve"> Thus, the outcome modelling component </w:t>
      </w:r>
      <w:r w:rsidR="009C620D">
        <w:rPr>
          <w:lang w:val="en"/>
        </w:rPr>
        <w:t>attempts to</w:t>
      </w:r>
      <w:r w:rsidR="003D7F9E">
        <w:rPr>
          <w:lang w:val="en"/>
        </w:rPr>
        <w:t xml:space="preserve"> solve</w:t>
      </w:r>
      <w:r w:rsidR="00371DCB">
        <w:rPr>
          <w:lang w:val="en"/>
        </w:rPr>
        <w:t xml:space="preserve"> the problem of </w:t>
      </w:r>
      <w:r w:rsidR="000F71A7">
        <w:rPr>
          <w:lang w:val="en"/>
        </w:rPr>
        <w:t xml:space="preserve">finding a function that predicts the outcome given the variables from the spatial data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 xml:space="preserve">= </m:t>
        </m:r>
        <m:sSub>
          <m:sSubPr>
            <m:ctrlPr>
              <w:rPr>
                <w:rFonts w:ascii="Cambria Math" w:hAnsi="Cambria Math"/>
                <w:i/>
                <w:lang w:val="en"/>
              </w:rPr>
            </m:ctrlPr>
          </m:sSubPr>
          <m:e>
            <m:r>
              <w:rPr>
                <w:rFonts w:ascii="Cambria Math" w:hAnsi="Cambria Math"/>
                <w:lang w:val="en"/>
              </w:rPr>
              <m:t>f(X</m:t>
            </m:r>
          </m:e>
          <m:sub>
            <m:r>
              <w:rPr>
                <w:rFonts w:ascii="Cambria Math" w:hAnsi="Cambria Math"/>
                <w:lang w:val="en"/>
              </w:rPr>
              <m:t>i,j</m:t>
            </m:r>
          </m:sub>
        </m:sSub>
        <m:r>
          <w:rPr>
            <w:rFonts w:ascii="Cambria Math" w:hAnsi="Cambria Math"/>
            <w:lang w:val="en"/>
          </w:rPr>
          <m:t>)</m:t>
        </m:r>
      </m:oMath>
      <w:r w:rsidR="000F71A7">
        <w:rPr>
          <w:lang w:val="en"/>
        </w:rPr>
        <w:t>, such that the diff</w:t>
      </w:r>
      <w:r w:rsidR="006834D6">
        <w:rPr>
          <w:lang w:val="en"/>
        </w:rPr>
        <w:t>erence</w:t>
      </w:r>
      <w:r w:rsidR="000F71A7">
        <w:rPr>
          <w:lang w:val="en"/>
        </w:rPr>
        <w:t xml:space="preserve"> between the predicted outcome</w:t>
      </w:r>
      <w:r w:rsidR="00921C4F">
        <w:rPr>
          <w:lang w:val="en"/>
        </w:rPr>
        <w:t xml:space="preserve">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0F71A7">
        <w:rPr>
          <w:lang w:val="en"/>
        </w:rPr>
        <w:t xml:space="preserve"> and actual outcome</w:t>
      </w:r>
      <w:r w:rsidR="00921C4F">
        <w:rPr>
          <w:lang w:val="en"/>
        </w:rPr>
        <w:t xml:space="preserve"> </w:t>
      </w:r>
      <m:oMath>
        <m:sSub>
          <m:sSubPr>
            <m:ctrlPr>
              <w:rPr>
                <w:rFonts w:ascii="Cambria Math" w:hAnsi="Cambria Math"/>
                <w:i/>
                <w:lang w:val="en"/>
              </w:rPr>
            </m:ctrlPr>
          </m:sSubPr>
          <m:e>
            <m:r>
              <w:rPr>
                <w:rFonts w:ascii="Cambria Math" w:hAnsi="Cambria Math"/>
                <w:lang w:val="en"/>
              </w:rPr>
              <m:t>Y</m:t>
            </m:r>
          </m:e>
          <m:sub>
            <m:r>
              <w:rPr>
                <w:rFonts w:ascii="Cambria Math" w:hAnsi="Cambria Math"/>
                <w:lang w:val="en"/>
              </w:rPr>
              <m:t>i</m:t>
            </m:r>
          </m:sub>
        </m:sSub>
      </m:oMath>
      <w:r w:rsidR="000F71A7">
        <w:rPr>
          <w:lang w:val="en"/>
        </w:rPr>
        <w:t xml:space="preserve"> is minimized</w:t>
      </w:r>
      <w:r w:rsidR="003C1825">
        <w:rPr>
          <w:lang w:val="en"/>
        </w:rPr>
        <w:t xml:space="preserve"> as seen in Equation (7) </w:t>
      </w:r>
      <w:r w:rsidR="00E03424">
        <w:rPr>
          <w:lang w:val="en"/>
        </w:rPr>
        <w:t>from</w:t>
      </w:r>
      <w:r w:rsidR="003C1825">
        <w:rPr>
          <w:lang w:val="en"/>
        </w:rPr>
        <w:t xml:space="preserve"> Section 2.</w:t>
      </w:r>
      <w:ins w:id="105" w:author="Richard Wen" w:date="2026-03-05T20:57:00Z">
        <w:r w:rsidR="00E51456">
          <w:rPr>
            <w:lang w:val="en"/>
          </w:rPr>
          <w:t>1</w:t>
        </w:r>
      </w:ins>
      <w:del w:id="106" w:author="Richard Wen" w:date="2026-03-05T20:57:00Z">
        <w:r w:rsidR="003C1825" w:rsidDel="00E51456">
          <w:rPr>
            <w:lang w:val="en"/>
          </w:rPr>
          <w:delText>2</w:delText>
        </w:r>
      </w:del>
      <w:r w:rsidR="003C1825">
        <w:rPr>
          <w:lang w:val="en"/>
        </w:rPr>
        <w:t>.3.</w:t>
      </w:r>
      <w:r w:rsidR="003301F4">
        <w:rPr>
          <w:lang w:val="en"/>
        </w:rPr>
        <w:t xml:space="preserve"> </w:t>
      </w:r>
      <w:r w:rsidR="0034532A">
        <w:rPr>
          <w:lang w:val="en"/>
        </w:rPr>
        <w:t>Similar to concepts of predictive modelling</w:t>
      </w:r>
      <w:r w:rsidR="00150D6E">
        <w:rPr>
          <w:lang w:val="en"/>
        </w:rPr>
        <w:t xml:space="preserve"> </w:t>
      </w:r>
      <w:r w:rsidR="00150D6E">
        <w:rPr>
          <w:lang w:val="en"/>
        </w:rPr>
        <w:fldChar w:fldCharType="begin"/>
      </w:r>
      <w:r w:rsidR="007837A4">
        <w:rPr>
          <w:lang w:val="en"/>
        </w:rPr>
        <w:instrText xml:space="preserve"> ADDIN ZOTERO_ITEM CSL_CITATION {"citationID":"xvFNj27H","properties":{"formattedCitation":"[54]","plainCitation":"[54]","noteIndex":0},"citationItems":[{"id":2273,"uris":["http://zotero.org/users/6749620/items/XZWZT3DE"],"itemData":{"id":2273,"type":"chapter","container-title":"Clinical Prediction Models: A Practical Approach to Development, Validation, and Updating","event-place":"New York, NY","ISBN":"978-0-387-77244-8","language":"en","note":"DOI: 10.1007/978-0-387-77244-8_2","page":"11-31","publisher":"Springer","publisher-place":"New York, NY","source":"Springer Link","title":"Applications of prediction models","URL":"https://doi.org/10.1007/978-0-387-77244-8_2","author":[{"family":"Steyerberg","given":"E.W."}],"editor":[{"family":"Steyerberg","given":"E.W."}],"accessed":{"date-parts":[["2024",12,25]]},"issued":{"date-parts":[["2009"]]}},"label":"page"}],"schema":"https://github.com/citation-style-language/schema/raw/master/csl-citation.json"} </w:instrText>
      </w:r>
      <w:r w:rsidR="00150D6E">
        <w:rPr>
          <w:lang w:val="en"/>
        </w:rPr>
        <w:fldChar w:fldCharType="separate"/>
      </w:r>
      <w:r w:rsidR="007837A4" w:rsidRPr="007837A4">
        <w:t>[54]</w:t>
      </w:r>
      <w:r w:rsidR="00150D6E">
        <w:rPr>
          <w:lang w:val="en"/>
        </w:rPr>
        <w:fldChar w:fldCharType="end"/>
      </w:r>
      <w:r w:rsidR="0034532A">
        <w:rPr>
          <w:lang w:val="en"/>
        </w:rPr>
        <w:t xml:space="preserve"> (e.g., machine learning</w:t>
      </w:r>
      <w:r w:rsidR="00150D6E">
        <w:rPr>
          <w:lang w:val="en"/>
        </w:rPr>
        <w:t xml:space="preserve"> </w:t>
      </w:r>
      <w:r w:rsidR="00150D6E">
        <w:rPr>
          <w:lang w:val="en"/>
        </w:rPr>
        <w:fldChar w:fldCharType="begin"/>
      </w:r>
      <w:r w:rsidR="007837A4">
        <w:rPr>
          <w:lang w:val="en"/>
        </w:rPr>
        <w:instrText xml:space="preserve"> ADDIN ZOTERO_ITEM CSL_CITATION {"citationID":"snaFakQy","properties":{"formattedCitation":"[55]","plainCitation":"[55]","noteIndex":0},"citationItems":[{"id":2272,"uris":["http://zotero.org/users/6749620/items/W6BC7A6G"],"itemData":{"id":2272,"type":"paper-conference","container-title":"2019 International conference on machine learning, big data, cloud and parallel computing (COMITCon)","page":"35–39","publisher":"IEEE","source":"Google Scholar","title":"A quick review of machine learning algorithms","URL":"https://ieeexplore.ieee.org/abstract/document/8862451/","author":[{"family":"Ray","given":"Susmita"}],"accessed":{"date-parts":[["2024",12,25]]},"issued":{"date-parts":[["2019"]]}}}],"schema":"https://github.com/citation-style-language/schema/raw/master/csl-citation.json"} </w:instrText>
      </w:r>
      <w:r w:rsidR="00150D6E">
        <w:rPr>
          <w:lang w:val="en"/>
        </w:rPr>
        <w:fldChar w:fldCharType="separate"/>
      </w:r>
      <w:r w:rsidR="007837A4" w:rsidRPr="007837A4">
        <w:t>[55]</w:t>
      </w:r>
      <w:r w:rsidR="00150D6E">
        <w:rPr>
          <w:lang w:val="en"/>
        </w:rPr>
        <w:fldChar w:fldCharType="end"/>
      </w:r>
      <w:r w:rsidR="0034532A">
        <w:rPr>
          <w:lang w:val="en"/>
        </w:rPr>
        <w:t>, statistical modelling</w:t>
      </w:r>
      <w:r w:rsidR="00755F1D">
        <w:rPr>
          <w:lang w:val="en"/>
        </w:rPr>
        <w:t xml:space="preserve"> </w:t>
      </w:r>
      <w:r w:rsidR="00755F1D">
        <w:rPr>
          <w:lang w:val="en"/>
        </w:rPr>
        <w:fldChar w:fldCharType="begin"/>
      </w:r>
      <w:r w:rsidR="007837A4">
        <w:rPr>
          <w:lang w:val="en"/>
        </w:rPr>
        <w:instrText xml:space="preserve"> ADDIN ZOTERO_ITEM CSL_CITATION {"citationID":"3l1EDDAN","properties":{"formattedCitation":"[56]","plainCitation":"[56]","noteIndex":0},"citationItems":[{"id":2274,"uris":["http://zotero.org/users/6749620/items/X2CVBLVC"],"itemData":{"id":2274,"type":"article-journal","abstract":"Logistic Multiple Regression, Principal Component Regression and Classification and Regression Tree Analysis (CART), commonly used in ecological modelling using GIS, are compared with a relatively new statistical technique, Multivariate Adaptive Regression Splines (MARS), to test their accuracy, reliability, implementation within GIS and ease of use. All were applied to the same two data sets, covering a wide range of conditions common in predictive modelling, namely geographical range, scale, nature of the predictors and sampling method. We ran two series of analyses to verify if model validation by an independent data set was required or cross-validation on a learning data set sufficed. Results show that validation by independent data sets is needed. Model accuracy was evaluated using the area under Receiver Operating Characteristics curve (AUC). This measure was used because it summarizes performance across all possible thresholds, and is independent of balance between classes. MARS and Regression Tree Analysis achieved the best prediction success, although the CART model was difficult to use for cartographic purposes due to the high model complexity.","container-title":"Journal of Vegetation Science","DOI":"10.1111/j.1654-1103.2004.tb02263.x","ISSN":"1654-1103","issue":"2","language":"en","license":"2004 IAVS - the International Association of Vegetation Science","note":"_eprint: https://onlinelibrary.wiley.com/doi/pdf/10.1111/j.1654-1103.2004.tb02263.x","page":"285-292","source":"Wiley Online Library","title":"Comparison of statistical methods commonly used in predictive modelling","volume":"15","author":[{"family":"Muñoz","given":"Jesús"},{"family":"Felicísimo","given":"Ángel M."}],"issued":{"date-parts":[["2004"]]}}}],"schema":"https://github.com/citation-style-language/schema/raw/master/csl-citation.json"} </w:instrText>
      </w:r>
      <w:r w:rsidR="00755F1D">
        <w:rPr>
          <w:lang w:val="en"/>
        </w:rPr>
        <w:fldChar w:fldCharType="separate"/>
      </w:r>
      <w:r w:rsidR="007837A4" w:rsidRPr="007837A4">
        <w:t>[56]</w:t>
      </w:r>
      <w:r w:rsidR="00755F1D">
        <w:rPr>
          <w:lang w:val="en"/>
        </w:rPr>
        <w:fldChar w:fldCharType="end"/>
      </w:r>
      <w:r w:rsidR="0034532A">
        <w:rPr>
          <w:lang w:val="en"/>
        </w:rPr>
        <w:t>), t</w:t>
      </w:r>
      <w:r w:rsidR="0042778C">
        <w:rPr>
          <w:lang w:val="en"/>
        </w:rPr>
        <w:t xml:space="preserve">he </w:t>
      </w:r>
      <w:r w:rsidR="0029470C">
        <w:rPr>
          <w:lang w:val="en"/>
        </w:rPr>
        <w:t xml:space="preserve">outcome modelling component </w:t>
      </w:r>
      <w:r w:rsidR="00DF4DA8">
        <w:rPr>
          <w:lang w:val="en"/>
        </w:rPr>
        <w:t>conceptualize</w:t>
      </w:r>
      <w:r w:rsidR="000F6014">
        <w:rPr>
          <w:lang w:val="en"/>
        </w:rPr>
        <w:t>d</w:t>
      </w:r>
      <w:r w:rsidR="00530A78">
        <w:rPr>
          <w:lang w:val="en"/>
        </w:rPr>
        <w:t xml:space="preserve"> how to solve this problem by </w:t>
      </w:r>
      <w:r w:rsidR="006D582C">
        <w:rPr>
          <w:lang w:val="en"/>
        </w:rPr>
        <w:t>framing</w:t>
      </w:r>
      <w:r w:rsidR="00DF4DA8">
        <w:rPr>
          <w:lang w:val="en"/>
        </w:rPr>
        <w:t xml:space="preserve"> outcome models as a function that processes variables </w:t>
      </w:r>
      <m:oMath>
        <m:sSub>
          <m:sSubPr>
            <m:ctrlPr>
              <w:rPr>
                <w:rFonts w:ascii="Cambria Math" w:hAnsi="Cambria Math"/>
                <w:i/>
                <w:lang w:val="en"/>
              </w:rPr>
            </m:ctrlPr>
          </m:sSubPr>
          <m:e>
            <m:r>
              <w:rPr>
                <w:rFonts w:ascii="Cambria Math" w:hAnsi="Cambria Math"/>
                <w:lang w:val="en"/>
              </w:rPr>
              <m:t>X</m:t>
            </m:r>
          </m:e>
          <m:sub>
            <m:r>
              <w:rPr>
                <w:rFonts w:ascii="Cambria Math" w:hAnsi="Cambria Math"/>
                <w:lang w:val="en"/>
              </w:rPr>
              <m:t>i,j</m:t>
            </m:r>
          </m:sub>
        </m:sSub>
      </m:oMath>
      <w:r w:rsidR="00DF4DA8">
        <w:t xml:space="preserve"> and </w:t>
      </w:r>
      <w:r w:rsidR="00A85362">
        <w:t xml:space="preserve">model </w:t>
      </w:r>
      <w:r w:rsidR="00DF4DA8">
        <w:t xml:space="preserve">parameters </w:t>
      </w:r>
      <m:oMath>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e>
        </m:d>
      </m:oMath>
      <w:r w:rsidR="00DF4DA8">
        <w:t xml:space="preserve"> into predicted outcomes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DF4DA8">
        <w:t>,</w:t>
      </w:r>
      <w:r w:rsidR="0002233A">
        <w:t xml:space="preserve"> </w:t>
      </w:r>
      <w:r w:rsidR="008238BE">
        <w:t xml:space="preserve">which </w:t>
      </w:r>
      <w:r w:rsidR="00CB0A8B">
        <w:t>we organized into</w:t>
      </w:r>
      <w:r w:rsidR="0002233A">
        <w:t xml:space="preserve"> the four sub-components of variables, parameters, model</w:t>
      </w:r>
      <w:r w:rsidR="00285CE1">
        <w:t>s</w:t>
      </w:r>
      <w:r w:rsidR="0002233A">
        <w:t>, and predicted outcomes.</w:t>
      </w:r>
      <w:r w:rsidR="00623C1E">
        <w:t xml:space="preserve"> </w:t>
      </w:r>
      <w:r w:rsidR="00682307">
        <w:t>The v</w:t>
      </w:r>
      <w:r w:rsidR="00D33ADF">
        <w:t>ariable</w:t>
      </w:r>
      <w:r w:rsidR="00732728">
        <w:t>s</w:t>
      </w:r>
      <w:r w:rsidR="00682307">
        <w:t xml:space="preserve"> sub-component </w:t>
      </w:r>
      <w:r w:rsidR="00DB3259">
        <w:t>was required to hold</w:t>
      </w:r>
      <w:r w:rsidR="00682307">
        <w:t xml:space="preserve"> records from the output of the spatial data component, where </w:t>
      </w:r>
      <w:r w:rsidR="008918B6">
        <w:t>each record</w:t>
      </w:r>
      <w:r w:rsidR="00577F82">
        <w:t xml:space="preserve"> contain</w:t>
      </w:r>
      <w:r w:rsidR="00F6215C">
        <w:t>ed</w:t>
      </w:r>
      <w:r w:rsidR="00577F82">
        <w:t xml:space="preserve"> a point, line, or polygon</w:t>
      </w:r>
      <w:r w:rsidR="00C85EF5">
        <w:t xml:space="preserve"> with one or more variables.</w:t>
      </w:r>
      <w:r w:rsidR="00AA5084">
        <w:t xml:space="preserve"> </w:t>
      </w:r>
      <w:r w:rsidR="00732728">
        <w:t>The p</w:t>
      </w:r>
      <w:r w:rsidR="00AA5084">
        <w:t>arameters</w:t>
      </w:r>
      <w:r w:rsidR="00732728">
        <w:t xml:space="preserve"> </w:t>
      </w:r>
      <w:r w:rsidR="00BC7948">
        <w:t>sub-</w:t>
      </w:r>
      <w:r w:rsidR="00732728">
        <w:t>component</w:t>
      </w:r>
      <w:r w:rsidR="00AA5084">
        <w:t xml:space="preserve"> </w:t>
      </w:r>
      <w:r w:rsidR="008D4F91">
        <w:t>was required to contain</w:t>
      </w:r>
      <w:r w:rsidR="00AA5084">
        <w:t xml:space="preserve"> a set of optional values that altered the behavior of model</w:t>
      </w:r>
      <w:r w:rsidR="002D3BF8">
        <w:t>s</w:t>
      </w:r>
      <w:r w:rsidR="000937C6">
        <w:t xml:space="preserve"> to gain potential benefits, such as improved </w:t>
      </w:r>
      <w:r w:rsidR="00B27F81">
        <w:t xml:space="preserve">model </w:t>
      </w:r>
      <w:r w:rsidR="000937C6">
        <w:t>performance</w:t>
      </w:r>
      <w:r w:rsidR="00C221C2">
        <w:t>, interpretability,</w:t>
      </w:r>
      <w:r w:rsidR="000937C6">
        <w:t xml:space="preserve"> or efficiency </w:t>
      </w:r>
      <w:r w:rsidR="00B65C37">
        <w:fldChar w:fldCharType="begin"/>
      </w:r>
      <w:r w:rsidR="007837A4">
        <w:instrText xml:space="preserve"> ADDIN ZOTERO_ITEM CSL_CITATION {"citationID":"ie5wLUrf","properties":{"formattedCitation":"[57\\uc0\\u8211{}59]","plainCitation":"[57–59]","noteIndex":0},"citationItems":[{"id":1360,"uris":["http://zotero.org/users/6749620/items/TFCUAQ59"],"itemData":{"id":1360,"type":"article-journal","abstract":"Identification and qualitative comparison of sensitivity analysis methods that have been used across various disciplines, and that merit consideration for application to food-safety risk assessment models, are presented in this article. Sensitivity analysis can help in identifying critical control points, prioritizing additional data collection or research, and verifying and validating a model. Ten sensitivity analysis methods, including four mathematical methods, five statistical methods, and one graphical method, are identified. The selected methods are compared on the basis of their applicability to different types of models, computational issues such as initial data requirement and complexity of their application, representation of the sensitivity, and the specific uses of these methods. Applications of these methods are illustrated with examples from various fields. No one method is clearly best for food-safety risk models. In general, use of two or more methods, preferably with dissimilar theoretical foundations, may be needed to increase confidence in the ranking of key inputs.","container-title":"Risk Analysis","DOI":"https://doi.org/10.1111/0272-4332.00039","ISSN":"1539-6924","issue":"3","language":"en","note":"_eprint: https://onlinelibrary.wiley.com/doi/pdf/10.1111/0272-4332.00039","page":"553-578","source":"Wiley Online Library","title":"Identification and Review of Sensitivity Analysis Methods","volume":"22","author":[{"family":"Frey","given":"H. Christopher"},{"family":"Patil","given":"Sumeet R."}],"issued":{"date-parts":[["2002"]]}}},{"id":2275,"uris":["http://zotero.org/users/6749620/items/MMCMRLDX"],"itemData":{"id":2275,"type":"article-journal","container-title":"Essays in biochemistry","note":"publisher: Portland Press Ltd.","page":"177–194","source":"Google Scholar","title":"Sensitivity analysis: from model parameters to system behaviour","title-short":"Sensitivity analysis","volume":"45","author":[{"family":"Ingalls","given":"Brian"}],"issued":{"date-parts":[["2008"]]}}},{"id":2276,"uris":["http://zotero.org/users/6749620/items/DSF386CU"],"itemData":{"id":2276,"type":"article-journal","container-title":"Environmental Monitoring and Assessment","DOI":"10.1007/BF00547132","ISSN":"0167-6369, 1573-2959","issue":"2","journalAbbreviation":"Environ Monit Assess","language":"en","license":"http://www.springer.com/tdm","page":"135-154","source":"DOI.org (Crossref)","title":"A review of techniques for parameter sensitivity analysis of environmental models","volume":"32","author":[{"family":"Hamby","given":"D. M."}],"issued":{"date-parts":[["1994",9]]}}}],"schema":"https://github.com/citation-style-language/schema/raw/master/csl-citation.json"} </w:instrText>
      </w:r>
      <w:r w:rsidR="00B65C37">
        <w:fldChar w:fldCharType="separate"/>
      </w:r>
      <w:r w:rsidR="007837A4" w:rsidRPr="007837A4">
        <w:rPr>
          <w:szCs w:val="24"/>
        </w:rPr>
        <w:t>[57–59]</w:t>
      </w:r>
      <w:r w:rsidR="00B65C37">
        <w:fldChar w:fldCharType="end"/>
      </w:r>
      <w:r w:rsidR="00FA3C2E">
        <w:t>. The mo</w:t>
      </w:r>
      <w:r w:rsidR="00427411">
        <w:t>d</w:t>
      </w:r>
      <w:r w:rsidR="00FA3C2E">
        <w:t>el</w:t>
      </w:r>
      <w:r w:rsidR="00881531">
        <w:t>s</w:t>
      </w:r>
      <w:r w:rsidR="00FA3C2E">
        <w:t xml:space="preserve"> sub-component</w:t>
      </w:r>
      <w:r w:rsidR="00105913">
        <w:t xml:space="preserve"> </w:t>
      </w:r>
      <w:r w:rsidR="00970C0B">
        <w:t>was required to process</w:t>
      </w:r>
      <w:r w:rsidR="00D97FB4">
        <w:t xml:space="preserve"> the variables and parameters, </w:t>
      </w:r>
      <w:r w:rsidR="00970C0B">
        <w:t>discover</w:t>
      </w:r>
      <w:r w:rsidR="00D97FB4">
        <w:t xml:space="preserve"> patterns among these variables</w:t>
      </w:r>
      <w:r w:rsidR="00672884">
        <w:t xml:space="preserve"> that</w:t>
      </w:r>
      <w:r w:rsidR="00C37FD3">
        <w:t xml:space="preserve"> had predictive relationships with a selected outcome</w:t>
      </w:r>
      <w:r w:rsidR="00D97FB4">
        <w:t>,</w:t>
      </w:r>
      <w:r w:rsidR="00F7489D">
        <w:t xml:space="preserve"> alter its </w:t>
      </w:r>
      <w:r w:rsidR="00740900">
        <w:t>behaviors</w:t>
      </w:r>
      <w:r w:rsidR="00F7489D">
        <w:t xml:space="preserve"> based on the parameters if applicable,</w:t>
      </w:r>
      <w:r w:rsidR="00D97FB4">
        <w:t xml:space="preserve"> and </w:t>
      </w:r>
      <w:r w:rsidR="00F903AC">
        <w:t>produce</w:t>
      </w:r>
      <w:r w:rsidR="00D97FB4">
        <w:t xml:space="preserve"> predicted outcomes</w:t>
      </w:r>
      <w:r w:rsidR="00C55FA3">
        <w:t xml:space="preserve"> </w:t>
      </w:r>
      <w:r w:rsidR="00D97FB4">
        <w:t>based on the</w:t>
      </w:r>
      <w:r w:rsidR="00E24008">
        <w:t xml:space="preserve"> discovered</w:t>
      </w:r>
      <w:r w:rsidR="00D97FB4">
        <w:t xml:space="preserve"> patterns</w:t>
      </w:r>
      <w:r w:rsidR="00D27550">
        <w:t>.</w:t>
      </w:r>
      <w:r w:rsidR="00B8062B">
        <w:t xml:space="preserve"> </w:t>
      </w:r>
      <w:r w:rsidR="003C1233">
        <w:t xml:space="preserve">The </w:t>
      </w:r>
      <w:r w:rsidR="001122C9">
        <w:t xml:space="preserve">predicted outcomes sub-component </w:t>
      </w:r>
      <w:r w:rsidR="00BE6F5E">
        <w:t>was required to</w:t>
      </w:r>
      <w:r w:rsidR="001122C9">
        <w:t xml:space="preserve"> </w:t>
      </w:r>
      <w:r w:rsidR="00BE6F5E">
        <w:t>hold</w:t>
      </w:r>
      <w:r w:rsidR="001122C9">
        <w:t xml:space="preserve"> records consisting of points, lines, and polygons with predicted outcome value</w:t>
      </w:r>
      <w:r w:rsidR="00733411">
        <w:t>s</w:t>
      </w:r>
      <w:r w:rsidR="001122C9">
        <w:t xml:space="preserve"> </w:t>
      </w:r>
      <w:r w:rsidR="00733411">
        <w:t>from the model</w:t>
      </w:r>
      <w:r w:rsidR="001122C9">
        <w:t>.</w:t>
      </w:r>
      <w:r w:rsidR="00A75197">
        <w:t xml:space="preserve"> We note that the minimization of predicted and actual outcome differences is a simplification of predictive modelling, as models tend to not generalize well to new data, performing well on training data, but poorly on new unseen data </w:t>
      </w:r>
      <w:r w:rsidR="00A75197">
        <w:fldChar w:fldCharType="begin"/>
      </w:r>
      <w:r w:rsidR="007837A4">
        <w:instrText xml:space="preserve"> ADDIN ZOTERO_ITEM CSL_CITATION {"citationID":"VUjgvl26","properties":{"formattedCitation":"[60]","plainCitation":"[60]","noteIndex":0},"citationItems":[{"id":2271,"uris":["http://zotero.org/users/6749620/items/DFSKVKC8"],"itemData":{"id":2271,"type":"article-journal","container-title":"Journal of Chemical Information and Computer Sciences","DOI":"10.1021/ci0342472","ISSN":"0095-2338","issue":"1","journalAbbreviation":"J. Chem. Inf. Comput. Sci.","language":"en","page":"1-12","source":"DOI.org (Crossref)","title":"The Problem of Overfitting","volume":"44","author":[{"family":"Hawkins","given":"Douglas M."}],"issued":{"date-parts":[["2004",1,1]]}}}],"schema":"https://github.com/citation-style-language/schema/raw/master/csl-citation.json"} </w:instrText>
      </w:r>
      <w:r w:rsidR="00A75197">
        <w:fldChar w:fldCharType="separate"/>
      </w:r>
      <w:r w:rsidR="007837A4" w:rsidRPr="007837A4">
        <w:t>[60]</w:t>
      </w:r>
      <w:r w:rsidR="00A75197">
        <w:fldChar w:fldCharType="end"/>
      </w:r>
      <w:r w:rsidR="00A75197">
        <w:t>.</w:t>
      </w:r>
      <w:r w:rsidR="00690AE2">
        <w:t xml:space="preserve"> There is also not a single model that works well for every problem, and the exploration of multiple models can result in</w:t>
      </w:r>
      <w:r w:rsidR="00CC7BD8">
        <w:t xml:space="preserve"> improved</w:t>
      </w:r>
      <w:r w:rsidR="00690AE2">
        <w:t xml:space="preserve"> predictive performance </w:t>
      </w:r>
      <w:r w:rsidR="00690AE2">
        <w:fldChar w:fldCharType="begin"/>
      </w:r>
      <w:r w:rsidR="007837A4">
        <w:instrText xml:space="preserve"> ADDIN ZOTERO_ITEM CSL_CITATION {"citationID":"piVmGf2F","properties":{"formattedCitation":"[61]","plainCitation":"[61]","noteIndex":0},"citationItems":[{"id":2269,"uris":["http://zotero.org/users/6749620/items/U6BDVQ5K"],"itemData":{"id":2269,"type":"article-journal","container-title":"IEEE Signal Processing Magazine","issue":"6","note":"publisher: IEEE","page":"16–34","source":"Google Scholar","title":"Model selection techniques: An overview","title-short":"Model selection techniques","volume":"35","author":[{"family":"Ding","given":"Jie"},{"family":"Tarokh","given":"Vahid"},{"family":"Yang","given":"Yuhong"}],"issued":{"date-parts":[["2018"]]}}}],"schema":"https://github.com/citation-style-language/schema/raw/master/csl-citation.json"} </w:instrText>
      </w:r>
      <w:r w:rsidR="00690AE2">
        <w:fldChar w:fldCharType="separate"/>
      </w:r>
      <w:r w:rsidR="007837A4" w:rsidRPr="007837A4">
        <w:t>[61]</w:t>
      </w:r>
      <w:r w:rsidR="00690AE2">
        <w:fldChar w:fldCharType="end"/>
      </w:r>
      <w:r w:rsidR="00690AE2">
        <w:t>.</w:t>
      </w:r>
      <w:r w:rsidR="00A75197">
        <w:t xml:space="preserve"> Thus, we added t</w:t>
      </w:r>
      <w:r w:rsidR="00552984">
        <w:t>hree</w:t>
      </w:r>
      <w:r w:rsidR="00A75197">
        <w:t xml:space="preserve"> additional sub-components of model selection</w:t>
      </w:r>
      <w:r w:rsidR="00E6369C">
        <w:t xml:space="preserve"> (optional)</w:t>
      </w:r>
      <w:r w:rsidR="00552984">
        <w:t xml:space="preserve">, </w:t>
      </w:r>
      <w:r w:rsidR="00A15CCC">
        <w:t xml:space="preserve">model </w:t>
      </w:r>
      <w:r w:rsidR="00A75197">
        <w:t>metrics,</w:t>
      </w:r>
      <w:r w:rsidR="00552984">
        <w:t xml:space="preserve"> and best model,</w:t>
      </w:r>
      <w:r w:rsidR="00A75197">
        <w:t xml:space="preserve"> that h</w:t>
      </w:r>
      <w:r w:rsidR="007D6F20">
        <w:t>e</w:t>
      </w:r>
      <w:r w:rsidR="00A75197">
        <w:t>ld algorithms executing strategies</w:t>
      </w:r>
      <w:r w:rsidR="0069035F">
        <w:t xml:space="preserve"> (e.g.</w:t>
      </w:r>
      <w:r w:rsidR="00ED2189">
        <w:t>,</w:t>
      </w:r>
      <w:r w:rsidR="007716FF">
        <w:t xml:space="preserve"> </w:t>
      </w:r>
      <w:r w:rsidR="00024360">
        <w:t xml:space="preserve">cross validation </w:t>
      </w:r>
      <w:r w:rsidR="007716FF">
        <w:fldChar w:fldCharType="begin"/>
      </w:r>
      <w:r w:rsidR="007837A4">
        <w:instrText xml:space="preserve"> ADDIN ZOTERO_ITEM CSL_CITATION {"citationID":"0EIpetvP","properties":{"formattedCitation":"[62]","plainCitation":"[62]","noteIndex":0},"citationItems":[{"id":2270,"uris":["http://zotero.org/users/6749620/items/G8UHF2KM"],"itemData":{"id":2270,"type":"chapter","abstract":"Cross-validation is one of the most widely used data resampling methods to estimate the true prediction error of models and to tune model parameters. This article provides an introduction to the most common types of cross-validation and their related data resampling methods.","container-title":"Encyclopedia of Bioinformatics and Computational Biology","event-place":"Oxford","ISBN":"978-0-12-811432-2","note":"DOI: 10.1016/B978-0-12-809633-8.20349-X","page":"542-545","publisher":"Academic Press","publisher-place":"Oxford","source":"ScienceDirect","title":"Cross-Validation","URL":"https://www.sciencedirect.com/science/article/pii/B978012809633820349X","author":[{"family":"Berrar","given":"Daniel"}],"editor":[{"family":"Ranganathan","given":"Shoba"},{"family":"Gribskov","given":"Michael"},{"family":"Nakai","given":"Kenta"},{"family":"Schönbach","given":"Christian"}],"accessed":{"date-parts":[["2024",12,25]]},"issued":{"date-parts":[["2019",1,1]]}}}],"schema":"https://github.com/citation-style-language/schema/raw/master/csl-citation.json"} </w:instrText>
      </w:r>
      <w:r w:rsidR="007716FF">
        <w:fldChar w:fldCharType="separate"/>
      </w:r>
      <w:r w:rsidR="007837A4" w:rsidRPr="007837A4">
        <w:t>[62]</w:t>
      </w:r>
      <w:r w:rsidR="007716FF">
        <w:fldChar w:fldCharType="end"/>
      </w:r>
      <w:r w:rsidR="0069035F">
        <w:t>)</w:t>
      </w:r>
      <w:r w:rsidR="00A75197">
        <w:t xml:space="preserve"> to evaluate and select the best performing model out of a test of multiple models, using </w:t>
      </w:r>
      <w:r w:rsidR="002A000B">
        <w:t xml:space="preserve">a </w:t>
      </w:r>
      <w:r w:rsidR="00A75197">
        <w:t xml:space="preserve">defined </w:t>
      </w:r>
      <w:r w:rsidR="00C557CA">
        <w:t xml:space="preserve">model </w:t>
      </w:r>
      <w:r w:rsidR="00A75197">
        <w:t>metric</w:t>
      </w:r>
      <w:r w:rsidR="0069035F">
        <w:t xml:space="preserve"> on the predicted outcomes</w:t>
      </w:r>
      <w:r w:rsidR="00A75197">
        <w:t>.</w:t>
      </w:r>
    </w:p>
    <w:p w14:paraId="2C295F61" w14:textId="5A7AC995" w:rsidR="00C70434" w:rsidRDefault="00C70434" w:rsidP="00C70434">
      <w:pPr>
        <w:pStyle w:val="MDPI23heading3"/>
        <w:rPr>
          <w:lang w:val="en"/>
        </w:rPr>
      </w:pPr>
      <w:r>
        <w:t xml:space="preserve">2.2.3. </w:t>
      </w:r>
      <w:r w:rsidR="001E682F">
        <w:t xml:space="preserve">Geo-intervention Generation </w:t>
      </w:r>
      <w:r w:rsidR="004604A4">
        <w:t>Specifications</w:t>
      </w:r>
    </w:p>
    <w:p w14:paraId="1A4BE455" w14:textId="647E6FAB" w:rsidR="00C70434" w:rsidRPr="00F04720" w:rsidRDefault="00F028C2" w:rsidP="00F04720">
      <w:pPr>
        <w:pStyle w:val="MDPI31text"/>
        <w:rPr>
          <w:lang w:val="en"/>
        </w:rPr>
      </w:pPr>
      <w:r>
        <w:rPr>
          <w:lang w:val="en"/>
        </w:rPr>
        <w:t>As noted in Equation (8)</w:t>
      </w:r>
      <w:r w:rsidR="00D2762F">
        <w:rPr>
          <w:lang w:val="en"/>
        </w:rPr>
        <w:t xml:space="preserve"> </w:t>
      </w:r>
      <w:r>
        <w:rPr>
          <w:lang w:val="en"/>
        </w:rPr>
        <w:t xml:space="preserve">of Section 2.1.4, </w:t>
      </w:r>
      <w:r w:rsidR="004922B6">
        <w:rPr>
          <w:lang w:val="en"/>
        </w:rPr>
        <w:t xml:space="preserve">generated </w:t>
      </w:r>
      <w:r>
        <w:rPr>
          <w:lang w:val="en"/>
        </w:rPr>
        <w:t>g</w:t>
      </w:r>
      <w:r w:rsidR="005C304B">
        <w:rPr>
          <w:lang w:val="en"/>
        </w:rPr>
        <w:t>eo-intervention</w:t>
      </w:r>
      <w:r w:rsidR="004922B6">
        <w:rPr>
          <w:lang w:val="en"/>
        </w:rPr>
        <w:t xml:space="preserve">s are actions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4922B6">
        <w:rPr>
          <w:lang w:val="en"/>
        </w:rPr>
        <w:t xml:space="preserve"> that </w:t>
      </w:r>
      <w:r w:rsidR="00081FF1">
        <w:rPr>
          <w:lang w:val="en"/>
        </w:rPr>
        <w:t xml:space="preserve">can </w:t>
      </w:r>
      <w:r w:rsidR="004922B6">
        <w:rPr>
          <w:lang w:val="en"/>
        </w:rPr>
        <w:t>predict outcomes</w:t>
      </w:r>
      <w:r w:rsidR="00081FF1">
        <w:rPr>
          <w:lang w:val="en"/>
        </w:rPr>
        <w:t xml:space="preserve">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oMath>
      <w:r w:rsidR="00081FF1">
        <w:rPr>
          <w:lang w:val="en"/>
        </w:rPr>
        <w:t xml:space="preserve"> </w:t>
      </w:r>
      <w:r w:rsidR="00FD40B9">
        <w:rPr>
          <w:lang w:val="en"/>
        </w:rPr>
        <w:t xml:space="preserve">given a model </w:t>
      </w:r>
      <m:oMath>
        <m:r>
          <w:rPr>
            <w:rFonts w:ascii="Cambria Math" w:hAnsi="Cambria Math"/>
            <w:lang w:val="en"/>
          </w:rPr>
          <m:t>f</m:t>
        </m:r>
      </m:oMath>
      <w:r w:rsidR="00FD40B9">
        <w:rPr>
          <w:lang w:val="en"/>
        </w:rPr>
        <w:t xml:space="preserve"> </w:t>
      </w:r>
      <w:r w:rsidR="00D9624F">
        <w:rPr>
          <w:lang w:val="en"/>
        </w:rPr>
        <w:t xml:space="preserve">with some error </w:t>
      </w:r>
      <m:oMath>
        <m:sSub>
          <m:sSubPr>
            <m:ctrlPr>
              <w:rPr>
                <w:rFonts w:ascii="Cambria Math" w:hAnsi="Cambria Math"/>
                <w:i/>
                <w:lang w:val="en"/>
              </w:rPr>
            </m:ctrlPr>
          </m:sSubPr>
          <m:e>
            <m:r>
              <w:rPr>
                <w:rFonts w:ascii="Cambria Math" w:hAnsi="Cambria Math"/>
                <w:lang w:val="en"/>
              </w:rPr>
              <m:t>e</m:t>
            </m:r>
          </m:e>
          <m:sub>
            <m:r>
              <w:rPr>
                <w:rFonts w:ascii="Cambria Math" w:hAnsi="Cambria Math"/>
                <w:lang w:val="en"/>
              </w:rPr>
              <m:t>i</m:t>
            </m:r>
          </m:sub>
        </m:sSub>
      </m:oMath>
      <w:r w:rsidR="004922B6">
        <w:rPr>
          <w:lang w:val="en"/>
        </w:rPr>
        <w:t xml:space="preserve">, and can be expressed as </w:t>
      </w:r>
      <m:oMath>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r>
          <w:rPr>
            <w:rFonts w:ascii="Cambria Math" w:hAnsi="Cambria Math"/>
            <w:lang w:val="en"/>
          </w:rPr>
          <m:t>=f</m:t>
        </m:r>
        <m:d>
          <m:dPr>
            <m:ctrlPr>
              <w:rPr>
                <w:rFonts w:ascii="Cambria Math" w:hAnsi="Cambria Math"/>
                <w:i/>
                <w:lang w:val="en"/>
              </w:rPr>
            </m:ctrlPr>
          </m:dPr>
          <m:e>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e>
        </m:d>
      </m:oMath>
      <w:r w:rsidR="00C70434">
        <w:rPr>
          <w:lang w:val="en"/>
        </w:rPr>
        <w:t>.</w:t>
      </w:r>
      <w:r w:rsidR="00A71BD3">
        <w:rPr>
          <w:lang w:val="en"/>
        </w:rPr>
        <w:t xml:space="preserve"> Thus, the </w:t>
      </w:r>
      <w:r w:rsidR="00D85ED3">
        <w:rPr>
          <w:lang w:val="en"/>
        </w:rPr>
        <w:t>geo-intervention generation component ideally generates</w:t>
      </w:r>
      <w:r w:rsidR="00A71BD3">
        <w:rPr>
          <w:lang w:val="en"/>
        </w:rPr>
        <w:t xml:space="preserve"> </w:t>
      </w:r>
      <w:r w:rsidR="00D85ED3">
        <w:rPr>
          <w:lang w:val="en"/>
        </w:rPr>
        <w:t>geo-interventions</w:t>
      </w:r>
      <w:r w:rsidR="00A71BD3">
        <w:rPr>
          <w:lang w:val="en"/>
        </w:rPr>
        <w:t xml:space="preserve"> that contain </w:t>
      </w:r>
      <w:r w:rsidR="00313ED2">
        <w:rPr>
          <w:lang w:val="en"/>
        </w:rPr>
        <w:t xml:space="preserve">desirable </w:t>
      </w:r>
      <w:r w:rsidR="00A71BD3">
        <w:rPr>
          <w:lang w:val="en"/>
        </w:rPr>
        <w:t>predicted outcomes</w:t>
      </w:r>
      <w:r w:rsidR="00E43A94">
        <w:rPr>
          <w:lang w:val="en"/>
        </w:rPr>
        <w:t>, where desirability is measured</w:t>
      </w:r>
      <w:r w:rsidR="00A71BD3">
        <w:rPr>
          <w:lang w:val="en"/>
        </w:rPr>
        <w:t xml:space="preserve"> </w:t>
      </w:r>
      <w:r w:rsidR="00E43A94">
        <w:rPr>
          <w:lang w:val="en"/>
        </w:rPr>
        <w:t>by</w:t>
      </w:r>
      <w:r w:rsidR="00A71BD3">
        <w:rPr>
          <w:lang w:val="en"/>
        </w:rPr>
        <w:t xml:space="preserve"> some aggregation metric </w:t>
      </w:r>
      <m:oMath>
        <m:r>
          <w:rPr>
            <w:rFonts w:ascii="Cambria Math" w:hAnsi="Cambria Math"/>
            <w:lang w:val="en"/>
          </w:rPr>
          <m:t>m</m:t>
        </m:r>
      </m:oMath>
      <w:r w:rsidR="00E43A94">
        <w:rPr>
          <w:lang w:val="en"/>
        </w:rPr>
        <w:t xml:space="preserve"> </w:t>
      </w:r>
      <w:r w:rsidR="00FF1D55">
        <w:rPr>
          <w:lang w:val="en"/>
        </w:rPr>
        <w:t>with the goal of</w:t>
      </w:r>
      <w:r w:rsidR="00E43A94">
        <w:rPr>
          <w:lang w:val="en"/>
        </w:rPr>
        <w:t xml:space="preserve"> maximiz</w:t>
      </w:r>
      <w:r w:rsidR="00FF1D55">
        <w:rPr>
          <w:lang w:val="en"/>
        </w:rPr>
        <w:t>ing</w:t>
      </w:r>
      <w:r w:rsidR="00E43A94">
        <w:rPr>
          <w:lang w:val="en"/>
        </w:rPr>
        <w:t xml:space="preserve"> or minimiz</w:t>
      </w:r>
      <w:r w:rsidR="00FF1D55">
        <w:rPr>
          <w:lang w:val="en"/>
        </w:rPr>
        <w:t>ing</w:t>
      </w:r>
      <w:r w:rsidR="00E43A94">
        <w:rPr>
          <w:lang w:val="en"/>
        </w:rPr>
        <w:t xml:space="preserve"> this metric </w:t>
      </w:r>
      <m:oMath>
        <m:r>
          <w:rPr>
            <w:rFonts w:ascii="Cambria Math" w:hAnsi="Cambria Math"/>
            <w:lang w:val="en"/>
          </w:rPr>
          <m:t>m</m:t>
        </m:r>
        <m:d>
          <m:dPr>
            <m:ctrlPr>
              <w:rPr>
                <w:rFonts w:ascii="Cambria Math" w:hAnsi="Cambria Math"/>
                <w:i/>
                <w:lang w:val="en"/>
              </w:rPr>
            </m:ctrlPr>
          </m:dPr>
          <m:e>
            <m:sSub>
              <m:sSubPr>
                <m:ctrlPr>
                  <w:rPr>
                    <w:rFonts w:ascii="Cambria Math" w:hAnsi="Cambria Math"/>
                    <w:i/>
                    <w:lang w:val="en"/>
                  </w:rPr>
                </m:ctrlPr>
              </m:sSubPr>
              <m:e>
                <m:acc>
                  <m:accPr>
                    <m:ctrlPr>
                      <w:rPr>
                        <w:rFonts w:ascii="Cambria Math" w:hAnsi="Cambria Math"/>
                        <w:i/>
                        <w:lang w:val="en"/>
                      </w:rPr>
                    </m:ctrlPr>
                  </m:accPr>
                  <m:e>
                    <m:r>
                      <w:rPr>
                        <w:rFonts w:ascii="Cambria Math" w:hAnsi="Cambria Math"/>
                        <w:lang w:val="en"/>
                      </w:rPr>
                      <m:t>Y</m:t>
                    </m:r>
                  </m:e>
                </m:acc>
              </m:e>
              <m:sub>
                <m:r>
                  <w:rPr>
                    <w:rFonts w:ascii="Cambria Math" w:hAnsi="Cambria Math"/>
                    <w:lang w:val="en"/>
                  </w:rPr>
                  <m:t>i</m:t>
                </m:r>
              </m:sub>
            </m:sSub>
          </m:e>
        </m:d>
        <m:r>
          <w:rPr>
            <w:rFonts w:ascii="Cambria Math" w:hAnsi="Cambria Math"/>
            <w:lang w:val="en"/>
          </w:rPr>
          <m:t>=f</m:t>
        </m:r>
        <m:d>
          <m:dPr>
            <m:ctrlPr>
              <w:rPr>
                <w:rFonts w:ascii="Cambria Math" w:hAnsi="Cambria Math"/>
                <w:i/>
                <w:lang w:val="en"/>
              </w:rPr>
            </m:ctrlPr>
          </m:dPr>
          <m:e>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e>
        </m:d>
      </m:oMath>
      <w:r w:rsidR="000913EF">
        <w:rPr>
          <w:lang w:val="en"/>
        </w:rPr>
        <w:t xml:space="preserve">. </w:t>
      </w:r>
      <w:r w:rsidR="005626D7">
        <w:rPr>
          <w:lang w:val="en"/>
        </w:rPr>
        <w:t>The geo-intervention generation component was organized into</w:t>
      </w:r>
      <w:r w:rsidR="00615286">
        <w:rPr>
          <w:lang w:val="en"/>
        </w:rPr>
        <w:t xml:space="preserve"> five required</w:t>
      </w:r>
      <w:r w:rsidR="00C87FD7">
        <w:rPr>
          <w:lang w:val="en"/>
        </w:rPr>
        <w:t xml:space="preserve"> sub-components </w:t>
      </w:r>
      <w:r w:rsidR="005626D7">
        <w:rPr>
          <w:lang w:val="en"/>
        </w:rPr>
        <w:t>of</w:t>
      </w:r>
      <w:r w:rsidR="00615286">
        <w:rPr>
          <w:lang w:val="en"/>
        </w:rPr>
        <w:t xml:space="preserve"> actions, </w:t>
      </w:r>
      <w:r w:rsidR="006C773A">
        <w:rPr>
          <w:lang w:val="en"/>
        </w:rPr>
        <w:t xml:space="preserve">outcome metric, optimization algorithm, </w:t>
      </w:r>
      <w:r w:rsidR="00A8185F">
        <w:rPr>
          <w:lang w:val="en"/>
        </w:rPr>
        <w:t>best</w:t>
      </w:r>
      <w:r w:rsidR="006C773A">
        <w:rPr>
          <w:lang w:val="en"/>
        </w:rPr>
        <w:t xml:space="preserve"> outcomes, and </w:t>
      </w:r>
      <w:r w:rsidR="00A00E3D">
        <w:rPr>
          <w:lang w:val="en"/>
        </w:rPr>
        <w:t>best</w:t>
      </w:r>
      <w:r w:rsidR="006C773A">
        <w:rPr>
          <w:lang w:val="en"/>
        </w:rPr>
        <w:t xml:space="preserve"> geo-interventions.</w:t>
      </w:r>
      <w:r w:rsidR="000D221A">
        <w:rPr>
          <w:lang w:val="en"/>
        </w:rPr>
        <w:t xml:space="preserve"> </w:t>
      </w:r>
      <w:r w:rsidR="00EB4EB4">
        <w:rPr>
          <w:lang w:val="en"/>
        </w:rPr>
        <w:t xml:space="preserve">The </w:t>
      </w:r>
      <w:r w:rsidR="00BD55C0">
        <w:rPr>
          <w:lang w:val="en"/>
        </w:rPr>
        <w:t xml:space="preserve">actions sub-component </w:t>
      </w:r>
      <w:r w:rsidR="00B17807">
        <w:rPr>
          <w:lang w:val="en"/>
        </w:rPr>
        <w:t>was required to hold</w:t>
      </w:r>
      <w:r w:rsidR="00FE0E65">
        <w:rPr>
          <w:lang w:val="en"/>
        </w:rPr>
        <w:t xml:space="preserve"> values that represented a change in variables</w:t>
      </w:r>
      <w:r w:rsidR="00F04720">
        <w:rPr>
          <w:lang w:val="en"/>
        </w:rPr>
        <w:t xml:space="preserve"> </w:t>
      </w:r>
      <m:oMath>
        <m:sSub>
          <m:sSubPr>
            <m:ctrlPr>
              <w:rPr>
                <w:rFonts w:ascii="Cambria Math" w:hAnsi="Cambria Math"/>
                <w:i/>
                <w:lang w:val="en"/>
              </w:rPr>
            </m:ctrlPr>
          </m:sSubPr>
          <m:e>
            <m:r>
              <w:rPr>
                <w:rFonts w:ascii="Cambria Math" w:hAnsi="Cambria Math"/>
                <w:lang w:val="en"/>
              </w:rPr>
              <m:t>A</m:t>
            </m:r>
          </m:e>
          <m:sub>
            <m:r>
              <w:rPr>
                <w:rFonts w:ascii="Cambria Math" w:hAnsi="Cambria Math"/>
                <w:lang w:val="en"/>
              </w:rPr>
              <m:t>i,j</m:t>
            </m:r>
          </m:sub>
        </m:sSub>
      </m:oMath>
      <w:r w:rsidR="007A2A9A">
        <w:rPr>
          <w:lang w:val="en"/>
        </w:rPr>
        <w:t>,</w:t>
      </w:r>
      <w:r w:rsidR="00FE0E65">
        <w:rPr>
          <w:lang w:val="en"/>
        </w:rPr>
        <w:t xml:space="preserve"> available in the best model</w:t>
      </w:r>
      <w:r w:rsidR="00F9071C">
        <w:rPr>
          <w:lang w:val="en"/>
        </w:rPr>
        <w:t xml:space="preserve"> sub-component</w:t>
      </w:r>
      <w:r w:rsidR="00D2255B">
        <w:rPr>
          <w:lang w:val="en"/>
        </w:rPr>
        <w:t xml:space="preserve"> from the outcome modelling component</w:t>
      </w:r>
      <w:r w:rsidR="00AC0BEC">
        <w:rPr>
          <w:lang w:val="en"/>
        </w:rPr>
        <w:t>, at different locations</w:t>
      </w:r>
      <w:r w:rsidR="00F04720">
        <w:rPr>
          <w:lang w:val="en"/>
        </w:rPr>
        <w:t xml:space="preserve"> </w:t>
      </w:r>
      <m:oMath>
        <m:r>
          <w:rPr>
            <w:rFonts w:ascii="Cambria Math" w:hAnsi="Cambria Math"/>
            <w:lang w:val="en"/>
          </w:rPr>
          <m:t>i</m:t>
        </m:r>
      </m:oMath>
      <w:r w:rsidR="00D2255B">
        <w:rPr>
          <w:lang w:val="en"/>
        </w:rPr>
        <w:t>.</w:t>
      </w:r>
      <w:r w:rsidR="00F04720">
        <w:rPr>
          <w:lang w:val="en"/>
        </w:rPr>
        <w:t xml:space="preserve"> The outcome metric</w:t>
      </w:r>
      <w:r w:rsidR="00BC19CB">
        <w:rPr>
          <w:lang w:val="en"/>
        </w:rPr>
        <w:t xml:space="preserve"> sub-</w:t>
      </w:r>
      <w:r w:rsidR="00BC19CB">
        <w:rPr>
          <w:lang w:val="en"/>
        </w:rPr>
        <w:lastRenderedPageBreak/>
        <w:t>component</w:t>
      </w:r>
      <w:r w:rsidR="00F04720">
        <w:rPr>
          <w:lang w:val="en"/>
        </w:rPr>
        <w:t xml:space="preserve"> </w:t>
      </w:r>
      <w:r w:rsidR="005E4C4E">
        <w:rPr>
          <w:lang w:val="en"/>
        </w:rPr>
        <w:t>was</w:t>
      </w:r>
      <w:r w:rsidR="00F04720">
        <w:rPr>
          <w:lang w:val="en"/>
        </w:rPr>
        <w:t xml:space="preserve"> an aggregation </w:t>
      </w:r>
      <w:r w:rsidR="00975A8A">
        <w:rPr>
          <w:lang w:val="en"/>
        </w:rPr>
        <w:t xml:space="preserve">metric </w:t>
      </w:r>
      <m:oMath>
        <m:r>
          <w:rPr>
            <w:rFonts w:ascii="Cambria Math" w:hAnsi="Cambria Math"/>
            <w:lang w:val="en"/>
          </w:rPr>
          <m:t>m</m:t>
        </m:r>
      </m:oMath>
      <w:r w:rsidR="00975A8A">
        <w:rPr>
          <w:lang w:val="en"/>
        </w:rPr>
        <w:t xml:space="preserve"> that </w:t>
      </w:r>
      <w:r w:rsidR="004676E6">
        <w:rPr>
          <w:lang w:val="en"/>
        </w:rPr>
        <w:t>was</w:t>
      </w:r>
      <w:r w:rsidR="00975A8A">
        <w:rPr>
          <w:lang w:val="en"/>
        </w:rPr>
        <w:t xml:space="preserve"> required to be selected or defined by the user</w:t>
      </w:r>
      <w:r w:rsidR="0040713B">
        <w:rPr>
          <w:lang w:val="en"/>
        </w:rPr>
        <w:t>, representing a measure of the desirable predicted outcome.</w:t>
      </w:r>
      <w:r w:rsidR="00BC19CB">
        <w:rPr>
          <w:lang w:val="en"/>
        </w:rPr>
        <w:t xml:space="preserve"> The optimization </w:t>
      </w:r>
      <w:r w:rsidR="00AA7E8C">
        <w:rPr>
          <w:lang w:val="en"/>
        </w:rPr>
        <w:t xml:space="preserve">algorithm sub-component </w:t>
      </w:r>
      <w:r w:rsidR="00344634">
        <w:rPr>
          <w:lang w:val="en"/>
        </w:rPr>
        <w:t>required that a</w:t>
      </w:r>
      <w:r w:rsidR="00C7521B">
        <w:rPr>
          <w:lang w:val="en"/>
        </w:rPr>
        <w:t xml:space="preserve"> strategy</w:t>
      </w:r>
      <w:r w:rsidR="00344634">
        <w:rPr>
          <w:lang w:val="en"/>
        </w:rPr>
        <w:t xml:space="preserve"> was selected or defined to find the most desirable outcome, using the best model sub-component from the outcome modelling component</w:t>
      </w:r>
      <w:r w:rsidR="00C7521B">
        <w:rPr>
          <w:lang w:val="en"/>
        </w:rPr>
        <w:t>, and the actions and outcome metric sub-components</w:t>
      </w:r>
      <w:r w:rsidR="00EB3919">
        <w:rPr>
          <w:lang w:val="en"/>
        </w:rPr>
        <w:t xml:space="preserve">. </w:t>
      </w:r>
      <w:r w:rsidR="007F5897">
        <w:rPr>
          <w:lang w:val="en"/>
        </w:rPr>
        <w:t xml:space="preserve">The </w:t>
      </w:r>
      <w:r w:rsidR="00CE6CA7">
        <w:rPr>
          <w:lang w:val="en"/>
        </w:rPr>
        <w:t>best</w:t>
      </w:r>
      <w:r w:rsidR="00BD4280">
        <w:rPr>
          <w:lang w:val="en"/>
        </w:rPr>
        <w:t xml:space="preserve"> outcomes sub-component represented the most desirable</w:t>
      </w:r>
      <w:r w:rsidR="00C10AA3">
        <w:rPr>
          <w:lang w:val="en"/>
        </w:rPr>
        <w:t xml:space="preserve"> predicted outcomes found by the optimization algorithm sub-component</w:t>
      </w:r>
      <w:r w:rsidR="0029448D">
        <w:rPr>
          <w:lang w:val="en"/>
        </w:rPr>
        <w:t>, while the best geo-interventions are the associated actions that produced the best outcomes using the best model.</w:t>
      </w:r>
      <w:r w:rsidR="00BA0015">
        <w:rPr>
          <w:lang w:val="en"/>
        </w:rPr>
        <w:t xml:space="preserve"> </w:t>
      </w:r>
      <w:r w:rsidR="00D97608">
        <w:rPr>
          <w:lang w:val="en"/>
        </w:rPr>
        <w:t xml:space="preserve">In Equation (11) and (12), a set of constraints on the actions and locations reduce the number of actions and locations to more appropriate values based on </w:t>
      </w:r>
      <w:r w:rsidR="0073730E">
        <w:rPr>
          <w:lang w:val="en"/>
        </w:rPr>
        <w:t>domain knowledge</w:t>
      </w:r>
      <w:r w:rsidR="00D97608">
        <w:rPr>
          <w:lang w:val="en"/>
        </w:rPr>
        <w:t xml:space="preserve">, saving computation time and likely </w:t>
      </w:r>
      <w:r w:rsidR="000905E6">
        <w:rPr>
          <w:lang w:val="en"/>
        </w:rPr>
        <w:t>discovering better geo-interventions</w:t>
      </w:r>
      <w:r w:rsidR="0073730E">
        <w:rPr>
          <w:lang w:val="en"/>
        </w:rPr>
        <w:t xml:space="preserve"> </w:t>
      </w:r>
      <w:r w:rsidR="008247FF">
        <w:rPr>
          <w:lang w:val="en"/>
        </w:rPr>
        <w:fldChar w:fldCharType="begin"/>
      </w:r>
      <w:r w:rsidR="007837A4">
        <w:rPr>
          <w:lang w:val="en"/>
        </w:rPr>
        <w:instrText xml:space="preserve"> ADDIN ZOTERO_ITEM CSL_CITATION {"citationID":"Iw18Df3g","properties":{"formattedCitation":"[63,64]","plainCitation":"[63,64]","noteIndex":0},"citationItems":[{"id":2267,"uris":["http://zotero.org/users/6749620/items/AZ4TFMKV"],"itemData":{"id":2267,"type":"article-journal","container-title":"IEEE Transactions on Emerging Topics in Computational Intelligence","issue":"1","note":"publisher: IEEE","page":"51–64","source":"Google Scholar","title":"Insights on transfer optimization: Because experience is the best teacher","title-short":"Insights on transfer optimization","volume":"2","author":[{"family":"Gupta","given":"Abhishek"},{"family":"Ong","given":"Yew-Soon"},{"family":"Feng","given":"Liang"}],"issued":{"date-parts":[["2017"]]}}},{"id":2266,"uris":["http://zotero.org/users/6749620/items/86P6XBLH"],"itemData":{"id":2266,"type":"article-journal","container-title":"Journal of Water Resources Planning and Management","DOI":"10.1061/(ASCE)WR.1943-5452.0000662","ISSN":"0733-9496, 1943-5452","issue":"9","journalAbbreviation":"J. Water Resour. Plann. Manage.","language":"en","page":"04016025","source":"DOI.org (Crossref)","title":"Improved Ant Colony Optimization for Optimal Crop and Irrigation Water Allocation by Incorporating Domain Knowledge","volume":"142","author":[{"family":"Nguyen","given":"D. C. H."},{"family":"Dandy","given":"G. C."},{"family":"Maier","given":"H. R."},{"family":"Ascough","given":"J. C."}],"issued":{"date-parts":[["2016",9]]}}}],"schema":"https://github.com/citation-style-language/schema/raw/master/csl-citation.json"} </w:instrText>
      </w:r>
      <w:r w:rsidR="008247FF">
        <w:rPr>
          <w:lang w:val="en"/>
        </w:rPr>
        <w:fldChar w:fldCharType="separate"/>
      </w:r>
      <w:r w:rsidR="007837A4" w:rsidRPr="007837A4">
        <w:t>[63,64]</w:t>
      </w:r>
      <w:r w:rsidR="008247FF">
        <w:rPr>
          <w:lang w:val="en"/>
        </w:rPr>
        <w:fldChar w:fldCharType="end"/>
      </w:r>
      <w:r w:rsidR="00BC0A2E">
        <w:rPr>
          <w:lang w:val="en"/>
        </w:rPr>
        <w:t>.</w:t>
      </w:r>
      <w:r w:rsidR="00197E48">
        <w:rPr>
          <w:lang w:val="en"/>
        </w:rPr>
        <w:t xml:space="preserve"> </w:t>
      </w:r>
      <w:r w:rsidR="00AF1873">
        <w:rPr>
          <w:lang w:val="en"/>
        </w:rPr>
        <w:t>Thus, we also include</w:t>
      </w:r>
      <w:r w:rsidR="007D55FA">
        <w:rPr>
          <w:lang w:val="en"/>
        </w:rPr>
        <w:t>d</w:t>
      </w:r>
      <w:r w:rsidR="00AF1873">
        <w:rPr>
          <w:lang w:val="en"/>
        </w:rPr>
        <w:t xml:space="preserve"> </w:t>
      </w:r>
      <w:r w:rsidR="00784D93">
        <w:rPr>
          <w:lang w:val="en"/>
        </w:rPr>
        <w:t>a</w:t>
      </w:r>
      <w:r w:rsidR="002557F7">
        <w:rPr>
          <w:lang w:val="en"/>
        </w:rPr>
        <w:t>n optional</w:t>
      </w:r>
      <w:r w:rsidR="00784D93">
        <w:rPr>
          <w:lang w:val="en"/>
        </w:rPr>
        <w:t xml:space="preserve"> constraint sub-component that limit</w:t>
      </w:r>
      <w:r w:rsidR="007D55FA">
        <w:rPr>
          <w:lang w:val="en"/>
        </w:rPr>
        <w:t>ed</w:t>
      </w:r>
      <w:r w:rsidR="00784D93">
        <w:rPr>
          <w:lang w:val="en"/>
        </w:rPr>
        <w:t xml:space="preserve"> the range of values in the action sub-component for the optimization algorithm to evalu</w:t>
      </w:r>
      <w:r w:rsidR="003F0ED7">
        <w:rPr>
          <w:lang w:val="en"/>
        </w:rPr>
        <w:t>ate.</w:t>
      </w:r>
      <w:r w:rsidR="007D55FA">
        <w:rPr>
          <w:lang w:val="en"/>
        </w:rPr>
        <w:t xml:space="preserve"> In addition,</w:t>
      </w:r>
      <w:r w:rsidR="002557F7">
        <w:rPr>
          <w:lang w:val="en"/>
        </w:rPr>
        <w:t xml:space="preserve"> an optional variable metrics sub-component </w:t>
      </w:r>
      <w:r w:rsidR="000307B9">
        <w:rPr>
          <w:lang w:val="en"/>
        </w:rPr>
        <w:t>was included to quantify the association of variables in the best model in relation to the predicted outcomes. These metrics</w:t>
      </w:r>
      <w:r w:rsidR="00647FC7">
        <w:rPr>
          <w:lang w:val="en"/>
        </w:rPr>
        <w:t xml:space="preserve"> </w:t>
      </w:r>
      <w:r w:rsidR="003244DD">
        <w:rPr>
          <w:lang w:val="en"/>
        </w:rPr>
        <w:t>provide information on the</w:t>
      </w:r>
      <w:r w:rsidR="00094AD3">
        <w:rPr>
          <w:lang w:val="en"/>
        </w:rPr>
        <w:t xml:space="preserve"> strength of association</w:t>
      </w:r>
      <w:r w:rsidR="005D7FB0">
        <w:rPr>
          <w:lang w:val="en"/>
        </w:rPr>
        <w:t xml:space="preserve"> (e.g., </w:t>
      </w:r>
      <w:r w:rsidR="00257CC2">
        <w:rPr>
          <w:lang w:val="en"/>
        </w:rPr>
        <w:t xml:space="preserve">variable importance </w:t>
      </w:r>
      <w:r w:rsidR="00257CC2">
        <w:rPr>
          <w:lang w:val="en"/>
        </w:rPr>
        <w:fldChar w:fldCharType="begin"/>
      </w:r>
      <w:r w:rsidR="007837A4">
        <w:rPr>
          <w:lang w:val="en"/>
        </w:rPr>
        <w:instrText xml:space="preserve"> ADDIN ZOTERO_ITEM CSL_CITATION {"citationID":"8HApS15o","properties":{"formattedCitation":"[65]","plainCitation":"[65]","noteIndex":0},"citationItems":[{"id":1263,"uris":["http://zotero.org/users/6749620/items/6DLYZ9SY"],"itemData":{"id":1263,"type":"article-journal","abstract":"Measuring variable importance for computational models or measured data is an important task in many applications. It has drawn our attention that the variable importance analysis (VIA) techniques were developed independently in many disciplines. We are strongly aware of the necessity to aggregate all the good practices in each discipline, and compare the relative merits of each method, so as to instruct the practitioners to choose the optimal methods to meet different analysis purposes, and to guide current research on VIA. To this end, all the good practices, including seven groups of methods, i.e., the difference-based variable importance measures (VIMs), parametric regression and related VIMs, nonparametric regression techniques, hypothesis test techniques, variance-based VIMs, moment-independent VIMs and graphic VIMs, are reviewed and compared with a numerical test example set in two situations (independent and dependent cases). For ease of use, the recommendations are provided for different types of applications, and packages as well as software for implementing these VIA techniques are collected. Prospects for future study of VIA techniques are also proposed.","container-title":"Reliability Engineering &amp; System Safety","DOI":"10.1016/j.ress.2015.05.018","ISSN":"0951-8320","journalAbbreviation":"Reliability Engineering &amp; System Safety","language":"en","note":"214 citations (Crossref) [2022-09-24]","page":"399-432","source":"ScienceDirect","title":"Variable importance analysis: A comprehensive review","title-short":"Variable importance analysis","volume":"142","author":[{"family":"Wei","given":"Pengfei"},{"family":"Lu","given":"Zhenzhou"},{"family":"Song","given":"Jingwen"}],"issued":{"date-parts":[["2015",10,1]]}}}],"schema":"https://github.com/citation-style-language/schema/raw/master/csl-citation.json"} </w:instrText>
      </w:r>
      <w:r w:rsidR="00257CC2">
        <w:rPr>
          <w:lang w:val="en"/>
        </w:rPr>
        <w:fldChar w:fldCharType="separate"/>
      </w:r>
      <w:r w:rsidR="007837A4" w:rsidRPr="007837A4">
        <w:t>[65]</w:t>
      </w:r>
      <w:r w:rsidR="00257CC2">
        <w:rPr>
          <w:lang w:val="en"/>
        </w:rPr>
        <w:fldChar w:fldCharType="end"/>
      </w:r>
      <w:r w:rsidR="00257CC2">
        <w:rPr>
          <w:lang w:val="en"/>
        </w:rPr>
        <w:t xml:space="preserve">, correlation coefficient </w:t>
      </w:r>
      <w:r w:rsidR="00257CC2">
        <w:rPr>
          <w:lang w:val="en"/>
        </w:rPr>
        <w:fldChar w:fldCharType="begin"/>
      </w:r>
      <w:r w:rsidR="007837A4">
        <w:rPr>
          <w:lang w:val="en"/>
        </w:rPr>
        <w:instrText xml:space="preserve"> ADDIN ZOTERO_ITEM CSL_CITATION {"citationID":"Xpk1RMlp","properties":{"formattedCitation":"[66]","plainCitation":"[66]","noteIndex":0},"citationItems":[{"id":2265,"uris":["http://zotero.org/users/6749620/items/3YC5CKUP"],"itemData":{"id":2265,"type":"article-journal","container-title":"Critical Reviews in Analytical Chemistry","DOI":"10.1080/10408340500526766","ISSN":"1040-8347","issue":"1","note":"publisher: Taylor &amp; Francis","page":"41-59","source":"tandfonline.com (Atypon)","title":"The Correlation Coefficient: An Overview","title-short":"The Correlation Coefficient","volume":"36","author":[{"family":"Asuero","given":"A. G."},{"family":"Sayago","given":"A."},{"family":"González","given":"A. G."}],"issued":{"date-parts":[["2006",1]]}}}],"schema":"https://github.com/citation-style-language/schema/raw/master/csl-citation.json"} </w:instrText>
      </w:r>
      <w:r w:rsidR="00257CC2">
        <w:rPr>
          <w:lang w:val="en"/>
        </w:rPr>
        <w:fldChar w:fldCharType="separate"/>
      </w:r>
      <w:r w:rsidR="007837A4" w:rsidRPr="007837A4">
        <w:t>[66]</w:t>
      </w:r>
      <w:r w:rsidR="00257CC2">
        <w:rPr>
          <w:lang w:val="en"/>
        </w:rPr>
        <w:fldChar w:fldCharType="end"/>
      </w:r>
      <w:r w:rsidR="005D7FB0">
        <w:rPr>
          <w:lang w:val="en"/>
        </w:rPr>
        <w:t>)</w:t>
      </w:r>
      <w:r w:rsidR="00094AD3">
        <w:rPr>
          <w:lang w:val="en"/>
        </w:rPr>
        <w:t xml:space="preserve"> to the predicted outcomes</w:t>
      </w:r>
      <w:r w:rsidR="003244DD">
        <w:rPr>
          <w:lang w:val="en"/>
        </w:rPr>
        <w:t xml:space="preserve">, which </w:t>
      </w:r>
      <w:r w:rsidR="00011578">
        <w:rPr>
          <w:lang w:val="en"/>
        </w:rPr>
        <w:t>helps set constraints on actions</w:t>
      </w:r>
      <w:r w:rsidR="00474141">
        <w:rPr>
          <w:lang w:val="en"/>
        </w:rPr>
        <w:t xml:space="preserve"> (e.g., top-n actions with strongest association)</w:t>
      </w:r>
      <w:r w:rsidR="00011578">
        <w:rPr>
          <w:lang w:val="en"/>
        </w:rPr>
        <w:t xml:space="preserve"> and verify domain knowledge assumptions in relation to the actions and best model.</w:t>
      </w:r>
    </w:p>
    <w:p w14:paraId="79428B79" w14:textId="4D061AF5" w:rsidR="0097006F" w:rsidRDefault="0097006F" w:rsidP="0097006F">
      <w:pPr>
        <w:pStyle w:val="MDPI22heading2"/>
      </w:pPr>
      <w:r>
        <w:t>2</w:t>
      </w:r>
      <w:r w:rsidRPr="000672EC">
        <w:t>.</w:t>
      </w:r>
      <w:r w:rsidR="008701A2">
        <w:t>3</w:t>
      </w:r>
      <w:r w:rsidRPr="000672EC">
        <w:t xml:space="preserve">. </w:t>
      </w:r>
      <w:r>
        <w:t>Case Study</w:t>
      </w:r>
      <w:r w:rsidR="00EC4002">
        <w:t xml:space="preserve"> Design</w:t>
      </w:r>
    </w:p>
    <w:p w14:paraId="74FCB4A2" w14:textId="6452BF77" w:rsidR="00F117AE" w:rsidRPr="0073604D" w:rsidRDefault="00F117AE" w:rsidP="0073604D">
      <w:pPr>
        <w:pStyle w:val="MDPI31text"/>
      </w:pPr>
      <w:r w:rsidRPr="0073604D">
        <w:t xml:space="preserve">Road traffic injuries are among the leading cause of death for Canadians 15 to 49 years of age in 2019, </w:t>
      </w:r>
      <w:r w:rsidR="006C744E" w:rsidRPr="0073604D">
        <w:t>~</w:t>
      </w:r>
      <w:r w:rsidRPr="0073604D">
        <w:t xml:space="preserve">8% of all deaths for populations aged 15 to 49 years in Canada </w:t>
      </w:r>
      <w:r w:rsidRPr="0073604D">
        <w:fldChar w:fldCharType="begin"/>
      </w:r>
      <w:r w:rsidR="007837A4">
        <w:instrText xml:space="preserve"> ADDIN ZOTERO_ITEM CSL_CITATION {"citationID":"POvezNs0","properties":{"formattedCitation":"[67]","plainCitation":"[67]","noteIndex":0},"citationItems":[{"id":2528,"uris":["http://zotero.org/users/6749620/items/XU6VKM8Y"],"itemData":{"id":2528,"type":"webpage","abstract":"Analyze updated data about the world’s health levels and trends from 1990 to 2019 in this interactive tool using estimates from the Global Burden of Disease (GBD) study. Compare causes, injuries, and risks within a country, compare countries with regions or the world, and explore patterns and trends by country, age, and gender.","container-title":"Institute for Health Metrics and Evaluation","title":"Global Burden of Disease (GBD) Compare","URL":"http://vizhub.healthdata.org/gbd-compare","author":[{"literal":"Institute for Health Metrics and Evaluation"}],"accessed":{"date-parts":[["2023",2,21]]},"issued":{"date-parts":[["2019"]]}}}],"schema":"https://github.com/citation-style-language/schema/raw/master/csl-citation.json"} </w:instrText>
      </w:r>
      <w:r w:rsidRPr="0073604D">
        <w:fldChar w:fldCharType="separate"/>
      </w:r>
      <w:r w:rsidR="007837A4" w:rsidRPr="007837A4">
        <w:t>[67]</w:t>
      </w:r>
      <w:r w:rsidRPr="0073604D">
        <w:fldChar w:fldCharType="end"/>
      </w:r>
      <w:r w:rsidRPr="0073604D">
        <w:t xml:space="preserve">. Toronto is one of the largest cities in Canada with over 2 million people in 2021 </w:t>
      </w:r>
      <w:r w:rsidRPr="0073604D">
        <w:fldChar w:fldCharType="begin"/>
      </w:r>
      <w:r w:rsidR="007837A4">
        <w:instrText xml:space="preserve"> ADDIN ZOTERO_ITEM CSL_CITATION {"citationID":"GFXilbLp","properties":{"formattedCitation":"[68]","plainCitation":"[68]","noteIndex":0},"citationItems":[{"id":2527,"uris":["http://zotero.org/users/6749620/items/IRF2F4P8"],"itemData":{"id":2527,"type":"webpage","abstract":"Statistics Canada's Census Profile presents information from the 2021 Census of Population - Toronto, City (C) [Census subdivision], Ontario.","language":"eng","note":"Last Modified: 2023-02-08","title":"2021 Census of Population","URL":"https://www12.statcan.gc.ca/census-recensement/2021/dp-pd/prof/index.cfm?Lang=E","author":[{"literal":"Statistics Canada"}],"accessed":{"date-parts":[["2023",2,22]]},"issued":{"date-parts":[["2023"]]}}}],"schema":"https://github.com/citation-style-language/schema/raw/master/csl-citation.json"} </w:instrText>
      </w:r>
      <w:r w:rsidRPr="0073604D">
        <w:fldChar w:fldCharType="separate"/>
      </w:r>
      <w:r w:rsidR="007837A4" w:rsidRPr="007837A4">
        <w:t>[68]</w:t>
      </w:r>
      <w:r w:rsidRPr="0073604D">
        <w:fldChar w:fldCharType="end"/>
      </w:r>
      <w:r w:rsidRPr="0073604D">
        <w:t xml:space="preserve"> and approximately 55 fatal traffic collisions per year from 2006 to 2021 </w:t>
      </w:r>
      <w:r w:rsidRPr="0073604D">
        <w:fldChar w:fldCharType="begin"/>
      </w:r>
      <w:r w:rsidR="007837A4">
        <w:instrText xml:space="preserve"> ADDIN ZOTERO_ITEM CSL_CITATION {"citationID":"FiMrWpyp","properties":{"formattedCitation":"[69]","plainCitation":"[69]","noteIndex":0},"citationItems":[{"id":2503,"uris":["http://zotero.org/users/6749620/items/LWKWSDEV"],"itemData":{"id":2503,"type":"webpage","abstract":"Fatal Collisions","language":"en-us","title":"Fatal KSI Collisions","URL":"https://data.torontopolice.on.ca/pages/fatalities","author":[{"literal":"Toronto Police Service"}],"accessed":{"date-parts":[["2023",3,19]]},"issued":{"date-parts":[["2023",3,19]]}}}],"schema":"https://github.com/citation-style-language/schema/raw/master/csl-citation.json"} </w:instrText>
      </w:r>
      <w:r w:rsidRPr="0073604D">
        <w:fldChar w:fldCharType="separate"/>
      </w:r>
      <w:r w:rsidR="007837A4" w:rsidRPr="007837A4">
        <w:t>[69]</w:t>
      </w:r>
      <w:r w:rsidRPr="0073604D">
        <w:fldChar w:fldCharType="end"/>
      </w:r>
      <w:r w:rsidRPr="0073604D">
        <w:t>. Since 2017, the City of Toronto has i</w:t>
      </w:r>
      <w:r w:rsidR="0001427F" w:rsidRPr="0073604D">
        <w:t>nitiated</w:t>
      </w:r>
      <w:r w:rsidRPr="0073604D">
        <w:t xml:space="preserve"> </w:t>
      </w:r>
      <w:r w:rsidR="0001427F" w:rsidRPr="0073604D">
        <w:t>the</w:t>
      </w:r>
      <w:r w:rsidRPr="0073604D">
        <w:t xml:space="preserve"> Vision Zero Road Safety strategy to reduce road traffic fatalities</w:t>
      </w:r>
      <w:r w:rsidR="00AE7055" w:rsidRPr="0073604D">
        <w:t xml:space="preserve">, </w:t>
      </w:r>
      <w:r w:rsidRPr="0073604D">
        <w:t xml:space="preserve">with </w:t>
      </w:r>
      <w:r w:rsidR="004F34D9" w:rsidRPr="0073604D">
        <w:t>the</w:t>
      </w:r>
      <w:r w:rsidRPr="0073604D">
        <w:t xml:space="preserve"> goal of reaching </w:t>
      </w:r>
      <w:r w:rsidR="00A9476F" w:rsidRPr="0073604D">
        <w:t xml:space="preserve">zero road injury related </w:t>
      </w:r>
      <w:r w:rsidRPr="0073604D">
        <w:t>fatalities</w:t>
      </w:r>
      <w:r w:rsidR="00A9476F" w:rsidRPr="0073604D">
        <w:t xml:space="preserve"> through a safe systems approach</w:t>
      </w:r>
      <w:r w:rsidRPr="0073604D">
        <w:t xml:space="preserve"> </w:t>
      </w:r>
      <w:r w:rsidRPr="0073604D">
        <w:fldChar w:fldCharType="begin"/>
      </w:r>
      <w:r w:rsidR="007837A4">
        <w:instrText xml:space="preserve"> ADDIN ZOTERO_ITEM CSL_CITATION {"citationID":"qhix5Ps8","properties":{"formattedCitation":"[70,71]","plainCitation":"[70,71]","noteIndex":0},"citationItems":[{"id":2525,"uris":["http://zotero.org/users/6749620/items/Q39XFP5K"],"itemData":{"id":2525,"type":"article-journal","abstract":"Road traffic injury, one of the leading causes of preventable morbidity and mortality in Canada, declined substantially as an indirect outcome of the first wave of the COVID-19 pandemic. Public health policies encouraging people to ‘stay at home’ and ‘practice physical distancing’ precipitated shifts in vehicle volumes and speed, transportation mode, and collision rates. Toronto data from January to June 2020 showed a decrease in road transportation, and a simultaneous decrease in road traffic collisions. However, reduced traffic volumes also led to increased vehicle speeds which can result in an increase in injury severity involving pedestrians and cyclists. As the pandemic progresses, an emphasis on safe, active transportation and equitable distribution of street infrastructure throughout the city is essential. A public health approach to road safety includes implementation of evidence-based road safety infrastructure enabled by access to timely transportation data to evaluate changes made.","container-title":"University of Toronto Journal of Public Health","DOI":"10.33137/utjph.v2i1.34737","ISSN":"2563-1454","issue":"1","language":"en","license":"Copyright (c) 2021 Nahomi Amberber, Andrew Howard, Meghan Winters, M. Anne Harris, Ian Pike, Alison  Machperson, Marie-Soleil Cloutier, Sarah A.  Richmond, Brent Hagel, Pamela Fuselli, Linda Rothman","note":"number: 1","source":"utjph.com","title":"Road Traffic Injury During the COVID-19 Pandemic: Cured or a Continued Threat?","title-short":"Road Traffic Injury During the COVID-19 Pandemic","URL":"https://utjph.com/index.php/utjph/article/view/34737","volume":"2","author":[{"family":"Amberber","given":"Nahomi"},{"family":"Howard","given":"Andrew"},{"family":"Winters","given":"Meghan"},{"family":"Harris","given":"M. Anne"},{"family":"Pike","given":"Ian"},{"family":"Machperson","given":"Alison"},{"family":"Cloutier","given":"Marie-Soleil"},{"family":"Richmond","given":"Sarah A."},{"family":"Hagel","given":"Brent"},{"family":"Fuselli","given":"Pamela"},{"family":"Rothman","given":"Linda"}],"accessed":{"date-parts":[["2023",2,22]]},"issued":{"date-parts":[["2021",1,2]]}}},{"id":2502,"uris":["http://zotero.org/users/6749620/items/N4474CIM"],"itemData":{"id":2502,"type":"webpage","abstract":"The Vision Zero Road Safety Plan is a comprehensive action plan focused on reducing traffic-related fatalities and serious injuries on Toronto’s streets. The Plan prioritizes the safety of our most vulnerable road users  across seven emphasis areas through a range of extensive, proactive, targeted and data driven initiatives. The Vision Zero Road Safety Plan is […]","container-title":"City of Toronto","language":"en-CA","license":"Copyright: City of Toronto","note":"archive_location: Toronto, Ontario, Canada\npublisher: City of Toronto","title":"Vision Zero Plan Overview","URL":"https://www.toronto.ca/services-payments/streets-parking-transportation/road-safety/vision-zero/vision-zero-plan-overview/","author":[{"literal":"City of Toronto"}],"accessed":{"date-parts":[["2023",3,19]]},"issued":{"date-parts":[["2017",11,17]]}}}],"schema":"https://github.com/citation-style-language/schema/raw/master/csl-citation.json"} </w:instrText>
      </w:r>
      <w:r w:rsidRPr="0073604D">
        <w:fldChar w:fldCharType="separate"/>
      </w:r>
      <w:r w:rsidR="007837A4" w:rsidRPr="007837A4">
        <w:t>[70,71]</w:t>
      </w:r>
      <w:r w:rsidRPr="0073604D">
        <w:fldChar w:fldCharType="end"/>
      </w:r>
      <w:r w:rsidRPr="0073604D">
        <w:t xml:space="preserve">. The City of Toronto and Toronto Police Services collect and distribute detailed geodata on traffic collisions in Toronto through the City of Toronto Open Data Portal </w:t>
      </w:r>
      <w:r w:rsidRPr="0073604D">
        <w:fldChar w:fldCharType="begin"/>
      </w:r>
      <w:r w:rsidR="007837A4">
        <w:instrText xml:space="preserve"> ADDIN ZOTERO_ITEM CSL_CITATION {"citationID":"pGM4D316","properties":{"formattedCitation":"[72]","plainCitation":"[72]","noteIndex":0},"citationItems":[{"id":2501,"uris":["http://zotero.org/users/6749620/items/K5LIS27I"],"itemData":{"id":2501,"type":"webpage","language":"en","title":"City of Toronto Open Data Portal","URL":"https://open.toronto.ca/","author":[{"literal":"City of Toronto"}],"accessed":{"date-parts":[["2023",3,19]]},"issued":{"date-parts":[["2023"]]}}}],"schema":"https://github.com/citation-style-language/schema/raw/master/csl-citation.json"} </w:instrText>
      </w:r>
      <w:r w:rsidRPr="0073604D">
        <w:fldChar w:fldCharType="separate"/>
      </w:r>
      <w:r w:rsidR="007837A4" w:rsidRPr="007837A4">
        <w:t>[72]</w:t>
      </w:r>
      <w:r w:rsidRPr="0073604D">
        <w:fldChar w:fldCharType="end"/>
      </w:r>
      <w:r w:rsidRPr="0073604D">
        <w:t xml:space="preserve"> and the Toronto Police Service Public Safety Data Portal </w:t>
      </w:r>
      <w:r w:rsidRPr="0073604D">
        <w:fldChar w:fldCharType="begin"/>
      </w:r>
      <w:r w:rsidR="007837A4">
        <w:instrText xml:space="preserve"> ADDIN ZOTERO_ITEM CSL_CITATION {"citationID":"UJphYJzG","properties":{"formattedCitation":"[73]","plainCitation":"[73]","noteIndex":0},"citationItems":[{"id":2500,"uris":["http://zotero.org/users/6749620/items/PX8G4QIF"],"itemData":{"id":2500,"type":"webpage","abstract":"Open Data","language":"en-us","title":"Toronto Police Service Public Safety Data Portal","URL":"https://data.torontopolice.on.ca/pages/open-data","author":[{"literal":"Toronto Police Service"}],"accessed":{"date-parts":[["2023",3,19]]},"issued":{"date-parts":[["2019"]]}}}],"schema":"https://github.com/citation-style-language/schema/raw/master/csl-citation.json"} </w:instrText>
      </w:r>
      <w:r w:rsidRPr="0073604D">
        <w:fldChar w:fldCharType="separate"/>
      </w:r>
      <w:r w:rsidR="007837A4" w:rsidRPr="007837A4">
        <w:t>[73]</w:t>
      </w:r>
      <w:r w:rsidRPr="0073604D">
        <w:fldChar w:fldCharType="end"/>
      </w:r>
      <w:r w:rsidRPr="0073604D">
        <w:t>. In addition to traffic collision data, the City of Toronto Open Data Portal also provide</w:t>
      </w:r>
      <w:r w:rsidR="00D4271F" w:rsidRPr="0073604D">
        <w:t>s</w:t>
      </w:r>
      <w:r w:rsidRPr="0073604D">
        <w:t xml:space="preserve"> government curated geodata (e.g., infrastructure and sociodemographic entities)</w:t>
      </w:r>
      <w:r w:rsidR="00773AAB" w:rsidRPr="0073604D">
        <w:t>,</w:t>
      </w:r>
      <w:r w:rsidRPr="0073604D">
        <w:t xml:space="preserve"> which may be linked to the traffic collision data.</w:t>
      </w:r>
    </w:p>
    <w:p w14:paraId="23A893F6" w14:textId="36DD16C0" w:rsidR="00281326" w:rsidRPr="00AE79DB" w:rsidRDefault="00E537B3" w:rsidP="00BF4F07">
      <w:pPr>
        <w:pStyle w:val="MDPI31text"/>
        <w:rPr>
          <w:rPrChange w:id="107" w:author="Richard Wen" w:date="2025-12-24T15:40:00Z">
            <w:rPr>
              <w:lang w:val="en"/>
            </w:rPr>
          </w:rPrChange>
        </w:rPr>
      </w:pPr>
      <w:r>
        <w:t xml:space="preserve">We applied the </w:t>
      </w:r>
      <w:r w:rsidR="00BD4EEA">
        <w:t>geo-intervention model</w:t>
      </w:r>
      <w:r>
        <w:t xml:space="preserve">ling framework to a case study in Toronto, Ontario, Canada, producing research contribution </w:t>
      </w:r>
      <w:del w:id="108" w:author="Richard Wen" w:date="2026-02-28T00:34:00Z">
        <w:r w:rsidDel="00415CF3">
          <w:delText>(</w:delText>
        </w:r>
      </w:del>
      <w:r>
        <w:t>C3</w:t>
      </w:r>
      <w:del w:id="109" w:author="Richard Wen" w:date="2026-02-28T00:34:00Z">
        <w:r w:rsidDel="00415CF3">
          <w:delText>)</w:delText>
        </w:r>
      </w:del>
      <w:ins w:id="110" w:author="Richard Wen" w:date="2026-02-28T00:34:00Z">
        <w:r w:rsidR="00415CF3">
          <w:t xml:space="preserve"> </w:t>
        </w:r>
      </w:ins>
      <w:del w:id="111" w:author="Richard Wen" w:date="2026-02-28T00:34:00Z">
        <w:r w:rsidDel="00415CF3">
          <w:delText xml:space="preserve">, </w:delText>
        </w:r>
      </w:del>
      <w:r>
        <w:t xml:space="preserve">to answer research question </w:t>
      </w:r>
      <w:del w:id="112" w:author="Richard Wen" w:date="2026-02-28T00:34:00Z">
        <w:r w:rsidDel="00415CF3">
          <w:delText>(</w:delText>
        </w:r>
      </w:del>
      <w:r>
        <w:t>Q3</w:t>
      </w:r>
      <w:ins w:id="113" w:author="Richard Wen" w:date="2026-02-28T00:34:00Z">
        <w:r w:rsidR="00415CF3">
          <w:t xml:space="preserve">. </w:t>
        </w:r>
      </w:ins>
      <w:del w:id="114" w:author="Richard Wen" w:date="2026-02-28T00:34:00Z">
        <w:r w:rsidDel="00415CF3">
          <w:delText xml:space="preserve">) </w:delText>
        </w:r>
        <w:r w:rsidDel="00415CF3">
          <w:rPr>
            <w:lang w:val="en"/>
          </w:rPr>
          <w:delText>how do we apply the geo-intervention generation framework using available models and data?</w:delText>
        </w:r>
        <w:r w:rsidR="00A3026F" w:rsidDel="00415CF3">
          <w:rPr>
            <w:lang w:val="en"/>
          </w:rPr>
          <w:delText xml:space="preserve"> </w:delText>
        </w:r>
      </w:del>
      <w:r w:rsidR="002F6060">
        <w:rPr>
          <w:lang w:val="en"/>
        </w:rPr>
        <w:t xml:space="preserve">For the case study, </w:t>
      </w:r>
      <w:r w:rsidR="00AE0678">
        <w:rPr>
          <w:lang w:val="en"/>
        </w:rPr>
        <w:t>we defined our</w:t>
      </w:r>
      <w:r w:rsidR="002F6060">
        <w:rPr>
          <w:lang w:val="en"/>
        </w:rPr>
        <w:t xml:space="preserve"> outcome </w:t>
      </w:r>
      <w:r w:rsidR="006E29A9">
        <w:rPr>
          <w:lang w:val="en"/>
        </w:rPr>
        <w:t>as the number of</w:t>
      </w:r>
      <w:r w:rsidR="002F6060">
        <w:rPr>
          <w:lang w:val="en"/>
        </w:rPr>
        <w:t xml:space="preserve"> </w:t>
      </w:r>
      <w:r w:rsidR="00BB05C8">
        <w:rPr>
          <w:lang w:val="en"/>
        </w:rPr>
        <w:t>M</w:t>
      </w:r>
      <w:r w:rsidR="004C3CE2">
        <w:rPr>
          <w:lang w:val="en"/>
        </w:rPr>
        <w:t xml:space="preserve">otor </w:t>
      </w:r>
      <w:r w:rsidR="00BB05C8">
        <w:rPr>
          <w:lang w:val="en"/>
        </w:rPr>
        <w:t>V</w:t>
      </w:r>
      <w:r w:rsidR="004C3CE2">
        <w:rPr>
          <w:lang w:val="en"/>
        </w:rPr>
        <w:t xml:space="preserve">ehicle </w:t>
      </w:r>
      <w:r w:rsidR="00BB05C8">
        <w:rPr>
          <w:lang w:val="en"/>
        </w:rPr>
        <w:t>C</w:t>
      </w:r>
      <w:r w:rsidR="004C3CE2">
        <w:rPr>
          <w:lang w:val="en"/>
        </w:rPr>
        <w:t>ollisions</w:t>
      </w:r>
      <w:r w:rsidR="00B46676">
        <w:rPr>
          <w:lang w:val="en"/>
        </w:rPr>
        <w:t xml:space="preserve"> (MVC)</w:t>
      </w:r>
      <w:r w:rsidR="00110FA1">
        <w:rPr>
          <w:lang w:val="en"/>
        </w:rPr>
        <w:t>, while</w:t>
      </w:r>
      <w:r w:rsidR="00C422B4">
        <w:rPr>
          <w:lang w:val="en"/>
        </w:rPr>
        <w:t xml:space="preserve"> </w:t>
      </w:r>
      <w:r w:rsidR="00110FA1">
        <w:rPr>
          <w:lang w:val="en"/>
        </w:rPr>
        <w:t>o</w:t>
      </w:r>
      <w:r w:rsidR="002F6060">
        <w:rPr>
          <w:lang w:val="en"/>
        </w:rPr>
        <w:t xml:space="preserve">ur geo-interventions </w:t>
      </w:r>
      <w:r w:rsidR="00006223">
        <w:rPr>
          <w:lang w:val="en"/>
        </w:rPr>
        <w:t>as</w:t>
      </w:r>
      <w:r w:rsidR="00110FA1">
        <w:rPr>
          <w:lang w:val="en"/>
        </w:rPr>
        <w:t xml:space="preserve"> the</w:t>
      </w:r>
      <w:r w:rsidR="00462A5A">
        <w:rPr>
          <w:lang w:val="en"/>
        </w:rPr>
        <w:t xml:space="preserve"> change</w:t>
      </w:r>
      <w:r w:rsidR="00A92514">
        <w:rPr>
          <w:lang w:val="en"/>
        </w:rPr>
        <w:t>s</w:t>
      </w:r>
      <w:r w:rsidR="00462A5A">
        <w:rPr>
          <w:lang w:val="en"/>
        </w:rPr>
        <w:t xml:space="preserve"> in</w:t>
      </w:r>
      <w:r w:rsidR="00110FA1">
        <w:rPr>
          <w:lang w:val="en"/>
        </w:rPr>
        <w:t xml:space="preserve"> </w:t>
      </w:r>
      <w:r w:rsidR="00A75E09">
        <w:rPr>
          <w:lang w:val="en"/>
        </w:rPr>
        <w:t>city infrastructure</w:t>
      </w:r>
      <w:r w:rsidR="00A653CA">
        <w:rPr>
          <w:lang w:val="en"/>
        </w:rPr>
        <w:t>.</w:t>
      </w:r>
      <w:r w:rsidR="0070208A">
        <w:rPr>
          <w:lang w:val="en"/>
        </w:rPr>
        <w:t xml:space="preserve"> Our objective</w:t>
      </w:r>
      <w:r w:rsidR="00E35B52">
        <w:rPr>
          <w:lang w:val="en"/>
        </w:rPr>
        <w:t xml:space="preserve"> was to reduce</w:t>
      </w:r>
      <w:r w:rsidR="00A92514">
        <w:rPr>
          <w:lang w:val="en"/>
        </w:rPr>
        <w:t xml:space="preserve"> </w:t>
      </w:r>
      <w:r w:rsidR="00F11B42">
        <w:rPr>
          <w:lang w:val="en"/>
        </w:rPr>
        <w:t xml:space="preserve">the number of </w:t>
      </w:r>
      <w:r w:rsidR="0002364D">
        <w:rPr>
          <w:lang w:val="en"/>
        </w:rPr>
        <w:t>MVCs</w:t>
      </w:r>
      <w:r w:rsidR="00F11B42">
        <w:rPr>
          <w:lang w:val="en"/>
        </w:rPr>
        <w:t xml:space="preserve"> across the city by identifying modifiable infrastructure-related geo-interventions.</w:t>
      </w:r>
      <w:r w:rsidR="00176BC1">
        <w:rPr>
          <w:lang w:val="en"/>
        </w:rPr>
        <w:t xml:space="preserve"> We organize</w:t>
      </w:r>
      <w:r w:rsidR="0090289C">
        <w:rPr>
          <w:lang w:val="en"/>
        </w:rPr>
        <w:t>d</w:t>
      </w:r>
      <w:r w:rsidR="00176BC1">
        <w:rPr>
          <w:lang w:val="en"/>
        </w:rPr>
        <w:t xml:space="preserve"> the case study around the three</w:t>
      </w:r>
      <w:r w:rsidR="0079764E">
        <w:rPr>
          <w:lang w:val="en"/>
        </w:rPr>
        <w:t xml:space="preserve"> </w:t>
      </w:r>
      <w:r w:rsidR="00176BC1">
        <w:rPr>
          <w:lang w:val="en"/>
        </w:rPr>
        <w:t xml:space="preserve">components of the </w:t>
      </w:r>
      <w:r w:rsidR="00BD4EEA">
        <w:rPr>
          <w:lang w:val="en"/>
        </w:rPr>
        <w:t>geo-intervention model</w:t>
      </w:r>
      <w:r w:rsidR="00176BC1">
        <w:rPr>
          <w:lang w:val="en"/>
        </w:rPr>
        <w:t>ling framework, namely spatial data, outcome modelling, and geo-intervention generation. Sections 2.3.1 to 2.3.3 detail the approaches taken for the case study based on these</w:t>
      </w:r>
      <w:r w:rsidR="006400C8">
        <w:rPr>
          <w:lang w:val="en"/>
        </w:rPr>
        <w:t xml:space="preserve"> three</w:t>
      </w:r>
      <w:r w:rsidR="00176BC1">
        <w:rPr>
          <w:lang w:val="en"/>
        </w:rPr>
        <w:t xml:space="preserve"> components.</w:t>
      </w:r>
    </w:p>
    <w:p w14:paraId="0562A7DE" w14:textId="3560B276" w:rsidR="00C8194D" w:rsidRDefault="00C8194D" w:rsidP="00C8194D">
      <w:pPr>
        <w:pStyle w:val="MDPI23heading3"/>
        <w:rPr>
          <w:lang w:val="en"/>
        </w:rPr>
      </w:pPr>
      <w:r>
        <w:t>2.</w:t>
      </w:r>
      <w:r w:rsidR="008701A2">
        <w:t>3</w:t>
      </w:r>
      <w:r>
        <w:t xml:space="preserve">.1. </w:t>
      </w:r>
      <w:r w:rsidR="003850DF">
        <w:t>Spatial Data</w:t>
      </w:r>
      <w:r w:rsidR="0034768E">
        <w:t xml:space="preserve"> </w:t>
      </w:r>
      <w:r w:rsidR="00774B56">
        <w:t>Approach</w:t>
      </w:r>
    </w:p>
    <w:p w14:paraId="0EE6E0C3" w14:textId="51429CE6" w:rsidR="00281326" w:rsidRDefault="00E67771" w:rsidP="00EE6489">
      <w:pPr>
        <w:pStyle w:val="MDPI31text"/>
        <w:rPr>
          <w:lang w:val="en"/>
        </w:rPr>
      </w:pPr>
      <w:r>
        <w:rPr>
          <w:lang w:val="en"/>
        </w:rPr>
        <w:t>Spatial data for</w:t>
      </w:r>
      <w:r w:rsidR="0093239D">
        <w:rPr>
          <w:lang w:val="en"/>
        </w:rPr>
        <w:t xml:space="preserve"> the outcome of</w:t>
      </w:r>
      <w:r>
        <w:rPr>
          <w:lang w:val="en"/>
        </w:rPr>
        <w:t xml:space="preserve"> </w:t>
      </w:r>
      <w:r w:rsidR="009D131E">
        <w:rPr>
          <w:lang w:val="en"/>
        </w:rPr>
        <w:t>motor vehicle collisions</w:t>
      </w:r>
      <w:r>
        <w:rPr>
          <w:lang w:val="en"/>
        </w:rPr>
        <w:t xml:space="preserve"> was </w:t>
      </w:r>
      <w:r w:rsidR="00281326">
        <w:rPr>
          <w:lang w:val="en"/>
        </w:rPr>
        <w:t>recorded by the Toronto Police Services</w:t>
      </w:r>
      <w:r w:rsidR="00EE6489">
        <w:rPr>
          <w:lang w:val="en"/>
        </w:rPr>
        <w:t>,</w:t>
      </w:r>
      <w:r w:rsidR="00281326">
        <w:rPr>
          <w:lang w:val="en"/>
        </w:rPr>
        <w:t xml:space="preserve"> available on their Public Safety Data Portal </w:t>
      </w:r>
      <w:r w:rsidR="00281326">
        <w:rPr>
          <w:lang w:val="en"/>
        </w:rPr>
        <w:fldChar w:fldCharType="begin"/>
      </w:r>
      <w:r w:rsidR="007837A4">
        <w:rPr>
          <w:lang w:val="en"/>
        </w:rPr>
        <w:instrText xml:space="preserve"> ADDIN ZOTERO_ITEM CSL_CITATION {"citationID":"hG5IZomg","properties":{"formattedCitation":"[73]","plainCitation":"[73]","noteIndex":0},"citationItems":[{"id":2500,"uris":["http://zotero.org/users/6749620/items/PX8G4QIF"],"itemData":{"id":2500,"type":"webpage","abstract":"Open Data","language":"en-us","title":"Toronto Police Service Public Safety Data Portal","URL":"https://data.torontopolice.on.ca/pages/open-data","author":[{"literal":"Toronto Police Service"}],"accessed":{"date-parts":[["2023",3,19]]},"issued":{"date-parts":[["2019"]]}}}],"schema":"https://github.com/citation-style-language/schema/raw/master/csl-citation.json"} </w:instrText>
      </w:r>
      <w:r w:rsidR="00281326">
        <w:rPr>
          <w:lang w:val="en"/>
        </w:rPr>
        <w:fldChar w:fldCharType="separate"/>
      </w:r>
      <w:r w:rsidR="007837A4" w:rsidRPr="007837A4">
        <w:t>[73]</w:t>
      </w:r>
      <w:r w:rsidR="00281326">
        <w:rPr>
          <w:lang w:val="en"/>
        </w:rPr>
        <w:fldChar w:fldCharType="end"/>
      </w:r>
      <w:r w:rsidR="00EE6489">
        <w:rPr>
          <w:lang w:val="en"/>
        </w:rPr>
        <w:t>.</w:t>
      </w:r>
      <w:r w:rsidR="00EE4664">
        <w:rPr>
          <w:lang w:val="en"/>
        </w:rPr>
        <w:t xml:space="preserve"> </w:t>
      </w:r>
      <w:r w:rsidR="00EE6489">
        <w:rPr>
          <w:lang w:val="en"/>
        </w:rPr>
        <w:t>Spatial data for city infrastructure</w:t>
      </w:r>
      <w:r w:rsidR="00B40280">
        <w:rPr>
          <w:lang w:val="en"/>
        </w:rPr>
        <w:t xml:space="preserve"> geo-interventions</w:t>
      </w:r>
      <w:r w:rsidR="00EE6489">
        <w:rPr>
          <w:lang w:val="en"/>
        </w:rPr>
        <w:t xml:space="preserve"> was </w:t>
      </w:r>
      <w:r w:rsidR="00961057">
        <w:rPr>
          <w:lang w:val="en"/>
        </w:rPr>
        <w:t xml:space="preserve">available on the City of Toronto’s Open Data Portal </w:t>
      </w:r>
      <w:r w:rsidR="00961057">
        <w:rPr>
          <w:lang w:val="en"/>
        </w:rPr>
        <w:fldChar w:fldCharType="begin"/>
      </w:r>
      <w:r w:rsidR="007837A4">
        <w:rPr>
          <w:lang w:val="en"/>
        </w:rPr>
        <w:instrText xml:space="preserve"> ADDIN ZOTERO_ITEM CSL_CITATION {"citationID":"fKX2Le0y","properties":{"formattedCitation":"[72]","plainCitation":"[72]","noteIndex":0},"citationItems":[{"id":2501,"uris":["http://zotero.org/users/6749620/items/K5LIS27I"],"itemData":{"id":2501,"type":"webpage","language":"en","title":"City of Toronto Open Data Portal","URL":"https://open.toronto.ca/","author":[{"literal":"City of Toronto"}],"accessed":{"date-parts":[["2023",3,19]]},"issued":{"date-parts":[["2023"]]}}}],"schema":"https://github.com/citation-style-language/schema/raw/master/csl-citation.json"} </w:instrText>
      </w:r>
      <w:r w:rsidR="00961057">
        <w:rPr>
          <w:lang w:val="en"/>
        </w:rPr>
        <w:fldChar w:fldCharType="separate"/>
      </w:r>
      <w:r w:rsidR="007837A4" w:rsidRPr="007837A4">
        <w:t>[72]</w:t>
      </w:r>
      <w:r w:rsidR="00961057">
        <w:rPr>
          <w:lang w:val="en"/>
        </w:rPr>
        <w:fldChar w:fldCharType="end"/>
      </w:r>
      <w:r w:rsidR="00907F74">
        <w:rPr>
          <w:lang w:val="en"/>
        </w:rPr>
        <w:t>.</w:t>
      </w:r>
      <w:r w:rsidR="00102AA0">
        <w:rPr>
          <w:lang w:val="en"/>
        </w:rPr>
        <w:t xml:space="preserve"> We also included </w:t>
      </w:r>
      <w:r w:rsidR="00F145EC">
        <w:rPr>
          <w:lang w:val="en"/>
        </w:rPr>
        <w:t>crime</w:t>
      </w:r>
      <w:r w:rsidR="00E673E8">
        <w:rPr>
          <w:lang w:val="en"/>
        </w:rPr>
        <w:t xml:space="preserve"> from the Public Safety Data Portal</w:t>
      </w:r>
      <w:r w:rsidR="00F145EC">
        <w:rPr>
          <w:lang w:val="en"/>
        </w:rPr>
        <w:t>,</w:t>
      </w:r>
      <w:r w:rsidR="00E673E8">
        <w:rPr>
          <w:lang w:val="en"/>
        </w:rPr>
        <w:t xml:space="preserve"> and</w:t>
      </w:r>
      <w:r w:rsidR="00F145EC">
        <w:rPr>
          <w:lang w:val="en"/>
        </w:rPr>
        <w:t xml:space="preserve"> </w:t>
      </w:r>
      <w:r w:rsidR="00102AA0">
        <w:rPr>
          <w:lang w:val="en"/>
        </w:rPr>
        <w:t>amenities</w:t>
      </w:r>
      <w:r w:rsidR="00860EC5">
        <w:rPr>
          <w:lang w:val="en"/>
        </w:rPr>
        <w:t xml:space="preserve"> </w:t>
      </w:r>
      <w:r w:rsidR="00102AA0">
        <w:rPr>
          <w:lang w:val="en"/>
        </w:rPr>
        <w:t>and other locations of interest (e.g., cultural hotspots, places of worship)</w:t>
      </w:r>
      <w:r w:rsidR="00E673E8">
        <w:rPr>
          <w:lang w:val="en"/>
        </w:rPr>
        <w:t xml:space="preserve"> from City of Toronto’s Open Data Portal,</w:t>
      </w:r>
      <w:r w:rsidR="00924E6E">
        <w:rPr>
          <w:lang w:val="en"/>
        </w:rPr>
        <w:t xml:space="preserve"> as additional variables to</w:t>
      </w:r>
      <w:r w:rsidR="007566FE">
        <w:rPr>
          <w:lang w:val="en"/>
        </w:rPr>
        <w:t xml:space="preserve"> include in the </w:t>
      </w:r>
      <w:r w:rsidR="00A36F1A">
        <w:rPr>
          <w:lang w:val="en"/>
        </w:rPr>
        <w:t>outcome modelling component</w:t>
      </w:r>
      <w:r w:rsidR="00C02186">
        <w:rPr>
          <w:lang w:val="en"/>
        </w:rPr>
        <w:t>.</w:t>
      </w:r>
      <w:r w:rsidR="00907F74">
        <w:rPr>
          <w:lang w:val="en"/>
        </w:rPr>
        <w:t xml:space="preserve"> </w:t>
      </w:r>
      <w:r w:rsidR="00614A81">
        <w:rPr>
          <w:lang w:val="en"/>
        </w:rPr>
        <w:t>A total of 21 datasets with 5</w:t>
      </w:r>
      <w:r w:rsidR="007001BC">
        <w:rPr>
          <w:lang w:val="en"/>
        </w:rPr>
        <w:t>18</w:t>
      </w:r>
      <w:r w:rsidR="00614A81">
        <w:rPr>
          <w:lang w:val="en"/>
        </w:rPr>
        <w:t xml:space="preserve"> variables (columns) and 1,</w:t>
      </w:r>
      <w:r w:rsidR="00F600B6">
        <w:rPr>
          <w:lang w:val="en"/>
        </w:rPr>
        <w:t>488</w:t>
      </w:r>
      <w:r w:rsidR="00614A81">
        <w:rPr>
          <w:lang w:val="en"/>
        </w:rPr>
        <w:t>,</w:t>
      </w:r>
      <w:r w:rsidR="00F600B6">
        <w:rPr>
          <w:lang w:val="en"/>
        </w:rPr>
        <w:t>148</w:t>
      </w:r>
      <w:r w:rsidR="00614A81">
        <w:rPr>
          <w:lang w:val="en"/>
        </w:rPr>
        <w:t xml:space="preserve"> spatial entities (rows) were used for the case study as seen in Table 2</w:t>
      </w:r>
      <w:r w:rsidR="00DA310A">
        <w:rPr>
          <w:lang w:val="en"/>
        </w:rPr>
        <w:t xml:space="preserve">, where all datasets were of point geometry, except for </w:t>
      </w:r>
      <w:r w:rsidR="00F30C0E">
        <w:rPr>
          <w:lang w:val="en"/>
        </w:rPr>
        <w:t>centrelines.</w:t>
      </w:r>
    </w:p>
    <w:p w14:paraId="3B04B6C3" w14:textId="4770DA28" w:rsidR="003C5286" w:rsidRDefault="003C5286" w:rsidP="003C5286">
      <w:pPr>
        <w:pStyle w:val="MDPI41tablecaption"/>
      </w:pPr>
      <w:r>
        <w:rPr>
          <w:b/>
        </w:rPr>
        <w:t xml:space="preserve">Table </w:t>
      </w:r>
      <w:r w:rsidR="002405A2">
        <w:rPr>
          <w:b/>
        </w:rPr>
        <w:t>2</w:t>
      </w:r>
      <w:r w:rsidRPr="00325902">
        <w:rPr>
          <w:b/>
        </w:rPr>
        <w:t>.</w:t>
      </w:r>
      <w:r w:rsidRPr="00325902">
        <w:t xml:space="preserve"> </w:t>
      </w:r>
      <w:r w:rsidR="001C11F9">
        <w:rPr>
          <w:bCs/>
        </w:rPr>
        <w:t>Case study data</w:t>
      </w:r>
      <w:r w:rsidR="006C791C">
        <w:rPr>
          <w:bCs/>
        </w:rPr>
        <w:t>sets</w:t>
      </w:r>
      <w:r w:rsidRPr="00325902">
        <w:t>.</w:t>
      </w:r>
    </w:p>
    <w:tbl>
      <w:tblPr>
        <w:tblW w:w="3750" w:type="pct"/>
        <w:jc w:val="right"/>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1699"/>
        <w:gridCol w:w="853"/>
        <w:gridCol w:w="849"/>
        <w:gridCol w:w="1134"/>
        <w:gridCol w:w="3291"/>
        <w:gridCol w:w="24"/>
      </w:tblGrid>
      <w:tr w:rsidR="00293B81" w:rsidRPr="00F30E14" w14:paraId="78610449" w14:textId="6A820F90" w:rsidTr="008E3FBB">
        <w:trPr>
          <w:jc w:val="right"/>
        </w:trPr>
        <w:tc>
          <w:tcPr>
            <w:tcW w:w="1082" w:type="pct"/>
            <w:tcBorders>
              <w:bottom w:val="single" w:sz="4" w:space="0" w:color="auto"/>
            </w:tcBorders>
          </w:tcPr>
          <w:p w14:paraId="3EE4388C" w14:textId="7EF417BB" w:rsidR="00293B81" w:rsidRPr="007F7C8C" w:rsidRDefault="00293B81" w:rsidP="006600AC">
            <w:pPr>
              <w:pStyle w:val="MDPI42tablebody"/>
              <w:spacing w:line="240" w:lineRule="auto"/>
              <w:rPr>
                <w:b/>
                <w:snapToGrid/>
              </w:rPr>
            </w:pPr>
            <w:r>
              <w:rPr>
                <w:b/>
                <w:snapToGrid/>
              </w:rPr>
              <w:lastRenderedPageBreak/>
              <w:t>Dataset</w:t>
            </w:r>
          </w:p>
        </w:tc>
        <w:tc>
          <w:tcPr>
            <w:tcW w:w="543" w:type="pct"/>
            <w:tcBorders>
              <w:bottom w:val="single" w:sz="4" w:space="0" w:color="auto"/>
            </w:tcBorders>
          </w:tcPr>
          <w:p w14:paraId="545A274D" w14:textId="2A5E10EF" w:rsidR="00293B81" w:rsidRPr="007F7C8C" w:rsidRDefault="00293B81" w:rsidP="006600AC">
            <w:pPr>
              <w:pStyle w:val="MDPI42tablebody"/>
              <w:spacing w:line="240" w:lineRule="auto"/>
              <w:rPr>
                <w:b/>
                <w:snapToGrid/>
              </w:rPr>
            </w:pPr>
            <w:r>
              <w:rPr>
                <w:b/>
                <w:snapToGrid/>
              </w:rPr>
              <w:t>Columns</w:t>
            </w:r>
          </w:p>
        </w:tc>
        <w:tc>
          <w:tcPr>
            <w:tcW w:w="541" w:type="pct"/>
            <w:tcBorders>
              <w:bottom w:val="single" w:sz="4" w:space="0" w:color="auto"/>
            </w:tcBorders>
          </w:tcPr>
          <w:p w14:paraId="21A2AA03" w14:textId="6E6D4509" w:rsidR="00293B81" w:rsidRPr="007F7C8C" w:rsidRDefault="00293B81" w:rsidP="006600AC">
            <w:pPr>
              <w:pStyle w:val="MDPI42tablebody"/>
              <w:spacing w:line="240" w:lineRule="auto"/>
              <w:rPr>
                <w:b/>
                <w:snapToGrid/>
              </w:rPr>
            </w:pPr>
            <w:r>
              <w:rPr>
                <w:b/>
                <w:snapToGrid/>
              </w:rPr>
              <w:t>Rows</w:t>
            </w:r>
          </w:p>
        </w:tc>
        <w:tc>
          <w:tcPr>
            <w:tcW w:w="722" w:type="pct"/>
            <w:tcBorders>
              <w:bottom w:val="single" w:sz="4" w:space="0" w:color="auto"/>
            </w:tcBorders>
          </w:tcPr>
          <w:p w14:paraId="6581A655" w14:textId="7A59C25B" w:rsidR="00293B81" w:rsidRDefault="00293B81" w:rsidP="006600AC">
            <w:pPr>
              <w:pStyle w:val="MDPI42tablebody"/>
              <w:spacing w:line="240" w:lineRule="auto"/>
              <w:rPr>
                <w:b/>
                <w:snapToGrid/>
              </w:rPr>
            </w:pPr>
            <w:r>
              <w:rPr>
                <w:b/>
                <w:snapToGrid/>
              </w:rPr>
              <w:t>Geometry</w:t>
            </w:r>
          </w:p>
        </w:tc>
        <w:tc>
          <w:tcPr>
            <w:tcW w:w="2096" w:type="pct"/>
            <w:tcBorders>
              <w:bottom w:val="single" w:sz="4" w:space="0" w:color="auto"/>
            </w:tcBorders>
          </w:tcPr>
          <w:p w14:paraId="35B8542F" w14:textId="54A1FD5C" w:rsidR="00293B81" w:rsidRDefault="00293B81" w:rsidP="001229CA">
            <w:pPr>
              <w:pStyle w:val="MDPI42tablebody"/>
              <w:spacing w:line="240" w:lineRule="auto"/>
              <w:jc w:val="left"/>
              <w:rPr>
                <w:b/>
                <w:snapToGrid/>
              </w:rPr>
            </w:pPr>
            <w:r>
              <w:rPr>
                <w:b/>
                <w:snapToGrid/>
              </w:rPr>
              <w:t>Description</w:t>
            </w:r>
          </w:p>
        </w:tc>
        <w:tc>
          <w:tcPr>
            <w:tcW w:w="15" w:type="pct"/>
            <w:tcBorders>
              <w:bottom w:val="single" w:sz="4" w:space="0" w:color="auto"/>
            </w:tcBorders>
          </w:tcPr>
          <w:p w14:paraId="1A9BF157" w14:textId="77402460" w:rsidR="00293B81" w:rsidRDefault="00293B81" w:rsidP="00186DA8">
            <w:pPr>
              <w:pStyle w:val="MDPI42tablebody"/>
              <w:spacing w:line="240" w:lineRule="auto"/>
              <w:jc w:val="left"/>
              <w:rPr>
                <w:b/>
                <w:snapToGrid/>
              </w:rPr>
            </w:pPr>
          </w:p>
        </w:tc>
      </w:tr>
      <w:tr w:rsidR="00293B81" w:rsidRPr="00F30E14" w14:paraId="3A82814B" w14:textId="6B864AE7" w:rsidTr="008E3FBB">
        <w:trPr>
          <w:jc w:val="right"/>
        </w:trPr>
        <w:tc>
          <w:tcPr>
            <w:tcW w:w="1082" w:type="pct"/>
            <w:tcBorders>
              <w:bottom w:val="single" w:sz="4" w:space="0" w:color="auto"/>
            </w:tcBorders>
          </w:tcPr>
          <w:p w14:paraId="3CEE647F" w14:textId="459A5901" w:rsidR="00293B81" w:rsidRPr="00281E43" w:rsidRDefault="00293B81" w:rsidP="00F7150C">
            <w:pPr>
              <w:pStyle w:val="MDPI42tablebody"/>
            </w:pPr>
            <w:r>
              <w:t>Centrelines</w:t>
            </w:r>
            <w:r w:rsidR="00F7150C">
              <w:t xml:space="preserve"> </w:t>
            </w:r>
            <w:r w:rsidR="004B2A9D">
              <w:fldChar w:fldCharType="begin"/>
            </w:r>
            <w:r w:rsidR="007837A4">
              <w:instrText xml:space="preserve"> ADDIN ZOTERO_ITEM CSL_CITATION {"citationID":"TwH8rbDD","properties":{"formattedCitation":"[74]","plainCitation":"[74]","noteIndex":0},"citationItems":[{"id":2241,"uris":["http://zotero.org/users/6749620/items/4ZCJFG3S"],"itemData":{"id":2241,"type":"webpage","container-title":"City of Toronto Open Data Portal","language":"en","title":"Toronto Centreline (TCL)","URL":"https://open.toronto.ca/dataset/toronto-centreline-tcl/","author":[{"literal":"City of Toronto"}],"accessed":{"date-parts":[["2024",12,30]]},"issued":{"date-parts":[["2023"]]}}}],"schema":"https://github.com/citation-style-language/schema/raw/master/csl-citation.json"} </w:instrText>
            </w:r>
            <w:r w:rsidR="004B2A9D">
              <w:fldChar w:fldCharType="separate"/>
            </w:r>
            <w:r w:rsidR="007837A4" w:rsidRPr="007837A4">
              <w:t>[74]</w:t>
            </w:r>
            <w:r w:rsidR="004B2A9D">
              <w:fldChar w:fldCharType="end"/>
            </w:r>
          </w:p>
        </w:tc>
        <w:tc>
          <w:tcPr>
            <w:tcW w:w="543" w:type="pct"/>
            <w:tcBorders>
              <w:bottom w:val="single" w:sz="4" w:space="0" w:color="auto"/>
            </w:tcBorders>
          </w:tcPr>
          <w:p w14:paraId="08E92F77" w14:textId="4AC25029" w:rsidR="00293B81" w:rsidRPr="00281E43" w:rsidRDefault="00293B81" w:rsidP="006600AC">
            <w:pPr>
              <w:pStyle w:val="MDPI42tablebody"/>
            </w:pPr>
            <w:r w:rsidRPr="00281E43">
              <w:t>41</w:t>
            </w:r>
          </w:p>
        </w:tc>
        <w:tc>
          <w:tcPr>
            <w:tcW w:w="541" w:type="pct"/>
            <w:tcBorders>
              <w:bottom w:val="single" w:sz="4" w:space="0" w:color="auto"/>
            </w:tcBorders>
          </w:tcPr>
          <w:p w14:paraId="6819A2AC" w14:textId="2F25AA35" w:rsidR="00293B81" w:rsidRPr="00281E43" w:rsidRDefault="0064743C" w:rsidP="006600AC">
            <w:pPr>
              <w:pStyle w:val="MDPI42tablebody"/>
            </w:pPr>
            <w:r>
              <w:t>65763</w:t>
            </w:r>
          </w:p>
        </w:tc>
        <w:tc>
          <w:tcPr>
            <w:tcW w:w="722" w:type="pct"/>
            <w:tcBorders>
              <w:bottom w:val="single" w:sz="4" w:space="0" w:color="auto"/>
            </w:tcBorders>
          </w:tcPr>
          <w:p w14:paraId="09CE166F" w14:textId="1C6C5C90" w:rsidR="00293B81" w:rsidRPr="00281E43" w:rsidRDefault="00293B81" w:rsidP="006600AC">
            <w:pPr>
              <w:pStyle w:val="MDPI42tablebody"/>
            </w:pPr>
            <w:r w:rsidRPr="00281E43">
              <w:t>Line</w:t>
            </w:r>
          </w:p>
        </w:tc>
        <w:tc>
          <w:tcPr>
            <w:tcW w:w="2096" w:type="pct"/>
            <w:tcBorders>
              <w:bottom w:val="single" w:sz="4" w:space="0" w:color="auto"/>
            </w:tcBorders>
          </w:tcPr>
          <w:p w14:paraId="554A6751" w14:textId="0427C8B2" w:rsidR="00293B81" w:rsidRPr="00281E43" w:rsidRDefault="00293B81" w:rsidP="001229CA">
            <w:pPr>
              <w:pStyle w:val="MDPI42tablebody"/>
              <w:jc w:val="left"/>
            </w:pPr>
            <w:r w:rsidRPr="00281E43">
              <w:t>Linear features representing streets, walkways, rivers, railways, highways and administrative boundaries</w:t>
            </w:r>
          </w:p>
        </w:tc>
        <w:tc>
          <w:tcPr>
            <w:tcW w:w="15" w:type="pct"/>
            <w:tcBorders>
              <w:bottom w:val="single" w:sz="4" w:space="0" w:color="auto"/>
            </w:tcBorders>
          </w:tcPr>
          <w:p w14:paraId="19F477E1" w14:textId="5DE6FD87" w:rsidR="00293B81" w:rsidRPr="00F220D4" w:rsidRDefault="00293B81" w:rsidP="00677CBC">
            <w:pPr>
              <w:pStyle w:val="MDPI42tablebody"/>
              <w:spacing w:line="240" w:lineRule="auto"/>
              <w:jc w:val="left"/>
            </w:pPr>
          </w:p>
        </w:tc>
      </w:tr>
      <w:tr w:rsidR="00293B81" w:rsidRPr="00F30E14" w14:paraId="5BE9B82A" w14:textId="77777777" w:rsidTr="008E3FBB">
        <w:trPr>
          <w:jc w:val="right"/>
        </w:trPr>
        <w:tc>
          <w:tcPr>
            <w:tcW w:w="1082" w:type="pct"/>
            <w:tcBorders>
              <w:bottom w:val="single" w:sz="4" w:space="0" w:color="auto"/>
            </w:tcBorders>
          </w:tcPr>
          <w:p w14:paraId="6D9C3532" w14:textId="77777777" w:rsidR="00102AA0" w:rsidRDefault="00102AA0" w:rsidP="006600AC">
            <w:pPr>
              <w:pStyle w:val="MDPI42tablebody"/>
            </w:pPr>
            <w:r>
              <w:t>Motor Vehicle</w:t>
            </w:r>
          </w:p>
          <w:p w14:paraId="6A4A943E" w14:textId="7AC45714" w:rsidR="00293B81" w:rsidRPr="00BC2766" w:rsidRDefault="00293B81" w:rsidP="006600AC">
            <w:pPr>
              <w:pStyle w:val="MDPI42tablebody"/>
            </w:pPr>
            <w:r w:rsidRPr="00BC2766">
              <w:t>Collisions</w:t>
            </w:r>
            <w:r w:rsidR="00F7150C">
              <w:t xml:space="preserve"> </w:t>
            </w:r>
            <w:r w:rsidR="00F7150C">
              <w:fldChar w:fldCharType="begin"/>
            </w:r>
            <w:r w:rsidR="007837A4">
              <w:instrText xml:space="preserve"> ADDIN ZOTERO_ITEM CSL_CITATION {"citationID":"oNs2unNQ","properties":{"formattedCitation":"[75]","plainCitation":"[75]","noteIndex":0},"citationItems":[{"id":2264,"uris":["http://zotero.org/users/6749620/items/6QLXZDQ6"],"itemData":{"id":2264,"type":"webpage","abstract":"Collision occurrences by occurrence date.","container-title":"Public Safety Data Portal","language":"en-us","title":"Traffic Collisions Open Data (ASR-T-TBL-001)","URL":"https://data.torontopolice.on.ca/datasets/TorontoPS::traffic-collisions-open-data-asr-t-tbl-001/about","author":[{"literal":"Toronto Police Service"}],"accessed":{"date-parts":[["2024",12,30]]},"issued":{"date-parts":[["2023"]]}}}],"schema":"https://github.com/citation-style-language/schema/raw/master/csl-citation.json"} </w:instrText>
            </w:r>
            <w:r w:rsidR="00F7150C">
              <w:fldChar w:fldCharType="separate"/>
            </w:r>
            <w:r w:rsidR="007837A4" w:rsidRPr="007837A4">
              <w:t>[75]</w:t>
            </w:r>
            <w:r w:rsidR="00F7150C">
              <w:fldChar w:fldCharType="end"/>
            </w:r>
          </w:p>
        </w:tc>
        <w:tc>
          <w:tcPr>
            <w:tcW w:w="543" w:type="pct"/>
            <w:tcBorders>
              <w:bottom w:val="single" w:sz="4" w:space="0" w:color="auto"/>
            </w:tcBorders>
          </w:tcPr>
          <w:p w14:paraId="4A26031D" w14:textId="3AA7D117" w:rsidR="00293B81" w:rsidRPr="00BC2766" w:rsidRDefault="00E328EB" w:rsidP="006600AC">
            <w:pPr>
              <w:pStyle w:val="MDPI42tablebody"/>
            </w:pPr>
            <w:r>
              <w:t>22</w:t>
            </w:r>
          </w:p>
        </w:tc>
        <w:tc>
          <w:tcPr>
            <w:tcW w:w="541" w:type="pct"/>
            <w:tcBorders>
              <w:bottom w:val="single" w:sz="4" w:space="0" w:color="auto"/>
            </w:tcBorders>
          </w:tcPr>
          <w:p w14:paraId="2F523B4A" w14:textId="11AEE283" w:rsidR="00293B81" w:rsidRPr="00BC2766" w:rsidRDefault="0064743C" w:rsidP="006600AC">
            <w:pPr>
              <w:pStyle w:val="MDPI42tablebody"/>
            </w:pPr>
            <w:r>
              <w:t>704704</w:t>
            </w:r>
          </w:p>
        </w:tc>
        <w:tc>
          <w:tcPr>
            <w:tcW w:w="722" w:type="pct"/>
            <w:tcBorders>
              <w:bottom w:val="single" w:sz="4" w:space="0" w:color="auto"/>
            </w:tcBorders>
          </w:tcPr>
          <w:p w14:paraId="00B951DD" w14:textId="34CB24B5" w:rsidR="00293B81" w:rsidRPr="00BC2766" w:rsidRDefault="00293B81" w:rsidP="006600AC">
            <w:pPr>
              <w:pStyle w:val="MDPI42tablebody"/>
            </w:pPr>
            <w:r w:rsidRPr="00BC2766">
              <w:t>Point</w:t>
            </w:r>
          </w:p>
        </w:tc>
        <w:tc>
          <w:tcPr>
            <w:tcW w:w="2096" w:type="pct"/>
            <w:tcBorders>
              <w:bottom w:val="single" w:sz="4" w:space="0" w:color="auto"/>
            </w:tcBorders>
          </w:tcPr>
          <w:p w14:paraId="608645CD" w14:textId="5B9C239D" w:rsidR="00293B81" w:rsidRPr="00BC2766" w:rsidRDefault="00293B81" w:rsidP="001229CA">
            <w:pPr>
              <w:pStyle w:val="MDPI42tablebody"/>
              <w:jc w:val="left"/>
            </w:pPr>
            <w:r w:rsidRPr="00BC2766">
              <w:t xml:space="preserve">Motor </w:t>
            </w:r>
            <w:r w:rsidR="00BB05C8">
              <w:t>v</w:t>
            </w:r>
            <w:r w:rsidRPr="00BC2766">
              <w:t xml:space="preserve">ehicle </w:t>
            </w:r>
            <w:r w:rsidR="00BB05C8">
              <w:t>c</w:t>
            </w:r>
            <w:r w:rsidRPr="00BC2766">
              <w:t>ollision occurrences by their occurrence date and related offences</w:t>
            </w:r>
            <w:r w:rsidR="00E02ED7">
              <w:t xml:space="preserve"> from 201</w:t>
            </w:r>
            <w:r w:rsidR="00721729">
              <w:t>4</w:t>
            </w:r>
            <w:r w:rsidR="00E02ED7">
              <w:t xml:space="preserve"> to 202</w:t>
            </w:r>
            <w:r w:rsidR="00721729">
              <w:t>4</w:t>
            </w:r>
          </w:p>
        </w:tc>
        <w:tc>
          <w:tcPr>
            <w:tcW w:w="15" w:type="pct"/>
            <w:tcBorders>
              <w:bottom w:val="single" w:sz="4" w:space="0" w:color="auto"/>
            </w:tcBorders>
          </w:tcPr>
          <w:p w14:paraId="1A30C45C" w14:textId="661F8F76" w:rsidR="00293B81" w:rsidRPr="00F220D4" w:rsidRDefault="00293B81" w:rsidP="00BC2766">
            <w:pPr>
              <w:pStyle w:val="MDPI42tablebody"/>
              <w:spacing w:line="240" w:lineRule="auto"/>
              <w:jc w:val="left"/>
            </w:pPr>
          </w:p>
        </w:tc>
      </w:tr>
      <w:tr w:rsidR="00293B81" w:rsidRPr="00F30E14" w14:paraId="7255B7D3" w14:textId="77777777" w:rsidTr="008E3FBB">
        <w:trPr>
          <w:jc w:val="right"/>
        </w:trPr>
        <w:tc>
          <w:tcPr>
            <w:tcW w:w="1082" w:type="pct"/>
            <w:tcBorders>
              <w:bottom w:val="single" w:sz="4" w:space="0" w:color="auto"/>
            </w:tcBorders>
          </w:tcPr>
          <w:p w14:paraId="0820DAAA" w14:textId="1A703CBC" w:rsidR="00293B81" w:rsidRPr="00BC2766" w:rsidRDefault="00293B81" w:rsidP="006600AC">
            <w:pPr>
              <w:pStyle w:val="MDPI42tablebody"/>
            </w:pPr>
            <w:r>
              <w:t>Traffic Volumes</w:t>
            </w:r>
            <w:r w:rsidR="00D76427">
              <w:t xml:space="preserve"> </w:t>
            </w:r>
            <w:r w:rsidR="00D76427">
              <w:fldChar w:fldCharType="begin"/>
            </w:r>
            <w:r w:rsidR="007837A4">
              <w:instrText xml:space="preserve"> ADDIN ZOTERO_ITEM CSL_CITATION {"citationID":"DD2umN6m","properties":{"formattedCitation":"[76]","plainCitation":"[76]","noteIndex":0},"citationItems":[{"id":2242,"uris":["http://zotero.org/users/6749620/items/8PKCWD9K"],"itemData":{"id":2242,"type":"webpage","container-title":"City of Toronto Open Data Portal","language":"en","title":"Traffic Volumes at Intersections for All Modes (2010 to 2019)","URL":"https://open.toronto.ca/dataset/traffic-volumes-at-intersections-for-all-modes/","author":[{"literal":"City of Toronto"}],"accessed":{"date-parts":[["2024",12,30]]},"issued":{"date-parts":[["2023"]]}}}],"schema":"https://github.com/citation-style-language/schema/raw/master/csl-citation.json"} </w:instrText>
            </w:r>
            <w:r w:rsidR="00D76427">
              <w:fldChar w:fldCharType="separate"/>
            </w:r>
            <w:r w:rsidR="007837A4" w:rsidRPr="007837A4">
              <w:t>[76]</w:t>
            </w:r>
            <w:r w:rsidR="00D76427">
              <w:fldChar w:fldCharType="end"/>
            </w:r>
          </w:p>
        </w:tc>
        <w:tc>
          <w:tcPr>
            <w:tcW w:w="543" w:type="pct"/>
            <w:tcBorders>
              <w:bottom w:val="single" w:sz="4" w:space="0" w:color="auto"/>
            </w:tcBorders>
          </w:tcPr>
          <w:p w14:paraId="6F71697F" w14:textId="5423481F" w:rsidR="00293B81" w:rsidRPr="00BC2766" w:rsidRDefault="00E328EB" w:rsidP="006600AC">
            <w:pPr>
              <w:pStyle w:val="MDPI42tablebody"/>
            </w:pPr>
            <w:r>
              <w:t>60</w:t>
            </w:r>
          </w:p>
        </w:tc>
        <w:tc>
          <w:tcPr>
            <w:tcW w:w="541" w:type="pct"/>
            <w:tcBorders>
              <w:bottom w:val="single" w:sz="4" w:space="0" w:color="auto"/>
            </w:tcBorders>
          </w:tcPr>
          <w:p w14:paraId="6CE920C0" w14:textId="1826FD1B" w:rsidR="00293B81" w:rsidRPr="00BC2766" w:rsidRDefault="0064743C" w:rsidP="006600AC">
            <w:pPr>
              <w:pStyle w:val="MDPI42tablebody"/>
            </w:pPr>
            <w:r>
              <w:t>224987</w:t>
            </w:r>
          </w:p>
        </w:tc>
        <w:tc>
          <w:tcPr>
            <w:tcW w:w="722" w:type="pct"/>
            <w:tcBorders>
              <w:bottom w:val="single" w:sz="4" w:space="0" w:color="auto"/>
            </w:tcBorders>
          </w:tcPr>
          <w:p w14:paraId="469A4A14" w14:textId="0C603252" w:rsidR="00293B81" w:rsidRPr="00BC2766" w:rsidRDefault="00293B81" w:rsidP="006600AC">
            <w:pPr>
              <w:pStyle w:val="MDPI42tablebody"/>
            </w:pPr>
            <w:r w:rsidRPr="00BC2766">
              <w:t>Point</w:t>
            </w:r>
          </w:p>
        </w:tc>
        <w:tc>
          <w:tcPr>
            <w:tcW w:w="2096" w:type="pct"/>
            <w:tcBorders>
              <w:bottom w:val="single" w:sz="4" w:space="0" w:color="auto"/>
            </w:tcBorders>
          </w:tcPr>
          <w:p w14:paraId="2818C380" w14:textId="2D8B3117" w:rsidR="00293B81" w:rsidRPr="00BC2766" w:rsidRDefault="00293B81" w:rsidP="001229CA">
            <w:pPr>
              <w:pStyle w:val="MDPI42tablebody"/>
              <w:jc w:val="left"/>
            </w:pPr>
            <w:r w:rsidRPr="00BC2766">
              <w:t>Traffic volume data across the city</w:t>
            </w:r>
            <w:r w:rsidR="00D674D4">
              <w:t xml:space="preserve"> from 2010 to 2019</w:t>
            </w:r>
          </w:p>
        </w:tc>
        <w:tc>
          <w:tcPr>
            <w:tcW w:w="15" w:type="pct"/>
            <w:tcBorders>
              <w:bottom w:val="single" w:sz="4" w:space="0" w:color="auto"/>
            </w:tcBorders>
          </w:tcPr>
          <w:p w14:paraId="5910BDFF" w14:textId="2B3F5B14" w:rsidR="00293B81" w:rsidRPr="00F220D4" w:rsidRDefault="00293B81" w:rsidP="00BC2766">
            <w:pPr>
              <w:pStyle w:val="MDPI42tablebody"/>
              <w:spacing w:line="240" w:lineRule="auto"/>
              <w:jc w:val="left"/>
            </w:pPr>
          </w:p>
        </w:tc>
      </w:tr>
      <w:tr w:rsidR="00293B81" w:rsidRPr="00F30E14" w14:paraId="1DEE78FC" w14:textId="77777777" w:rsidTr="008E3FBB">
        <w:trPr>
          <w:jc w:val="right"/>
        </w:trPr>
        <w:tc>
          <w:tcPr>
            <w:tcW w:w="1082" w:type="pct"/>
            <w:tcBorders>
              <w:bottom w:val="single" w:sz="4" w:space="0" w:color="auto"/>
            </w:tcBorders>
          </w:tcPr>
          <w:p w14:paraId="4F028FFA" w14:textId="77777777" w:rsidR="00293B81" w:rsidRDefault="00293B81" w:rsidP="006600AC">
            <w:pPr>
              <w:pStyle w:val="MDPI42tablebody"/>
            </w:pPr>
            <w:r>
              <w:t>Automated Speed Enforcement</w:t>
            </w:r>
          </w:p>
          <w:p w14:paraId="3134BAAD" w14:textId="0C5E64D6" w:rsidR="00293B81" w:rsidRPr="00BC2766" w:rsidRDefault="00293B81" w:rsidP="006600AC">
            <w:pPr>
              <w:pStyle w:val="MDPI42tablebody"/>
            </w:pPr>
            <w:r>
              <w:t>Cameras</w:t>
            </w:r>
            <w:r w:rsidR="004C0FF8">
              <w:t xml:space="preserve"> </w:t>
            </w:r>
            <w:r w:rsidR="004C0FF8">
              <w:fldChar w:fldCharType="begin"/>
            </w:r>
            <w:r w:rsidR="007837A4">
              <w:instrText xml:space="preserve"> ADDIN ZOTERO_ITEM CSL_CITATION {"citationID":"yrB504z2","properties":{"formattedCitation":"[77]","plainCitation":"[77]","noteIndex":0},"citationItems":[{"id":2243,"uris":["http://zotero.org/users/6749620/items/A4K9J7AQ"],"itemData":{"id":2243,"type":"webpage","container-title":"City of Toronto Open Data Portal","language":"en","title":"Automated Speed Enforcement Locations","URL":"https://open.toronto.ca/dataset/automated-speed-enforcement-locations/","author":[{"literal":"City of Toronto"}],"accessed":{"date-parts":[["2024",12,30]]},"issued":{"date-parts":[["2023"]]}}}],"schema":"https://github.com/citation-style-language/schema/raw/master/csl-citation.json"} </w:instrText>
            </w:r>
            <w:r w:rsidR="004C0FF8">
              <w:fldChar w:fldCharType="separate"/>
            </w:r>
            <w:r w:rsidR="007837A4" w:rsidRPr="007837A4">
              <w:t>[77]</w:t>
            </w:r>
            <w:r w:rsidR="004C0FF8">
              <w:fldChar w:fldCharType="end"/>
            </w:r>
          </w:p>
        </w:tc>
        <w:tc>
          <w:tcPr>
            <w:tcW w:w="543" w:type="pct"/>
            <w:tcBorders>
              <w:bottom w:val="single" w:sz="4" w:space="0" w:color="auto"/>
            </w:tcBorders>
          </w:tcPr>
          <w:p w14:paraId="4EEA4FD8" w14:textId="5946D4B8" w:rsidR="00293B81" w:rsidRPr="00BC2766" w:rsidRDefault="00E328EB" w:rsidP="006600AC">
            <w:pPr>
              <w:pStyle w:val="MDPI42tablebody"/>
            </w:pPr>
            <w:r>
              <w:t>7</w:t>
            </w:r>
          </w:p>
        </w:tc>
        <w:tc>
          <w:tcPr>
            <w:tcW w:w="541" w:type="pct"/>
            <w:tcBorders>
              <w:bottom w:val="single" w:sz="4" w:space="0" w:color="auto"/>
            </w:tcBorders>
          </w:tcPr>
          <w:p w14:paraId="0E05F8E0" w14:textId="2C6C43A0" w:rsidR="00293B81" w:rsidRPr="00BC2766" w:rsidRDefault="00293B81" w:rsidP="006600AC">
            <w:pPr>
              <w:pStyle w:val="MDPI42tablebody"/>
            </w:pPr>
            <w:r w:rsidRPr="00BC2766">
              <w:t>1</w:t>
            </w:r>
            <w:r w:rsidR="00AA09F7">
              <w:t>43</w:t>
            </w:r>
          </w:p>
        </w:tc>
        <w:tc>
          <w:tcPr>
            <w:tcW w:w="722" w:type="pct"/>
            <w:tcBorders>
              <w:bottom w:val="single" w:sz="4" w:space="0" w:color="auto"/>
            </w:tcBorders>
          </w:tcPr>
          <w:p w14:paraId="16294FF7" w14:textId="3B6C05FF" w:rsidR="00293B81" w:rsidRPr="00BC2766" w:rsidRDefault="00293B81" w:rsidP="006600AC">
            <w:pPr>
              <w:pStyle w:val="MDPI42tablebody"/>
            </w:pPr>
            <w:r w:rsidRPr="00BC2766">
              <w:t>Point</w:t>
            </w:r>
          </w:p>
        </w:tc>
        <w:tc>
          <w:tcPr>
            <w:tcW w:w="2096" w:type="pct"/>
            <w:tcBorders>
              <w:bottom w:val="single" w:sz="4" w:space="0" w:color="auto"/>
            </w:tcBorders>
          </w:tcPr>
          <w:p w14:paraId="49ED7F1C" w14:textId="5252E399" w:rsidR="00293B81" w:rsidRPr="00BC2766" w:rsidRDefault="00293B81" w:rsidP="001229CA">
            <w:pPr>
              <w:pStyle w:val="MDPI42tablebody"/>
              <w:jc w:val="left"/>
            </w:pPr>
            <w:r w:rsidRPr="00BC2766">
              <w:t xml:space="preserve">Active and planned locations of </w:t>
            </w:r>
            <w:r w:rsidR="00BB05C8">
              <w:t>a</w:t>
            </w:r>
            <w:r w:rsidRPr="00BC2766">
              <w:t xml:space="preserve">utomated </w:t>
            </w:r>
            <w:r w:rsidR="00BB05C8">
              <w:t>s</w:t>
            </w:r>
            <w:r w:rsidRPr="00BC2766">
              <w:t xml:space="preserve">peed </w:t>
            </w:r>
            <w:r w:rsidR="00BB05C8">
              <w:t>e</w:t>
            </w:r>
            <w:r w:rsidRPr="00BC2766">
              <w:t>nforcement systems that capture images of excessively speeding vehicles, by latitude and longitude</w:t>
            </w:r>
          </w:p>
        </w:tc>
        <w:tc>
          <w:tcPr>
            <w:tcW w:w="15" w:type="pct"/>
            <w:tcBorders>
              <w:bottom w:val="single" w:sz="4" w:space="0" w:color="auto"/>
            </w:tcBorders>
          </w:tcPr>
          <w:p w14:paraId="373240D8" w14:textId="68E511C4" w:rsidR="00293B81" w:rsidRPr="00F220D4" w:rsidRDefault="00293B81" w:rsidP="00BC2766">
            <w:pPr>
              <w:pStyle w:val="MDPI42tablebody"/>
              <w:spacing w:line="240" w:lineRule="auto"/>
              <w:jc w:val="left"/>
            </w:pPr>
          </w:p>
        </w:tc>
      </w:tr>
      <w:tr w:rsidR="00293B81" w:rsidRPr="00F30E14" w14:paraId="3CF1622F" w14:textId="77777777" w:rsidTr="008E3FBB">
        <w:trPr>
          <w:jc w:val="right"/>
        </w:trPr>
        <w:tc>
          <w:tcPr>
            <w:tcW w:w="1082" w:type="pct"/>
            <w:tcBorders>
              <w:bottom w:val="single" w:sz="4" w:space="0" w:color="auto"/>
            </w:tcBorders>
          </w:tcPr>
          <w:p w14:paraId="34CEF319" w14:textId="77777777" w:rsidR="00293B81" w:rsidRDefault="00293B81" w:rsidP="006600AC">
            <w:pPr>
              <w:pStyle w:val="MDPI42tablebody"/>
            </w:pPr>
          </w:p>
          <w:p w14:paraId="549E33FD" w14:textId="151CDCB2" w:rsidR="00293B81" w:rsidRPr="00BC2766" w:rsidRDefault="00293B81" w:rsidP="006600AC">
            <w:pPr>
              <w:pStyle w:val="MDPI42tablebody"/>
            </w:pPr>
            <w:r>
              <w:t>Watch Your Speed Devices</w:t>
            </w:r>
            <w:r w:rsidR="009B0BF1">
              <w:t xml:space="preserve"> </w:t>
            </w:r>
            <w:r w:rsidR="009B0BF1">
              <w:fldChar w:fldCharType="begin"/>
            </w:r>
            <w:r w:rsidR="007837A4">
              <w:instrText xml:space="preserve"> ADDIN ZOTERO_ITEM CSL_CITATION {"citationID":"hfd7UzLX","properties":{"formattedCitation":"[78]","plainCitation":"[78]","noteIndex":0},"citationItems":[{"id":2244,"uris":["http://zotero.org/users/6749620/items/EUUJY2S9"],"itemData":{"id":2244,"type":"webpage","container-title":"City of Toronto Open Data Portal","language":"en","title":"School Safety Zone Watch Your Speed Program – Locations","URL":"https://open.toronto.ca/dataset/school-safety-zone-watch-your-speed-program-locations/","author":[{"literal":"City of Toronto"}],"accessed":{"date-parts":[["2024",12,30]]},"issued":{"date-parts":[["2023"]]}}}],"schema":"https://github.com/citation-style-language/schema/raw/master/csl-citation.json"} </w:instrText>
            </w:r>
            <w:r w:rsidR="009B0BF1">
              <w:fldChar w:fldCharType="separate"/>
            </w:r>
            <w:r w:rsidR="007837A4" w:rsidRPr="007837A4">
              <w:t>[78]</w:t>
            </w:r>
            <w:r w:rsidR="009B0BF1">
              <w:fldChar w:fldCharType="end"/>
            </w:r>
          </w:p>
        </w:tc>
        <w:tc>
          <w:tcPr>
            <w:tcW w:w="543" w:type="pct"/>
            <w:tcBorders>
              <w:bottom w:val="single" w:sz="4" w:space="0" w:color="auto"/>
            </w:tcBorders>
          </w:tcPr>
          <w:p w14:paraId="543D6007" w14:textId="62F72C5F" w:rsidR="00293B81" w:rsidRPr="00BC2766" w:rsidRDefault="00293B81" w:rsidP="006600AC">
            <w:pPr>
              <w:pStyle w:val="MDPI42tablebody"/>
            </w:pPr>
            <w:r w:rsidRPr="00BC2766">
              <w:t>14</w:t>
            </w:r>
          </w:p>
        </w:tc>
        <w:tc>
          <w:tcPr>
            <w:tcW w:w="541" w:type="pct"/>
            <w:tcBorders>
              <w:bottom w:val="single" w:sz="4" w:space="0" w:color="auto"/>
            </w:tcBorders>
          </w:tcPr>
          <w:p w14:paraId="5199D4B1" w14:textId="581CBA77" w:rsidR="00293B81" w:rsidRPr="00BC2766" w:rsidRDefault="00931A28" w:rsidP="006600AC">
            <w:pPr>
              <w:pStyle w:val="MDPI42tablebody"/>
            </w:pPr>
            <w:r>
              <w:t>1136</w:t>
            </w:r>
          </w:p>
        </w:tc>
        <w:tc>
          <w:tcPr>
            <w:tcW w:w="722" w:type="pct"/>
            <w:tcBorders>
              <w:bottom w:val="single" w:sz="4" w:space="0" w:color="auto"/>
            </w:tcBorders>
          </w:tcPr>
          <w:p w14:paraId="15817693" w14:textId="7F9457E7" w:rsidR="00293B81" w:rsidRPr="00BC2766" w:rsidRDefault="00293B81" w:rsidP="006600AC">
            <w:pPr>
              <w:pStyle w:val="MDPI42tablebody"/>
            </w:pPr>
            <w:r w:rsidRPr="00BC2766">
              <w:t>Point</w:t>
            </w:r>
          </w:p>
        </w:tc>
        <w:tc>
          <w:tcPr>
            <w:tcW w:w="2096" w:type="pct"/>
            <w:tcBorders>
              <w:bottom w:val="single" w:sz="4" w:space="0" w:color="auto"/>
            </w:tcBorders>
          </w:tcPr>
          <w:p w14:paraId="22AEAAF0" w14:textId="2F3B4EE7" w:rsidR="00293B81" w:rsidRPr="00BC2766" w:rsidRDefault="00293B81" w:rsidP="001229CA">
            <w:pPr>
              <w:pStyle w:val="MDPI42tablebody"/>
              <w:jc w:val="left"/>
            </w:pPr>
            <w:r w:rsidRPr="00BC2766">
              <w:t xml:space="preserve">Watch </w:t>
            </w:r>
            <w:r w:rsidR="00BB05C8">
              <w:t>y</w:t>
            </w:r>
            <w:r w:rsidRPr="00BC2766">
              <w:t xml:space="preserve">our </w:t>
            </w:r>
            <w:r w:rsidR="00BB05C8">
              <w:t>s</w:t>
            </w:r>
            <w:r w:rsidRPr="00BC2766">
              <w:t>peed program safety device locations with displays of oncoming vehicle speeds as reminders to drivers</w:t>
            </w:r>
          </w:p>
        </w:tc>
        <w:tc>
          <w:tcPr>
            <w:tcW w:w="15" w:type="pct"/>
            <w:tcBorders>
              <w:bottom w:val="single" w:sz="4" w:space="0" w:color="auto"/>
            </w:tcBorders>
          </w:tcPr>
          <w:p w14:paraId="21E0823F" w14:textId="675F18DD" w:rsidR="00293B81" w:rsidRPr="00F220D4" w:rsidRDefault="00293B81" w:rsidP="00BC2766">
            <w:pPr>
              <w:pStyle w:val="MDPI42tablebody"/>
              <w:spacing w:line="240" w:lineRule="auto"/>
              <w:jc w:val="left"/>
            </w:pPr>
          </w:p>
        </w:tc>
      </w:tr>
      <w:tr w:rsidR="00293B81" w:rsidRPr="00F30E14" w14:paraId="5BEE7AD8" w14:textId="77777777" w:rsidTr="008E3FBB">
        <w:trPr>
          <w:jc w:val="right"/>
        </w:trPr>
        <w:tc>
          <w:tcPr>
            <w:tcW w:w="1082" w:type="pct"/>
            <w:tcBorders>
              <w:bottom w:val="single" w:sz="4" w:space="0" w:color="auto"/>
            </w:tcBorders>
          </w:tcPr>
          <w:p w14:paraId="4A1B0C1E" w14:textId="5D02EE2C" w:rsidR="00293B81" w:rsidRDefault="00293B81" w:rsidP="006600AC">
            <w:pPr>
              <w:pStyle w:val="MDPI42tablebody"/>
            </w:pPr>
            <w:r>
              <w:t>Red Light</w:t>
            </w:r>
          </w:p>
          <w:p w14:paraId="19003471" w14:textId="5F369F3D" w:rsidR="00293B81" w:rsidRPr="00BC2766" w:rsidRDefault="00293B81" w:rsidP="006600AC">
            <w:pPr>
              <w:pStyle w:val="MDPI42tablebody"/>
            </w:pPr>
            <w:r>
              <w:t>Cameras</w:t>
            </w:r>
            <w:r w:rsidR="00615ACE">
              <w:t xml:space="preserve"> </w:t>
            </w:r>
            <w:r w:rsidR="00615ACE">
              <w:fldChar w:fldCharType="begin"/>
            </w:r>
            <w:r w:rsidR="007837A4">
              <w:instrText xml:space="preserve"> ADDIN ZOTERO_ITEM CSL_CITATION {"citationID":"q7Lat5Wk","properties":{"formattedCitation":"[79]","plainCitation":"[79]","noteIndex":0},"citationItems":[{"id":2245,"uris":["http://zotero.org/users/6749620/items/E9GJETRN"],"itemData":{"id":2245,"type":"webpage","container-title":"City of Toronto Open Data Portal","language":"en","title":"Red Light Cameras","URL":"https://open.toronto.ca/dataset/red-light-cameras/","author":[{"literal":"City of Toronto"}],"accessed":{"date-parts":[["2024",12,30]]},"issued":{"date-parts":[["2023"]]}}}],"schema":"https://github.com/citation-style-language/schema/raw/master/csl-citation.json"} </w:instrText>
            </w:r>
            <w:r w:rsidR="00615ACE">
              <w:fldChar w:fldCharType="separate"/>
            </w:r>
            <w:r w:rsidR="007837A4" w:rsidRPr="007837A4">
              <w:t>[79]</w:t>
            </w:r>
            <w:r w:rsidR="00615ACE">
              <w:fldChar w:fldCharType="end"/>
            </w:r>
          </w:p>
        </w:tc>
        <w:tc>
          <w:tcPr>
            <w:tcW w:w="543" w:type="pct"/>
            <w:tcBorders>
              <w:bottom w:val="single" w:sz="4" w:space="0" w:color="auto"/>
            </w:tcBorders>
          </w:tcPr>
          <w:p w14:paraId="37E88E8B" w14:textId="2EBB53FC" w:rsidR="00293B81" w:rsidRPr="00BC2766" w:rsidRDefault="00E328EB" w:rsidP="006600AC">
            <w:pPr>
              <w:pStyle w:val="MDPI42tablebody"/>
            </w:pPr>
            <w:r>
              <w:t>28</w:t>
            </w:r>
          </w:p>
        </w:tc>
        <w:tc>
          <w:tcPr>
            <w:tcW w:w="541" w:type="pct"/>
            <w:tcBorders>
              <w:bottom w:val="single" w:sz="4" w:space="0" w:color="auto"/>
            </w:tcBorders>
          </w:tcPr>
          <w:p w14:paraId="6FB14CE0" w14:textId="13BADC1E" w:rsidR="00293B81" w:rsidRPr="00BC2766" w:rsidRDefault="00293B81" w:rsidP="006600AC">
            <w:pPr>
              <w:pStyle w:val="MDPI42tablebody"/>
            </w:pPr>
            <w:r w:rsidRPr="00BC2766">
              <w:t>2</w:t>
            </w:r>
            <w:r w:rsidR="000231B4">
              <w:t>96</w:t>
            </w:r>
          </w:p>
        </w:tc>
        <w:tc>
          <w:tcPr>
            <w:tcW w:w="722" w:type="pct"/>
            <w:tcBorders>
              <w:bottom w:val="single" w:sz="4" w:space="0" w:color="auto"/>
            </w:tcBorders>
          </w:tcPr>
          <w:p w14:paraId="7FDF1A2B" w14:textId="28DCC3B2" w:rsidR="00293B81" w:rsidRPr="00BC2766" w:rsidRDefault="00293B81" w:rsidP="006600AC">
            <w:pPr>
              <w:pStyle w:val="MDPI42tablebody"/>
            </w:pPr>
            <w:r w:rsidRPr="00BC2766">
              <w:t>Point</w:t>
            </w:r>
          </w:p>
        </w:tc>
        <w:tc>
          <w:tcPr>
            <w:tcW w:w="2096" w:type="pct"/>
            <w:tcBorders>
              <w:bottom w:val="single" w:sz="4" w:space="0" w:color="auto"/>
            </w:tcBorders>
          </w:tcPr>
          <w:p w14:paraId="2CFBD9EF" w14:textId="7CE6B8C9" w:rsidR="00293B81" w:rsidRPr="00BC2766" w:rsidRDefault="00293B81" w:rsidP="001229CA">
            <w:pPr>
              <w:pStyle w:val="MDPI42tablebody"/>
              <w:jc w:val="left"/>
            </w:pPr>
            <w:r w:rsidRPr="00BC2766">
              <w:t xml:space="preserve">Red </w:t>
            </w:r>
            <w:r w:rsidR="00BB05C8">
              <w:t>l</w:t>
            </w:r>
            <w:r w:rsidRPr="00BC2766">
              <w:t xml:space="preserve">ight </w:t>
            </w:r>
            <w:r w:rsidR="00BB05C8">
              <w:t>c</w:t>
            </w:r>
            <w:r w:rsidRPr="00BC2766">
              <w:t>amera device locations, where each device photographs vehicles that run red lights</w:t>
            </w:r>
          </w:p>
        </w:tc>
        <w:tc>
          <w:tcPr>
            <w:tcW w:w="15" w:type="pct"/>
            <w:tcBorders>
              <w:bottom w:val="single" w:sz="4" w:space="0" w:color="auto"/>
            </w:tcBorders>
          </w:tcPr>
          <w:p w14:paraId="54E47878" w14:textId="15FED5E4" w:rsidR="00293B81" w:rsidRPr="00F220D4" w:rsidRDefault="00293B81" w:rsidP="00BC2766">
            <w:pPr>
              <w:pStyle w:val="MDPI42tablebody"/>
              <w:spacing w:line="240" w:lineRule="auto"/>
              <w:jc w:val="left"/>
            </w:pPr>
          </w:p>
        </w:tc>
      </w:tr>
      <w:tr w:rsidR="00293B81" w:rsidRPr="00F30E14" w14:paraId="712536C4" w14:textId="77777777" w:rsidTr="008E3FBB">
        <w:trPr>
          <w:jc w:val="right"/>
        </w:trPr>
        <w:tc>
          <w:tcPr>
            <w:tcW w:w="1082" w:type="pct"/>
            <w:tcBorders>
              <w:bottom w:val="single" w:sz="4" w:space="0" w:color="auto"/>
            </w:tcBorders>
          </w:tcPr>
          <w:p w14:paraId="373F6479" w14:textId="486D3C01" w:rsidR="00293B81" w:rsidRPr="00BC2766" w:rsidRDefault="00293B81" w:rsidP="006600AC">
            <w:pPr>
              <w:pStyle w:val="MDPI42tablebody"/>
            </w:pPr>
            <w:r>
              <w:t>Police Facilities</w:t>
            </w:r>
            <w:r w:rsidR="00BB6DC0">
              <w:t xml:space="preserve"> </w:t>
            </w:r>
            <w:r w:rsidR="00BB6DC0">
              <w:fldChar w:fldCharType="begin"/>
            </w:r>
            <w:r w:rsidR="007837A4">
              <w:instrText xml:space="preserve"> ADDIN ZOTERO_ITEM CSL_CITATION {"citationID":"SFG5N6hz","properties":{"formattedCitation":"[80]","plainCitation":"[80]","noteIndex":0},"citationItems":[{"id":2246,"uris":["http://zotero.org/users/6749620/items/M5YQZHME"],"itemData":{"id":2246,"type":"webpage","container-title":"City of Toronto Open Data Portal","language":"en","title":"Police Facility Locations","URL":"https://open.toronto.ca/dataset/police-facility-locations/","author":[{"literal":"City of Toronto"}],"accessed":{"date-parts":[["2024",12,30]]},"issued":{"date-parts":[["2023"]]}}}],"schema":"https://github.com/citation-style-language/schema/raw/master/csl-citation.json"} </w:instrText>
            </w:r>
            <w:r w:rsidR="00BB6DC0">
              <w:fldChar w:fldCharType="separate"/>
            </w:r>
            <w:r w:rsidR="007837A4" w:rsidRPr="007837A4">
              <w:t>[80]</w:t>
            </w:r>
            <w:r w:rsidR="00BB6DC0">
              <w:fldChar w:fldCharType="end"/>
            </w:r>
          </w:p>
        </w:tc>
        <w:tc>
          <w:tcPr>
            <w:tcW w:w="543" w:type="pct"/>
            <w:tcBorders>
              <w:bottom w:val="single" w:sz="4" w:space="0" w:color="auto"/>
            </w:tcBorders>
          </w:tcPr>
          <w:p w14:paraId="15FE4310" w14:textId="4D4950CB" w:rsidR="00293B81" w:rsidRPr="00BC2766" w:rsidRDefault="00DA7039" w:rsidP="006600AC">
            <w:pPr>
              <w:pStyle w:val="MDPI42tablebody"/>
            </w:pPr>
            <w:r>
              <w:t>7</w:t>
            </w:r>
          </w:p>
        </w:tc>
        <w:tc>
          <w:tcPr>
            <w:tcW w:w="541" w:type="pct"/>
            <w:tcBorders>
              <w:bottom w:val="single" w:sz="4" w:space="0" w:color="auto"/>
            </w:tcBorders>
          </w:tcPr>
          <w:p w14:paraId="565F6CC4" w14:textId="0EFD74E9" w:rsidR="00293B81" w:rsidRPr="00BC2766" w:rsidRDefault="007C2546" w:rsidP="006600AC">
            <w:pPr>
              <w:pStyle w:val="MDPI42tablebody"/>
            </w:pPr>
            <w:r>
              <w:t>26</w:t>
            </w:r>
          </w:p>
        </w:tc>
        <w:tc>
          <w:tcPr>
            <w:tcW w:w="722" w:type="pct"/>
            <w:tcBorders>
              <w:bottom w:val="single" w:sz="4" w:space="0" w:color="auto"/>
            </w:tcBorders>
          </w:tcPr>
          <w:p w14:paraId="25DC7EA3" w14:textId="6B7BAFEA" w:rsidR="00293B81" w:rsidRPr="00BC2766" w:rsidRDefault="00293B81" w:rsidP="006600AC">
            <w:pPr>
              <w:pStyle w:val="MDPI42tablebody"/>
            </w:pPr>
            <w:r w:rsidRPr="00BC2766">
              <w:t>Point</w:t>
            </w:r>
          </w:p>
        </w:tc>
        <w:tc>
          <w:tcPr>
            <w:tcW w:w="2096" w:type="pct"/>
            <w:tcBorders>
              <w:bottom w:val="single" w:sz="4" w:space="0" w:color="auto"/>
            </w:tcBorders>
          </w:tcPr>
          <w:p w14:paraId="16F2E81E" w14:textId="0318906F" w:rsidR="00293B81" w:rsidRPr="00BC2766" w:rsidRDefault="00293B81" w:rsidP="001229CA">
            <w:pPr>
              <w:pStyle w:val="MDPI42tablebody"/>
              <w:jc w:val="left"/>
            </w:pPr>
            <w:r w:rsidRPr="00BC2766">
              <w:t>Police facility locations</w:t>
            </w:r>
          </w:p>
        </w:tc>
        <w:tc>
          <w:tcPr>
            <w:tcW w:w="15" w:type="pct"/>
            <w:tcBorders>
              <w:bottom w:val="single" w:sz="4" w:space="0" w:color="auto"/>
            </w:tcBorders>
          </w:tcPr>
          <w:p w14:paraId="7FBF8383" w14:textId="468B60ED" w:rsidR="00293B81" w:rsidRPr="00F220D4" w:rsidRDefault="00293B81" w:rsidP="00BC2766">
            <w:pPr>
              <w:pStyle w:val="MDPI42tablebody"/>
              <w:spacing w:line="240" w:lineRule="auto"/>
              <w:jc w:val="left"/>
            </w:pPr>
          </w:p>
        </w:tc>
      </w:tr>
      <w:tr w:rsidR="00293B81" w:rsidRPr="00F30E14" w14:paraId="0ED142EB" w14:textId="77777777" w:rsidTr="008E3FBB">
        <w:trPr>
          <w:jc w:val="right"/>
        </w:trPr>
        <w:tc>
          <w:tcPr>
            <w:tcW w:w="1082" w:type="pct"/>
            <w:tcBorders>
              <w:bottom w:val="single" w:sz="4" w:space="0" w:color="auto"/>
            </w:tcBorders>
          </w:tcPr>
          <w:p w14:paraId="16A902CF" w14:textId="77777777" w:rsidR="00293B81" w:rsidRDefault="00293B81" w:rsidP="006600AC">
            <w:pPr>
              <w:pStyle w:val="MDPI42tablebody"/>
            </w:pPr>
            <w:r>
              <w:t>Ambulance</w:t>
            </w:r>
          </w:p>
          <w:p w14:paraId="5CAFCD99" w14:textId="690BA894" w:rsidR="00293B81" w:rsidRPr="00BC2766" w:rsidRDefault="00293B81" w:rsidP="006600AC">
            <w:pPr>
              <w:pStyle w:val="MDPI42tablebody"/>
            </w:pPr>
            <w:r>
              <w:t>Stations</w:t>
            </w:r>
            <w:r w:rsidR="00B75506">
              <w:t xml:space="preserve"> </w:t>
            </w:r>
            <w:r w:rsidR="00B75506">
              <w:fldChar w:fldCharType="begin"/>
            </w:r>
            <w:r w:rsidR="007837A4">
              <w:instrText xml:space="preserve"> ADDIN ZOTERO_ITEM CSL_CITATION {"citationID":"IOTt1QZV","properties":{"formattedCitation":"[81]","plainCitation":"[81]","noteIndex":0},"citationItems":[{"id":2247,"uris":["http://zotero.org/users/6749620/items/CEETX8F6"],"itemData":{"id":2247,"type":"webpage","container-title":"City of Toronto Open Data Portal","language":"en","title":"Ambulance Station Locations","URL":"https://open.toronto.ca/dataset/ambulance-station-locations/","author":[{"literal":"City of Toronto"}],"accessed":{"date-parts":[["2024",12,30]]},"issued":{"date-parts":[["2023"]]}}}],"schema":"https://github.com/citation-style-language/schema/raw/master/csl-citation.json"} </w:instrText>
            </w:r>
            <w:r w:rsidR="00B75506">
              <w:fldChar w:fldCharType="separate"/>
            </w:r>
            <w:r w:rsidR="007837A4" w:rsidRPr="007837A4">
              <w:t>[81]</w:t>
            </w:r>
            <w:r w:rsidR="00B75506">
              <w:fldChar w:fldCharType="end"/>
            </w:r>
          </w:p>
        </w:tc>
        <w:tc>
          <w:tcPr>
            <w:tcW w:w="543" w:type="pct"/>
            <w:tcBorders>
              <w:bottom w:val="single" w:sz="4" w:space="0" w:color="auto"/>
            </w:tcBorders>
          </w:tcPr>
          <w:p w14:paraId="5F6F47B0" w14:textId="0F164BFA" w:rsidR="00293B81" w:rsidRPr="00BC2766" w:rsidRDefault="007D5942" w:rsidP="006600AC">
            <w:pPr>
              <w:pStyle w:val="MDPI42tablebody"/>
            </w:pPr>
            <w:r>
              <w:t>26</w:t>
            </w:r>
          </w:p>
        </w:tc>
        <w:tc>
          <w:tcPr>
            <w:tcW w:w="541" w:type="pct"/>
            <w:tcBorders>
              <w:bottom w:val="single" w:sz="4" w:space="0" w:color="auto"/>
            </w:tcBorders>
          </w:tcPr>
          <w:p w14:paraId="4B1E145C" w14:textId="5E32FE8F" w:rsidR="00293B81" w:rsidRPr="00BC2766" w:rsidRDefault="00293B81" w:rsidP="006600AC">
            <w:pPr>
              <w:pStyle w:val="MDPI42tablebody"/>
            </w:pPr>
            <w:r w:rsidRPr="00BC2766">
              <w:t>46</w:t>
            </w:r>
          </w:p>
        </w:tc>
        <w:tc>
          <w:tcPr>
            <w:tcW w:w="722" w:type="pct"/>
            <w:tcBorders>
              <w:bottom w:val="single" w:sz="4" w:space="0" w:color="auto"/>
            </w:tcBorders>
          </w:tcPr>
          <w:p w14:paraId="5BFFFD10" w14:textId="655CA5EA" w:rsidR="00293B81" w:rsidRPr="00BC2766" w:rsidRDefault="00293B81" w:rsidP="006600AC">
            <w:pPr>
              <w:pStyle w:val="MDPI42tablebody"/>
            </w:pPr>
            <w:r w:rsidRPr="00BC2766">
              <w:t>Point</w:t>
            </w:r>
          </w:p>
        </w:tc>
        <w:tc>
          <w:tcPr>
            <w:tcW w:w="2096" w:type="pct"/>
            <w:tcBorders>
              <w:bottom w:val="single" w:sz="4" w:space="0" w:color="auto"/>
            </w:tcBorders>
          </w:tcPr>
          <w:p w14:paraId="069C4162" w14:textId="2E55E66A" w:rsidR="00293B81" w:rsidRPr="00BC2766" w:rsidRDefault="00293B81" w:rsidP="001229CA">
            <w:pPr>
              <w:pStyle w:val="MDPI42tablebody"/>
              <w:jc w:val="left"/>
            </w:pPr>
            <w:r w:rsidRPr="00BC2766">
              <w:t>Ambulance station locations</w:t>
            </w:r>
          </w:p>
        </w:tc>
        <w:tc>
          <w:tcPr>
            <w:tcW w:w="15" w:type="pct"/>
            <w:tcBorders>
              <w:bottom w:val="single" w:sz="4" w:space="0" w:color="auto"/>
            </w:tcBorders>
          </w:tcPr>
          <w:p w14:paraId="3384F5AA" w14:textId="12FBB092" w:rsidR="00293B81" w:rsidRPr="00F220D4" w:rsidRDefault="00293B81" w:rsidP="00BC2766">
            <w:pPr>
              <w:pStyle w:val="MDPI42tablebody"/>
              <w:spacing w:line="240" w:lineRule="auto"/>
              <w:jc w:val="left"/>
            </w:pPr>
          </w:p>
        </w:tc>
      </w:tr>
      <w:tr w:rsidR="00293B81" w:rsidRPr="00F30E14" w14:paraId="4BCA3093" w14:textId="77777777" w:rsidTr="008E3FBB">
        <w:trPr>
          <w:jc w:val="right"/>
        </w:trPr>
        <w:tc>
          <w:tcPr>
            <w:tcW w:w="1082" w:type="pct"/>
            <w:tcBorders>
              <w:bottom w:val="single" w:sz="4" w:space="0" w:color="auto"/>
            </w:tcBorders>
          </w:tcPr>
          <w:p w14:paraId="7C45FEC8" w14:textId="65BA8821" w:rsidR="00293B81" w:rsidRPr="00BC2766" w:rsidRDefault="00293B81" w:rsidP="006600AC">
            <w:pPr>
              <w:pStyle w:val="MDPI42tablebody"/>
            </w:pPr>
            <w:r>
              <w:t>Fire Hydrants</w:t>
            </w:r>
            <w:r w:rsidR="00B75506">
              <w:t xml:space="preserve"> </w:t>
            </w:r>
            <w:r w:rsidR="005A15CC">
              <w:fldChar w:fldCharType="begin"/>
            </w:r>
            <w:r w:rsidR="007837A4">
              <w:instrText xml:space="preserve"> ADDIN ZOTERO_ITEM CSL_CITATION {"citationID":"35T2AXWh","properties":{"formattedCitation":"[82]","plainCitation":"[82]","noteIndex":0},"citationItems":[{"id":2248,"uris":["http://zotero.org/users/6749620/items/IVV52WLC"],"itemData":{"id":2248,"type":"webpage","container-title":"City of Toronto Open Data Portal","language":"en","title":"Fire Hydrants","URL":"https://open.toronto.ca/dataset/fire-hydrants/","author":[{"literal":"City of Toronto"}],"accessed":{"date-parts":[["2024",12,30]]},"issued":{"date-parts":[["2023"]]}}}],"schema":"https://github.com/citation-style-language/schema/raw/master/csl-citation.json"} </w:instrText>
            </w:r>
            <w:r w:rsidR="005A15CC">
              <w:fldChar w:fldCharType="separate"/>
            </w:r>
            <w:r w:rsidR="007837A4" w:rsidRPr="007837A4">
              <w:t>[82]</w:t>
            </w:r>
            <w:r w:rsidR="005A15CC">
              <w:fldChar w:fldCharType="end"/>
            </w:r>
          </w:p>
        </w:tc>
        <w:tc>
          <w:tcPr>
            <w:tcW w:w="543" w:type="pct"/>
            <w:tcBorders>
              <w:bottom w:val="single" w:sz="4" w:space="0" w:color="auto"/>
            </w:tcBorders>
          </w:tcPr>
          <w:p w14:paraId="244C49A6" w14:textId="3E3128C3" w:rsidR="00293B81" w:rsidRPr="00BC2766" w:rsidRDefault="007D5942" w:rsidP="006600AC">
            <w:pPr>
              <w:pStyle w:val="MDPI42tablebody"/>
            </w:pPr>
            <w:r>
              <w:t>10</w:t>
            </w:r>
          </w:p>
        </w:tc>
        <w:tc>
          <w:tcPr>
            <w:tcW w:w="541" w:type="pct"/>
            <w:tcBorders>
              <w:bottom w:val="single" w:sz="4" w:space="0" w:color="auto"/>
            </w:tcBorders>
          </w:tcPr>
          <w:p w14:paraId="1DB23D0C" w14:textId="71CEE36E" w:rsidR="00293B81" w:rsidRPr="00BC2766" w:rsidRDefault="00293B81" w:rsidP="006600AC">
            <w:pPr>
              <w:pStyle w:val="MDPI42tablebody"/>
            </w:pPr>
            <w:r w:rsidRPr="00BC2766">
              <w:t>4</w:t>
            </w:r>
            <w:r w:rsidR="00485EAE">
              <w:t>2670</w:t>
            </w:r>
          </w:p>
        </w:tc>
        <w:tc>
          <w:tcPr>
            <w:tcW w:w="722" w:type="pct"/>
            <w:tcBorders>
              <w:bottom w:val="single" w:sz="4" w:space="0" w:color="auto"/>
            </w:tcBorders>
          </w:tcPr>
          <w:p w14:paraId="59DCC3BC" w14:textId="6617B8E2" w:rsidR="00293B81" w:rsidRPr="00BC2766" w:rsidRDefault="00293B81" w:rsidP="006600AC">
            <w:pPr>
              <w:pStyle w:val="MDPI42tablebody"/>
            </w:pPr>
            <w:r w:rsidRPr="00BC2766">
              <w:t>Point</w:t>
            </w:r>
          </w:p>
        </w:tc>
        <w:tc>
          <w:tcPr>
            <w:tcW w:w="2096" w:type="pct"/>
            <w:tcBorders>
              <w:bottom w:val="single" w:sz="4" w:space="0" w:color="auto"/>
            </w:tcBorders>
          </w:tcPr>
          <w:p w14:paraId="054DDCFD" w14:textId="371CB2B6" w:rsidR="00293B81" w:rsidRPr="00BC2766" w:rsidRDefault="00293B81" w:rsidP="001229CA">
            <w:pPr>
              <w:pStyle w:val="MDPI42tablebody"/>
              <w:jc w:val="left"/>
            </w:pPr>
            <w:r w:rsidRPr="00BC2766">
              <w:t>Fire hydrant locations</w:t>
            </w:r>
          </w:p>
        </w:tc>
        <w:tc>
          <w:tcPr>
            <w:tcW w:w="15" w:type="pct"/>
            <w:tcBorders>
              <w:bottom w:val="single" w:sz="4" w:space="0" w:color="auto"/>
            </w:tcBorders>
          </w:tcPr>
          <w:p w14:paraId="172399A6" w14:textId="20B71351" w:rsidR="00293B81" w:rsidRPr="00F220D4" w:rsidRDefault="00293B81" w:rsidP="00BC2766">
            <w:pPr>
              <w:pStyle w:val="MDPI42tablebody"/>
              <w:spacing w:line="240" w:lineRule="auto"/>
              <w:jc w:val="left"/>
            </w:pPr>
          </w:p>
        </w:tc>
      </w:tr>
      <w:tr w:rsidR="00293B81" w:rsidRPr="00F30E14" w14:paraId="101EA3B4" w14:textId="77777777" w:rsidTr="008E3FBB">
        <w:trPr>
          <w:jc w:val="right"/>
        </w:trPr>
        <w:tc>
          <w:tcPr>
            <w:tcW w:w="1082" w:type="pct"/>
            <w:tcBorders>
              <w:bottom w:val="single" w:sz="4" w:space="0" w:color="auto"/>
            </w:tcBorders>
          </w:tcPr>
          <w:p w14:paraId="2BFD357F" w14:textId="4849B781" w:rsidR="00293B81" w:rsidRPr="00BC2766" w:rsidRDefault="00293B81" w:rsidP="006600AC">
            <w:pPr>
              <w:pStyle w:val="MDPI42tablebody"/>
            </w:pPr>
            <w:r>
              <w:t>Fire Stations</w:t>
            </w:r>
            <w:r w:rsidR="005A15CC">
              <w:t xml:space="preserve"> </w:t>
            </w:r>
            <w:r w:rsidR="001F7366">
              <w:fldChar w:fldCharType="begin"/>
            </w:r>
            <w:r w:rsidR="007837A4">
              <w:instrText xml:space="preserve"> ADDIN ZOTERO_ITEM CSL_CITATION {"citationID":"ZHYW3e4z","properties":{"formattedCitation":"[83]","plainCitation":"[83]","noteIndex":0},"citationItems":[{"id":2249,"uris":["http://zotero.org/users/6749620/items/79X2AVE8"],"itemData":{"id":2249,"type":"webpage","container-title":"City of Toronto Open Data Portal","language":"en","title":"Fire Facility Locations","URL":"https://open.toronto.ca/dataset/fire-station-locations/","author":[{"literal":"City of Toronto"}],"accessed":{"date-parts":[["2024",12,30]]},"issued":{"date-parts":[["2023"]]}}}],"schema":"https://github.com/citation-style-language/schema/raw/master/csl-citation.json"} </w:instrText>
            </w:r>
            <w:r w:rsidR="001F7366">
              <w:fldChar w:fldCharType="separate"/>
            </w:r>
            <w:r w:rsidR="007837A4" w:rsidRPr="007837A4">
              <w:t>[83]</w:t>
            </w:r>
            <w:r w:rsidR="001F7366">
              <w:fldChar w:fldCharType="end"/>
            </w:r>
          </w:p>
        </w:tc>
        <w:tc>
          <w:tcPr>
            <w:tcW w:w="543" w:type="pct"/>
            <w:tcBorders>
              <w:bottom w:val="single" w:sz="4" w:space="0" w:color="auto"/>
            </w:tcBorders>
          </w:tcPr>
          <w:p w14:paraId="2BFA09F4" w14:textId="7E180370" w:rsidR="00293B81" w:rsidRPr="00BC2766" w:rsidRDefault="00F13ECA" w:rsidP="006600AC">
            <w:pPr>
              <w:pStyle w:val="MDPI42tablebody"/>
            </w:pPr>
            <w:r>
              <w:t>18</w:t>
            </w:r>
          </w:p>
        </w:tc>
        <w:tc>
          <w:tcPr>
            <w:tcW w:w="541" w:type="pct"/>
            <w:tcBorders>
              <w:bottom w:val="single" w:sz="4" w:space="0" w:color="auto"/>
            </w:tcBorders>
          </w:tcPr>
          <w:p w14:paraId="325C8DB0" w14:textId="50EEF4DC" w:rsidR="00293B81" w:rsidRPr="00BC2766" w:rsidRDefault="00EA6153" w:rsidP="006600AC">
            <w:pPr>
              <w:pStyle w:val="MDPI42tablebody"/>
            </w:pPr>
            <w:r>
              <w:t>85</w:t>
            </w:r>
          </w:p>
        </w:tc>
        <w:tc>
          <w:tcPr>
            <w:tcW w:w="722" w:type="pct"/>
            <w:tcBorders>
              <w:bottom w:val="single" w:sz="4" w:space="0" w:color="auto"/>
            </w:tcBorders>
          </w:tcPr>
          <w:p w14:paraId="23B46DAF" w14:textId="233A52EB" w:rsidR="00293B81" w:rsidRPr="00BC2766" w:rsidRDefault="00293B81" w:rsidP="006600AC">
            <w:pPr>
              <w:pStyle w:val="MDPI42tablebody"/>
            </w:pPr>
            <w:r w:rsidRPr="00BC2766">
              <w:t>Point</w:t>
            </w:r>
          </w:p>
        </w:tc>
        <w:tc>
          <w:tcPr>
            <w:tcW w:w="2096" w:type="pct"/>
            <w:tcBorders>
              <w:bottom w:val="single" w:sz="4" w:space="0" w:color="auto"/>
            </w:tcBorders>
          </w:tcPr>
          <w:p w14:paraId="5BE096C2" w14:textId="0F8BBDFE" w:rsidR="00293B81" w:rsidRPr="00BC2766" w:rsidRDefault="00293B81" w:rsidP="001229CA">
            <w:pPr>
              <w:pStyle w:val="MDPI42tablebody"/>
              <w:jc w:val="left"/>
            </w:pPr>
            <w:r w:rsidRPr="00BC2766">
              <w:t>Fire station locations</w:t>
            </w:r>
          </w:p>
        </w:tc>
        <w:tc>
          <w:tcPr>
            <w:tcW w:w="15" w:type="pct"/>
            <w:tcBorders>
              <w:bottom w:val="single" w:sz="4" w:space="0" w:color="auto"/>
            </w:tcBorders>
          </w:tcPr>
          <w:p w14:paraId="5204758E" w14:textId="2CDA2942" w:rsidR="00293B81" w:rsidRPr="00F220D4" w:rsidRDefault="00293B81" w:rsidP="00BC2766">
            <w:pPr>
              <w:pStyle w:val="MDPI42tablebody"/>
              <w:spacing w:line="240" w:lineRule="auto"/>
              <w:jc w:val="left"/>
            </w:pPr>
          </w:p>
        </w:tc>
      </w:tr>
      <w:tr w:rsidR="00293B81" w:rsidRPr="00F30E14" w14:paraId="423FA99B" w14:textId="77777777" w:rsidTr="008E3FBB">
        <w:trPr>
          <w:jc w:val="right"/>
        </w:trPr>
        <w:tc>
          <w:tcPr>
            <w:tcW w:w="1082" w:type="pct"/>
            <w:tcBorders>
              <w:bottom w:val="single" w:sz="4" w:space="0" w:color="auto"/>
            </w:tcBorders>
          </w:tcPr>
          <w:p w14:paraId="4B5FC8D2" w14:textId="221338BF" w:rsidR="00293B81" w:rsidRPr="00BC2766" w:rsidRDefault="00293B81" w:rsidP="006600AC">
            <w:pPr>
              <w:pStyle w:val="MDPI42tablebody"/>
            </w:pPr>
            <w:r>
              <w:t>Renewable Energy Installations</w:t>
            </w:r>
            <w:r w:rsidR="00467084">
              <w:t xml:space="preserve"> </w:t>
            </w:r>
            <w:r w:rsidR="00467084">
              <w:fldChar w:fldCharType="begin"/>
            </w:r>
            <w:r w:rsidR="007837A4">
              <w:instrText xml:space="preserve"> ADDIN ZOTERO_ITEM CSL_CITATION {"citationID":"WJSoONC0","properties":{"formattedCitation":"[84]","plainCitation":"[84]","noteIndex":0},"citationItems":[{"id":2250,"uris":["http://zotero.org/users/6749620/items/GDGS8MSB"],"itemData":{"id":2250,"type":"webpage","container-title":"City of Toronto Open Data Portal","language":"en","title":"Renewable Energy Installations","URL":"https://open.toronto.ca/dataset/renewable-energy-installations/","author":[{"literal":"City of Toronto"}],"accessed":{"date-parts":[["2024",12,30]]},"issued":{"date-parts":[["2023"]]}}}],"schema":"https://github.com/citation-style-language/schema/raw/master/csl-citation.json"} </w:instrText>
            </w:r>
            <w:r w:rsidR="00467084">
              <w:fldChar w:fldCharType="separate"/>
            </w:r>
            <w:r w:rsidR="007837A4" w:rsidRPr="007837A4">
              <w:t>[84]</w:t>
            </w:r>
            <w:r w:rsidR="00467084">
              <w:fldChar w:fldCharType="end"/>
            </w:r>
          </w:p>
        </w:tc>
        <w:tc>
          <w:tcPr>
            <w:tcW w:w="543" w:type="pct"/>
            <w:tcBorders>
              <w:bottom w:val="single" w:sz="4" w:space="0" w:color="auto"/>
            </w:tcBorders>
          </w:tcPr>
          <w:p w14:paraId="34A80D50" w14:textId="677F36E9" w:rsidR="00293B81" w:rsidRPr="00BC2766" w:rsidRDefault="00293B81" w:rsidP="006600AC">
            <w:pPr>
              <w:pStyle w:val="MDPI42tablebody"/>
            </w:pPr>
            <w:r w:rsidRPr="00BC2766">
              <w:t>41</w:t>
            </w:r>
          </w:p>
        </w:tc>
        <w:tc>
          <w:tcPr>
            <w:tcW w:w="541" w:type="pct"/>
            <w:tcBorders>
              <w:bottom w:val="single" w:sz="4" w:space="0" w:color="auto"/>
            </w:tcBorders>
          </w:tcPr>
          <w:p w14:paraId="2E13748E" w14:textId="166A84A7" w:rsidR="00293B81" w:rsidRPr="00BC2766" w:rsidRDefault="00293B81" w:rsidP="006600AC">
            <w:pPr>
              <w:pStyle w:val="MDPI42tablebody"/>
            </w:pPr>
            <w:r w:rsidRPr="00BC2766">
              <w:t>100</w:t>
            </w:r>
          </w:p>
        </w:tc>
        <w:tc>
          <w:tcPr>
            <w:tcW w:w="722" w:type="pct"/>
            <w:tcBorders>
              <w:bottom w:val="single" w:sz="4" w:space="0" w:color="auto"/>
            </w:tcBorders>
          </w:tcPr>
          <w:p w14:paraId="3B6B31CB" w14:textId="0F6FC5C0" w:rsidR="00293B81" w:rsidRPr="00BC2766" w:rsidRDefault="00293B81" w:rsidP="006600AC">
            <w:pPr>
              <w:pStyle w:val="MDPI42tablebody"/>
            </w:pPr>
            <w:r w:rsidRPr="00BC2766">
              <w:t>Point</w:t>
            </w:r>
          </w:p>
        </w:tc>
        <w:tc>
          <w:tcPr>
            <w:tcW w:w="2096" w:type="pct"/>
            <w:tcBorders>
              <w:bottom w:val="single" w:sz="4" w:space="0" w:color="auto"/>
            </w:tcBorders>
          </w:tcPr>
          <w:p w14:paraId="1A621A28" w14:textId="140780D6" w:rsidR="00293B81" w:rsidRPr="00BC2766" w:rsidRDefault="00293B81" w:rsidP="001229CA">
            <w:pPr>
              <w:pStyle w:val="MDPI42tablebody"/>
              <w:jc w:val="left"/>
            </w:pPr>
            <w:r w:rsidRPr="00BC2766">
              <w:t xml:space="preserve">Location of renewable energy installations on </w:t>
            </w:r>
            <w:r w:rsidR="00F9729E">
              <w:t>c</w:t>
            </w:r>
            <w:r w:rsidRPr="00BC2766">
              <w:t>ity-owned buildings</w:t>
            </w:r>
          </w:p>
        </w:tc>
        <w:tc>
          <w:tcPr>
            <w:tcW w:w="15" w:type="pct"/>
            <w:tcBorders>
              <w:bottom w:val="single" w:sz="4" w:space="0" w:color="auto"/>
            </w:tcBorders>
          </w:tcPr>
          <w:p w14:paraId="4092291A" w14:textId="2F291353" w:rsidR="00293B81" w:rsidRPr="00F220D4" w:rsidRDefault="00293B81" w:rsidP="00BC2766">
            <w:pPr>
              <w:pStyle w:val="MDPI42tablebody"/>
              <w:spacing w:line="240" w:lineRule="auto"/>
              <w:jc w:val="left"/>
            </w:pPr>
          </w:p>
        </w:tc>
      </w:tr>
      <w:tr w:rsidR="00293B81" w:rsidRPr="00F30E14" w14:paraId="5563E99B" w14:textId="77777777" w:rsidTr="008E3FBB">
        <w:trPr>
          <w:jc w:val="right"/>
        </w:trPr>
        <w:tc>
          <w:tcPr>
            <w:tcW w:w="1082" w:type="pct"/>
            <w:tcBorders>
              <w:bottom w:val="single" w:sz="4" w:space="0" w:color="auto"/>
            </w:tcBorders>
          </w:tcPr>
          <w:p w14:paraId="5DA7BE54" w14:textId="3000E7E9" w:rsidR="00293B81" w:rsidRPr="00BC2766" w:rsidRDefault="00293B81" w:rsidP="006600AC">
            <w:pPr>
              <w:pStyle w:val="MDPI42tablebody"/>
            </w:pPr>
            <w:r>
              <w:t>Bicycle Parking</w:t>
            </w:r>
            <w:r w:rsidR="00B36819">
              <w:t xml:space="preserve"> </w:t>
            </w:r>
            <w:r w:rsidR="00B36819">
              <w:fldChar w:fldCharType="begin"/>
            </w:r>
            <w:r w:rsidR="007837A4">
              <w:instrText xml:space="preserve"> ADDIN ZOTERO_ITEM CSL_CITATION {"citationID":"qCaS9pKD","properties":{"formattedCitation":"[85]","plainCitation":"[85]","noteIndex":0},"citationItems":[{"id":2251,"uris":["http://zotero.org/users/6749620/items/AL7GBGLT"],"itemData":{"id":2251,"type":"webpage","container-title":"City of Toronto Open Data Portal","language":"en","title":"Street Furniture - Bicycle Parking","URL":"https://open.toronto.ca/dataset/street-furniture-bicycle-parking/","author":[{"literal":"City of Toronto"}],"accessed":{"date-parts":[["2024",12,30]]},"issued":{"date-parts":[["2023"]]}}}],"schema":"https://github.com/citation-style-language/schema/raw/master/csl-citation.json"} </w:instrText>
            </w:r>
            <w:r w:rsidR="00B36819">
              <w:fldChar w:fldCharType="separate"/>
            </w:r>
            <w:r w:rsidR="007837A4" w:rsidRPr="007837A4">
              <w:t>[85]</w:t>
            </w:r>
            <w:r w:rsidR="00B36819">
              <w:fldChar w:fldCharType="end"/>
            </w:r>
          </w:p>
        </w:tc>
        <w:tc>
          <w:tcPr>
            <w:tcW w:w="543" w:type="pct"/>
            <w:tcBorders>
              <w:bottom w:val="single" w:sz="4" w:space="0" w:color="auto"/>
            </w:tcBorders>
          </w:tcPr>
          <w:p w14:paraId="073D7BAE" w14:textId="6EC8E839" w:rsidR="00293B81" w:rsidRPr="00BC2766" w:rsidRDefault="00E825C1" w:rsidP="006600AC">
            <w:pPr>
              <w:pStyle w:val="MDPI42tablebody"/>
            </w:pPr>
            <w:r>
              <w:t>16</w:t>
            </w:r>
          </w:p>
        </w:tc>
        <w:tc>
          <w:tcPr>
            <w:tcW w:w="541" w:type="pct"/>
            <w:tcBorders>
              <w:bottom w:val="single" w:sz="4" w:space="0" w:color="auto"/>
            </w:tcBorders>
          </w:tcPr>
          <w:p w14:paraId="5CBE698C" w14:textId="28EC4CFB" w:rsidR="00293B81" w:rsidRPr="00BC2766" w:rsidRDefault="00293B81" w:rsidP="006600AC">
            <w:pPr>
              <w:pStyle w:val="MDPI42tablebody"/>
            </w:pPr>
            <w:r w:rsidRPr="00BC2766">
              <w:t>1</w:t>
            </w:r>
            <w:r w:rsidR="00175289">
              <w:t>7499</w:t>
            </w:r>
          </w:p>
        </w:tc>
        <w:tc>
          <w:tcPr>
            <w:tcW w:w="722" w:type="pct"/>
            <w:tcBorders>
              <w:bottom w:val="single" w:sz="4" w:space="0" w:color="auto"/>
            </w:tcBorders>
          </w:tcPr>
          <w:p w14:paraId="0FE40790" w14:textId="039DACCB" w:rsidR="00293B81" w:rsidRPr="00BC2766" w:rsidRDefault="00293B81" w:rsidP="006600AC">
            <w:pPr>
              <w:pStyle w:val="MDPI42tablebody"/>
            </w:pPr>
            <w:r w:rsidRPr="00BC2766">
              <w:t>Point</w:t>
            </w:r>
          </w:p>
        </w:tc>
        <w:tc>
          <w:tcPr>
            <w:tcW w:w="2096" w:type="pct"/>
            <w:tcBorders>
              <w:bottom w:val="single" w:sz="4" w:space="0" w:color="auto"/>
            </w:tcBorders>
          </w:tcPr>
          <w:p w14:paraId="3A02E1C6" w14:textId="52FA8A83" w:rsidR="00293B81" w:rsidRPr="00BC2766" w:rsidRDefault="00293B81" w:rsidP="001229CA">
            <w:pPr>
              <w:pStyle w:val="MDPI42tablebody"/>
              <w:jc w:val="left"/>
            </w:pPr>
            <w:r w:rsidRPr="00BC2766">
              <w:t>Bicycle post-and-rings within the public right-of-way locations</w:t>
            </w:r>
          </w:p>
        </w:tc>
        <w:tc>
          <w:tcPr>
            <w:tcW w:w="15" w:type="pct"/>
            <w:tcBorders>
              <w:bottom w:val="single" w:sz="4" w:space="0" w:color="auto"/>
            </w:tcBorders>
          </w:tcPr>
          <w:p w14:paraId="1B9C4731" w14:textId="3BB30F9E" w:rsidR="00293B81" w:rsidRPr="00F220D4" w:rsidRDefault="00293B81" w:rsidP="00BC2766">
            <w:pPr>
              <w:pStyle w:val="MDPI42tablebody"/>
              <w:spacing w:line="240" w:lineRule="auto"/>
              <w:jc w:val="left"/>
            </w:pPr>
          </w:p>
        </w:tc>
      </w:tr>
      <w:tr w:rsidR="00293B81" w:rsidRPr="00F30E14" w14:paraId="7F7722C7" w14:textId="77777777" w:rsidTr="008E3FBB">
        <w:trPr>
          <w:jc w:val="right"/>
        </w:trPr>
        <w:tc>
          <w:tcPr>
            <w:tcW w:w="1082" w:type="pct"/>
            <w:tcBorders>
              <w:bottom w:val="single" w:sz="4" w:space="0" w:color="auto"/>
            </w:tcBorders>
          </w:tcPr>
          <w:p w14:paraId="3AE3D3A1" w14:textId="717C1A58" w:rsidR="00293B81" w:rsidRPr="00BC2766" w:rsidRDefault="00293B81" w:rsidP="006600AC">
            <w:pPr>
              <w:pStyle w:val="MDPI42tablebody"/>
            </w:pPr>
            <w:r>
              <w:t>Transit Shelters</w:t>
            </w:r>
            <w:r w:rsidR="00B36819">
              <w:t xml:space="preserve"> </w:t>
            </w:r>
            <w:r w:rsidR="00917186">
              <w:fldChar w:fldCharType="begin"/>
            </w:r>
            <w:r w:rsidR="007837A4">
              <w:instrText xml:space="preserve"> ADDIN ZOTERO_ITEM CSL_CITATION {"citationID":"Z71gllNI","properties":{"formattedCitation":"[86]","plainCitation":"[86]","noteIndex":0},"citationItems":[{"id":2252,"uris":["http://zotero.org/users/6749620/items/KC32C9RQ"],"itemData":{"id":2252,"type":"webpage","container-title":"City of Toronto Open Data Portal","language":"en","title":"Street Furniture - Transit Shelter","URL":"https://open.toronto.ca/dataset/street-furniture-transit-shelter/","author":[{"literal":"City of Toronto"}],"accessed":{"date-parts":[["2024",12,30]]},"issued":{"date-parts":[["2023"]]}}}],"schema":"https://github.com/citation-style-language/schema/raw/master/csl-citation.json"} </w:instrText>
            </w:r>
            <w:r w:rsidR="00917186">
              <w:fldChar w:fldCharType="separate"/>
            </w:r>
            <w:r w:rsidR="007837A4" w:rsidRPr="007837A4">
              <w:t>[86]</w:t>
            </w:r>
            <w:r w:rsidR="00917186">
              <w:fldChar w:fldCharType="end"/>
            </w:r>
          </w:p>
        </w:tc>
        <w:tc>
          <w:tcPr>
            <w:tcW w:w="543" w:type="pct"/>
            <w:tcBorders>
              <w:bottom w:val="single" w:sz="4" w:space="0" w:color="auto"/>
            </w:tcBorders>
          </w:tcPr>
          <w:p w14:paraId="513A9ACF" w14:textId="310CAAE2" w:rsidR="00293B81" w:rsidRPr="00BC2766" w:rsidRDefault="00293B81" w:rsidP="006600AC">
            <w:pPr>
              <w:pStyle w:val="MDPI42tablebody"/>
            </w:pPr>
            <w:r w:rsidRPr="00BC2766">
              <w:t>2</w:t>
            </w:r>
            <w:r w:rsidR="00E825C1">
              <w:t>0</w:t>
            </w:r>
          </w:p>
        </w:tc>
        <w:tc>
          <w:tcPr>
            <w:tcW w:w="541" w:type="pct"/>
            <w:tcBorders>
              <w:bottom w:val="single" w:sz="4" w:space="0" w:color="auto"/>
            </w:tcBorders>
          </w:tcPr>
          <w:p w14:paraId="5051D070" w14:textId="414891AD" w:rsidR="00293B81" w:rsidRPr="00BC2766" w:rsidRDefault="00293B81" w:rsidP="006600AC">
            <w:pPr>
              <w:pStyle w:val="MDPI42tablebody"/>
            </w:pPr>
            <w:r w:rsidRPr="00BC2766">
              <w:t>5</w:t>
            </w:r>
            <w:r w:rsidR="00F55C0C">
              <w:t>939</w:t>
            </w:r>
          </w:p>
        </w:tc>
        <w:tc>
          <w:tcPr>
            <w:tcW w:w="722" w:type="pct"/>
            <w:tcBorders>
              <w:bottom w:val="single" w:sz="4" w:space="0" w:color="auto"/>
            </w:tcBorders>
          </w:tcPr>
          <w:p w14:paraId="6DB63F56" w14:textId="48E55BF2" w:rsidR="00293B81" w:rsidRPr="00BC2766" w:rsidRDefault="00293B81" w:rsidP="006600AC">
            <w:pPr>
              <w:pStyle w:val="MDPI42tablebody"/>
            </w:pPr>
            <w:r w:rsidRPr="00BC2766">
              <w:t>Point</w:t>
            </w:r>
          </w:p>
        </w:tc>
        <w:tc>
          <w:tcPr>
            <w:tcW w:w="2096" w:type="pct"/>
            <w:tcBorders>
              <w:bottom w:val="single" w:sz="4" w:space="0" w:color="auto"/>
            </w:tcBorders>
          </w:tcPr>
          <w:p w14:paraId="03A8C09B" w14:textId="22053CA4" w:rsidR="00293B81" w:rsidRPr="00BC2766" w:rsidRDefault="00293B81" w:rsidP="001229CA">
            <w:pPr>
              <w:pStyle w:val="MDPI42tablebody"/>
              <w:jc w:val="left"/>
            </w:pPr>
            <w:r w:rsidRPr="00BC2766">
              <w:t>Transit shelter locations</w:t>
            </w:r>
          </w:p>
        </w:tc>
        <w:tc>
          <w:tcPr>
            <w:tcW w:w="15" w:type="pct"/>
            <w:tcBorders>
              <w:bottom w:val="single" w:sz="4" w:space="0" w:color="auto"/>
            </w:tcBorders>
          </w:tcPr>
          <w:p w14:paraId="7BF19F3F" w14:textId="265F4436" w:rsidR="00293B81" w:rsidRPr="00F220D4" w:rsidRDefault="00293B81" w:rsidP="00BC2766">
            <w:pPr>
              <w:pStyle w:val="MDPI42tablebody"/>
              <w:spacing w:line="240" w:lineRule="auto"/>
              <w:jc w:val="left"/>
            </w:pPr>
          </w:p>
        </w:tc>
      </w:tr>
      <w:tr w:rsidR="00293B81" w:rsidRPr="00F30E14" w14:paraId="734C59BE" w14:textId="77777777" w:rsidTr="008E3FBB">
        <w:trPr>
          <w:jc w:val="right"/>
        </w:trPr>
        <w:tc>
          <w:tcPr>
            <w:tcW w:w="1082" w:type="pct"/>
            <w:tcBorders>
              <w:bottom w:val="single" w:sz="4" w:space="0" w:color="auto"/>
            </w:tcBorders>
          </w:tcPr>
          <w:p w14:paraId="62EBEA4F" w14:textId="77777777" w:rsidR="00293B81" w:rsidRDefault="00293B81" w:rsidP="006600AC">
            <w:pPr>
              <w:pStyle w:val="MDPI42tablebody"/>
            </w:pPr>
            <w:r>
              <w:t>Wayfinding</w:t>
            </w:r>
          </w:p>
          <w:p w14:paraId="58E0AE75" w14:textId="4F8750F5" w:rsidR="00293B81" w:rsidRPr="00BC2766" w:rsidRDefault="00293B81" w:rsidP="006600AC">
            <w:pPr>
              <w:pStyle w:val="MDPI42tablebody"/>
            </w:pPr>
            <w:r>
              <w:t>Structures</w:t>
            </w:r>
            <w:r w:rsidR="00201B77">
              <w:t xml:space="preserve"> </w:t>
            </w:r>
            <w:r w:rsidR="00201B77">
              <w:fldChar w:fldCharType="begin"/>
            </w:r>
            <w:r w:rsidR="007837A4">
              <w:instrText xml:space="preserve"> ADDIN ZOTERO_ITEM CSL_CITATION {"citationID":"Up7LnX1h","properties":{"formattedCitation":"[87]","plainCitation":"[87]","noteIndex":0},"citationItems":[{"id":2253,"uris":["http://zotero.org/users/6749620/items/6FAQQXRQ"],"itemData":{"id":2253,"type":"webpage","container-title":"City of Toronto Open Data Portal","language":"en","title":"Street Furniture - Information Pillar-Wayfinding Structure","URL":"https://open.toronto.ca/dataset/street-furniture-information-pillar-wayfinding-structure/","author":[{"literal":"City of Toronto"}],"accessed":{"date-parts":[["2024",12,30]]},"issued":{"date-parts":[["2023"]]}}}],"schema":"https://github.com/citation-style-language/schema/raw/master/csl-citation.json"} </w:instrText>
            </w:r>
            <w:r w:rsidR="00201B77">
              <w:fldChar w:fldCharType="separate"/>
            </w:r>
            <w:r w:rsidR="007837A4" w:rsidRPr="007837A4">
              <w:t>[87]</w:t>
            </w:r>
            <w:r w:rsidR="00201B77">
              <w:fldChar w:fldCharType="end"/>
            </w:r>
          </w:p>
        </w:tc>
        <w:tc>
          <w:tcPr>
            <w:tcW w:w="543" w:type="pct"/>
            <w:tcBorders>
              <w:bottom w:val="single" w:sz="4" w:space="0" w:color="auto"/>
            </w:tcBorders>
          </w:tcPr>
          <w:p w14:paraId="3E919A71" w14:textId="04C6A289" w:rsidR="00293B81" w:rsidRPr="00BC2766" w:rsidRDefault="00C01B5E" w:rsidP="006600AC">
            <w:pPr>
              <w:pStyle w:val="MDPI42tablebody"/>
            </w:pPr>
            <w:r>
              <w:t>17</w:t>
            </w:r>
          </w:p>
        </w:tc>
        <w:tc>
          <w:tcPr>
            <w:tcW w:w="541" w:type="pct"/>
            <w:tcBorders>
              <w:bottom w:val="single" w:sz="4" w:space="0" w:color="auto"/>
            </w:tcBorders>
          </w:tcPr>
          <w:p w14:paraId="72DEB604" w14:textId="25170AC3" w:rsidR="00293B81" w:rsidRPr="00BC2766" w:rsidRDefault="00293B81" w:rsidP="006600AC">
            <w:pPr>
              <w:pStyle w:val="MDPI42tablebody"/>
            </w:pPr>
            <w:r w:rsidRPr="00BC2766">
              <w:t>3</w:t>
            </w:r>
            <w:r w:rsidR="00E053CB">
              <w:t>87</w:t>
            </w:r>
          </w:p>
        </w:tc>
        <w:tc>
          <w:tcPr>
            <w:tcW w:w="722" w:type="pct"/>
            <w:tcBorders>
              <w:bottom w:val="single" w:sz="4" w:space="0" w:color="auto"/>
            </w:tcBorders>
          </w:tcPr>
          <w:p w14:paraId="64F9B6E7" w14:textId="0961D97F" w:rsidR="00293B81" w:rsidRPr="00BC2766" w:rsidRDefault="00293B81" w:rsidP="006600AC">
            <w:pPr>
              <w:pStyle w:val="MDPI42tablebody"/>
            </w:pPr>
            <w:r w:rsidRPr="00BC2766">
              <w:t>Point</w:t>
            </w:r>
          </w:p>
        </w:tc>
        <w:tc>
          <w:tcPr>
            <w:tcW w:w="2096" w:type="pct"/>
            <w:tcBorders>
              <w:bottom w:val="single" w:sz="4" w:space="0" w:color="auto"/>
            </w:tcBorders>
          </w:tcPr>
          <w:p w14:paraId="5AEABB12" w14:textId="09E187D9" w:rsidR="00293B81" w:rsidRPr="00BC2766" w:rsidRDefault="00293B81" w:rsidP="001229CA">
            <w:pPr>
              <w:pStyle w:val="MDPI42tablebody"/>
              <w:jc w:val="left"/>
            </w:pPr>
            <w:r w:rsidRPr="00BC2766">
              <w:t>Information pillar/wayfinding structures with advertisement and non-advertisement structures</w:t>
            </w:r>
          </w:p>
        </w:tc>
        <w:tc>
          <w:tcPr>
            <w:tcW w:w="15" w:type="pct"/>
            <w:tcBorders>
              <w:bottom w:val="single" w:sz="4" w:space="0" w:color="auto"/>
            </w:tcBorders>
          </w:tcPr>
          <w:p w14:paraId="7A1784BE" w14:textId="3F638C78" w:rsidR="00293B81" w:rsidRPr="00F220D4" w:rsidRDefault="00293B81" w:rsidP="00BC2766">
            <w:pPr>
              <w:pStyle w:val="MDPI42tablebody"/>
              <w:spacing w:line="240" w:lineRule="auto"/>
              <w:jc w:val="left"/>
            </w:pPr>
          </w:p>
        </w:tc>
      </w:tr>
      <w:tr w:rsidR="00293B81" w:rsidRPr="00F30E14" w14:paraId="1B29C942" w14:textId="77777777" w:rsidTr="008E3FBB">
        <w:trPr>
          <w:jc w:val="right"/>
        </w:trPr>
        <w:tc>
          <w:tcPr>
            <w:tcW w:w="1082" w:type="pct"/>
            <w:tcBorders>
              <w:bottom w:val="single" w:sz="4" w:space="0" w:color="auto"/>
            </w:tcBorders>
          </w:tcPr>
          <w:p w14:paraId="5A79011C" w14:textId="313D9AF5" w:rsidR="00293B81" w:rsidRPr="00BC2766" w:rsidRDefault="00293B81" w:rsidP="006600AC">
            <w:pPr>
              <w:pStyle w:val="MDPI42tablebody"/>
            </w:pPr>
            <w:r>
              <w:t>Litter Recepta</w:t>
            </w:r>
            <w:r w:rsidR="00AF37C6">
              <w:t>cles</w:t>
            </w:r>
            <w:r w:rsidR="00216A1B">
              <w:t xml:space="preserve"> </w:t>
            </w:r>
            <w:r w:rsidR="00216A1B">
              <w:fldChar w:fldCharType="begin"/>
            </w:r>
            <w:r w:rsidR="007837A4">
              <w:instrText xml:space="preserve"> ADDIN ZOTERO_ITEM CSL_CITATION {"citationID":"QN4xAOGD","properties":{"formattedCitation":"[88]","plainCitation":"[88]","noteIndex":0},"citationItems":[{"id":2254,"uris":["http://zotero.org/users/6749620/items/C7S3DA98"],"itemData":{"id":2254,"type":"webpage","container-title":"City of Toronto Open Data Portal","language":"en","title":"Street Furniture - Litter Receptacle","URL":"https://open.toronto.ca/dataset/street-furniture-litter-receptacle/","author":[{"literal":"City of Toronto"}],"accessed":{"date-parts":[["2024",12,30]]},"issued":{"date-parts":[["2023"]]}}}],"schema":"https://github.com/citation-style-language/schema/raw/master/csl-citation.json"} </w:instrText>
            </w:r>
            <w:r w:rsidR="00216A1B">
              <w:fldChar w:fldCharType="separate"/>
            </w:r>
            <w:r w:rsidR="007837A4" w:rsidRPr="007837A4">
              <w:t>[88]</w:t>
            </w:r>
            <w:r w:rsidR="00216A1B">
              <w:fldChar w:fldCharType="end"/>
            </w:r>
            <w:r w:rsidR="00216A1B">
              <w:t xml:space="preserve">  </w:t>
            </w:r>
          </w:p>
        </w:tc>
        <w:tc>
          <w:tcPr>
            <w:tcW w:w="543" w:type="pct"/>
            <w:tcBorders>
              <w:bottom w:val="single" w:sz="4" w:space="0" w:color="auto"/>
            </w:tcBorders>
          </w:tcPr>
          <w:p w14:paraId="6F2C724D" w14:textId="64E766E7" w:rsidR="00293B81" w:rsidRPr="00BC2766" w:rsidRDefault="00C01B5E" w:rsidP="006600AC">
            <w:pPr>
              <w:pStyle w:val="MDPI42tablebody"/>
            </w:pPr>
            <w:r>
              <w:t>17</w:t>
            </w:r>
          </w:p>
        </w:tc>
        <w:tc>
          <w:tcPr>
            <w:tcW w:w="541" w:type="pct"/>
            <w:tcBorders>
              <w:bottom w:val="single" w:sz="4" w:space="0" w:color="auto"/>
            </w:tcBorders>
          </w:tcPr>
          <w:p w14:paraId="1729D9BA" w14:textId="59C10CA0" w:rsidR="00293B81" w:rsidRPr="00BC2766" w:rsidRDefault="00293B81" w:rsidP="006600AC">
            <w:pPr>
              <w:pStyle w:val="MDPI42tablebody"/>
            </w:pPr>
            <w:r w:rsidRPr="00BC2766">
              <w:t>10</w:t>
            </w:r>
            <w:r w:rsidR="000A334C">
              <w:t>460</w:t>
            </w:r>
          </w:p>
        </w:tc>
        <w:tc>
          <w:tcPr>
            <w:tcW w:w="722" w:type="pct"/>
            <w:tcBorders>
              <w:bottom w:val="single" w:sz="4" w:space="0" w:color="auto"/>
            </w:tcBorders>
          </w:tcPr>
          <w:p w14:paraId="3B9281AC" w14:textId="05481BB4" w:rsidR="00293B81" w:rsidRPr="00BC2766" w:rsidRDefault="00293B81" w:rsidP="006600AC">
            <w:pPr>
              <w:pStyle w:val="MDPI42tablebody"/>
            </w:pPr>
            <w:r w:rsidRPr="00BC2766">
              <w:t>Point</w:t>
            </w:r>
          </w:p>
        </w:tc>
        <w:tc>
          <w:tcPr>
            <w:tcW w:w="2096" w:type="pct"/>
            <w:tcBorders>
              <w:bottom w:val="single" w:sz="4" w:space="0" w:color="auto"/>
            </w:tcBorders>
          </w:tcPr>
          <w:p w14:paraId="7E8579CC" w14:textId="3A5B8E4D" w:rsidR="00293B81" w:rsidRPr="00BC2766" w:rsidRDefault="00293B81" w:rsidP="001229CA">
            <w:pPr>
              <w:pStyle w:val="MDPI42tablebody"/>
              <w:jc w:val="left"/>
            </w:pPr>
            <w:r w:rsidRPr="00BC2766">
              <w:t>Litter receptacle locations</w:t>
            </w:r>
          </w:p>
        </w:tc>
        <w:tc>
          <w:tcPr>
            <w:tcW w:w="15" w:type="pct"/>
            <w:tcBorders>
              <w:bottom w:val="single" w:sz="4" w:space="0" w:color="auto"/>
            </w:tcBorders>
          </w:tcPr>
          <w:p w14:paraId="619E90E7" w14:textId="40CFBCDC" w:rsidR="00293B81" w:rsidRPr="00F220D4" w:rsidRDefault="00293B81" w:rsidP="00BC2766">
            <w:pPr>
              <w:pStyle w:val="MDPI42tablebody"/>
              <w:spacing w:line="240" w:lineRule="auto"/>
              <w:jc w:val="left"/>
            </w:pPr>
          </w:p>
        </w:tc>
      </w:tr>
      <w:tr w:rsidR="00293B81" w:rsidRPr="00F30E14" w14:paraId="3E39A0D2" w14:textId="77777777" w:rsidTr="008E3FBB">
        <w:trPr>
          <w:jc w:val="right"/>
        </w:trPr>
        <w:tc>
          <w:tcPr>
            <w:tcW w:w="1082" w:type="pct"/>
            <w:tcBorders>
              <w:bottom w:val="single" w:sz="4" w:space="0" w:color="auto"/>
            </w:tcBorders>
          </w:tcPr>
          <w:p w14:paraId="708DA19E" w14:textId="73C4D13F" w:rsidR="00293B81" w:rsidRPr="00BC2766" w:rsidRDefault="00293B81" w:rsidP="006600AC">
            <w:pPr>
              <w:pStyle w:val="MDPI42tablebody"/>
            </w:pPr>
            <w:r>
              <w:t>Schools</w:t>
            </w:r>
            <w:r w:rsidR="003A1A87">
              <w:t xml:space="preserve"> </w:t>
            </w:r>
            <w:r w:rsidR="003A1A87">
              <w:fldChar w:fldCharType="begin"/>
            </w:r>
            <w:r w:rsidR="007837A4">
              <w:instrText xml:space="preserve"> ADDIN ZOTERO_ITEM CSL_CITATION {"citationID":"7xpmxqMl","properties":{"formattedCitation":"[89]","plainCitation":"[89]","noteIndex":0},"citationItems":[{"id":2255,"uris":["http://zotero.org/users/6749620/items/ATK5QTMP"],"itemData":{"id":2255,"type":"webpage","container-title":"City of Toronto Open Data Portal","language":"en","title":"School Locations - All Types","URL":"https://open.toronto.ca/dataset/school-locations-all-types/","author":[{"literal":"City of Toronto"}],"accessed":{"date-parts":[["2024",12,30]]},"issued":{"date-parts":[["2023"]]}}}],"schema":"https://github.com/citation-style-language/schema/raw/master/csl-citation.json"} </w:instrText>
            </w:r>
            <w:r w:rsidR="003A1A87">
              <w:fldChar w:fldCharType="separate"/>
            </w:r>
            <w:r w:rsidR="007837A4" w:rsidRPr="007837A4">
              <w:t>[89]</w:t>
            </w:r>
            <w:r w:rsidR="003A1A87">
              <w:fldChar w:fldCharType="end"/>
            </w:r>
          </w:p>
        </w:tc>
        <w:tc>
          <w:tcPr>
            <w:tcW w:w="543" w:type="pct"/>
            <w:tcBorders>
              <w:bottom w:val="single" w:sz="4" w:space="0" w:color="auto"/>
            </w:tcBorders>
          </w:tcPr>
          <w:p w14:paraId="047E1D7E" w14:textId="1D93F3A0" w:rsidR="00293B81" w:rsidRPr="00BC2766" w:rsidRDefault="00806339" w:rsidP="006600AC">
            <w:pPr>
              <w:pStyle w:val="MDPI42tablebody"/>
            </w:pPr>
            <w:r>
              <w:t>25</w:t>
            </w:r>
          </w:p>
        </w:tc>
        <w:tc>
          <w:tcPr>
            <w:tcW w:w="541" w:type="pct"/>
            <w:tcBorders>
              <w:bottom w:val="single" w:sz="4" w:space="0" w:color="auto"/>
            </w:tcBorders>
          </w:tcPr>
          <w:p w14:paraId="753E1E3F" w14:textId="1E0B28D2" w:rsidR="00293B81" w:rsidRPr="00BC2766" w:rsidRDefault="00293B81" w:rsidP="006600AC">
            <w:pPr>
              <w:pStyle w:val="MDPI42tablebody"/>
            </w:pPr>
            <w:r w:rsidRPr="00BC2766">
              <w:t>1194</w:t>
            </w:r>
          </w:p>
        </w:tc>
        <w:tc>
          <w:tcPr>
            <w:tcW w:w="722" w:type="pct"/>
            <w:tcBorders>
              <w:bottom w:val="single" w:sz="4" w:space="0" w:color="auto"/>
            </w:tcBorders>
          </w:tcPr>
          <w:p w14:paraId="6B1B4EEB" w14:textId="2D29B5B7" w:rsidR="00293B81" w:rsidRPr="00BC2766" w:rsidRDefault="00293B81" w:rsidP="006600AC">
            <w:pPr>
              <w:pStyle w:val="MDPI42tablebody"/>
            </w:pPr>
            <w:r w:rsidRPr="00BC2766">
              <w:t>Point</w:t>
            </w:r>
          </w:p>
        </w:tc>
        <w:tc>
          <w:tcPr>
            <w:tcW w:w="2096" w:type="pct"/>
            <w:tcBorders>
              <w:bottom w:val="single" w:sz="4" w:space="0" w:color="auto"/>
            </w:tcBorders>
          </w:tcPr>
          <w:p w14:paraId="11AF8D21" w14:textId="342CF483" w:rsidR="00293B81" w:rsidRPr="00BC2766" w:rsidRDefault="00293B81" w:rsidP="001229CA">
            <w:pPr>
              <w:pStyle w:val="MDPI42tablebody"/>
              <w:jc w:val="left"/>
            </w:pPr>
            <w:r w:rsidRPr="00BC2766">
              <w:t>Public and private school locations</w:t>
            </w:r>
          </w:p>
        </w:tc>
        <w:tc>
          <w:tcPr>
            <w:tcW w:w="15" w:type="pct"/>
            <w:tcBorders>
              <w:bottom w:val="single" w:sz="4" w:space="0" w:color="auto"/>
            </w:tcBorders>
          </w:tcPr>
          <w:p w14:paraId="16C5D2EE" w14:textId="4A267142" w:rsidR="00293B81" w:rsidRPr="00F220D4" w:rsidRDefault="00293B81" w:rsidP="00BC2766">
            <w:pPr>
              <w:pStyle w:val="MDPI42tablebody"/>
              <w:spacing w:line="240" w:lineRule="auto"/>
              <w:jc w:val="left"/>
            </w:pPr>
          </w:p>
        </w:tc>
      </w:tr>
      <w:tr w:rsidR="00293B81" w:rsidRPr="00F30E14" w14:paraId="75D99833" w14:textId="77777777" w:rsidTr="008E3FBB">
        <w:trPr>
          <w:jc w:val="right"/>
        </w:trPr>
        <w:tc>
          <w:tcPr>
            <w:tcW w:w="1082" w:type="pct"/>
            <w:tcBorders>
              <w:bottom w:val="single" w:sz="4" w:space="0" w:color="auto"/>
            </w:tcBorders>
          </w:tcPr>
          <w:p w14:paraId="0CFCA6D3" w14:textId="721E9186" w:rsidR="00293B81" w:rsidRPr="00BC2766" w:rsidRDefault="00293B81" w:rsidP="006600AC">
            <w:pPr>
              <w:pStyle w:val="MDPI42tablebody"/>
            </w:pPr>
            <w:r>
              <w:t>Childcare Centers</w:t>
            </w:r>
            <w:r w:rsidR="00686DDC">
              <w:t xml:space="preserve"> </w:t>
            </w:r>
            <w:r w:rsidR="00686DDC">
              <w:fldChar w:fldCharType="begin"/>
            </w:r>
            <w:r w:rsidR="007837A4">
              <w:instrText xml:space="preserve"> ADDIN ZOTERO_ITEM CSL_CITATION {"citationID":"8zk7QTC3","properties":{"formattedCitation":"[90]","plainCitation":"[90]","noteIndex":0},"citationItems":[{"id":2259,"uris":["http://zotero.org/users/6749620/items/SZVMZEVD"],"itemData":{"id":2259,"type":"webpage","container-title":"City of Toronto Open Data Portal","language":"en","title":"Licensed Child Care Centres","URL":"https://open.toronto.ca/dataset/child-care-licensed-child-care-spaces/","author":[{"literal":"City of Toronto"}],"accessed":{"date-parts":[["2024",12,30]]},"issued":{"date-parts":[["2023"]]}}}],"schema":"https://github.com/citation-style-language/schema/raw/master/csl-citation.json"} </w:instrText>
            </w:r>
            <w:r w:rsidR="00686DDC">
              <w:fldChar w:fldCharType="separate"/>
            </w:r>
            <w:r w:rsidR="007837A4" w:rsidRPr="007837A4">
              <w:t>[90]</w:t>
            </w:r>
            <w:r w:rsidR="00686DDC">
              <w:fldChar w:fldCharType="end"/>
            </w:r>
          </w:p>
        </w:tc>
        <w:tc>
          <w:tcPr>
            <w:tcW w:w="543" w:type="pct"/>
            <w:tcBorders>
              <w:bottom w:val="single" w:sz="4" w:space="0" w:color="auto"/>
            </w:tcBorders>
          </w:tcPr>
          <w:p w14:paraId="5398A479" w14:textId="5FD278F7" w:rsidR="00293B81" w:rsidRPr="00BC2766" w:rsidRDefault="00806339" w:rsidP="006600AC">
            <w:pPr>
              <w:pStyle w:val="MDPI42tablebody"/>
            </w:pPr>
            <w:r>
              <w:t>20</w:t>
            </w:r>
          </w:p>
        </w:tc>
        <w:tc>
          <w:tcPr>
            <w:tcW w:w="541" w:type="pct"/>
            <w:tcBorders>
              <w:bottom w:val="single" w:sz="4" w:space="0" w:color="auto"/>
            </w:tcBorders>
          </w:tcPr>
          <w:p w14:paraId="21EA9C29" w14:textId="362C6555" w:rsidR="00293B81" w:rsidRPr="00BC2766" w:rsidRDefault="00293B81" w:rsidP="006600AC">
            <w:pPr>
              <w:pStyle w:val="MDPI42tablebody"/>
            </w:pPr>
            <w:r w:rsidRPr="00BC2766">
              <w:t>10</w:t>
            </w:r>
            <w:r w:rsidR="004C4A2A">
              <w:t>70</w:t>
            </w:r>
          </w:p>
        </w:tc>
        <w:tc>
          <w:tcPr>
            <w:tcW w:w="722" w:type="pct"/>
            <w:tcBorders>
              <w:bottom w:val="single" w:sz="4" w:space="0" w:color="auto"/>
            </w:tcBorders>
          </w:tcPr>
          <w:p w14:paraId="4075A171" w14:textId="1A961D1A" w:rsidR="00293B81" w:rsidRPr="00BC2766" w:rsidRDefault="00293B81" w:rsidP="006600AC">
            <w:pPr>
              <w:pStyle w:val="MDPI42tablebody"/>
            </w:pPr>
            <w:r w:rsidRPr="00BC2766">
              <w:t>Point</w:t>
            </w:r>
          </w:p>
        </w:tc>
        <w:tc>
          <w:tcPr>
            <w:tcW w:w="2096" w:type="pct"/>
            <w:tcBorders>
              <w:bottom w:val="single" w:sz="4" w:space="0" w:color="auto"/>
            </w:tcBorders>
          </w:tcPr>
          <w:p w14:paraId="7BBF5000" w14:textId="0B798C8D" w:rsidR="00293B81" w:rsidRPr="00BC2766" w:rsidRDefault="0089297A" w:rsidP="001229CA">
            <w:pPr>
              <w:pStyle w:val="MDPI42tablebody"/>
              <w:jc w:val="left"/>
            </w:pPr>
            <w:r w:rsidRPr="00BC2766">
              <w:t>Childcare</w:t>
            </w:r>
            <w:r w:rsidR="00293B81" w:rsidRPr="00BC2766">
              <w:t xml:space="preserve"> cente</w:t>
            </w:r>
            <w:r w:rsidR="00293B81">
              <w:t>r</w:t>
            </w:r>
            <w:r w:rsidR="00293B81" w:rsidRPr="00BC2766">
              <w:t xml:space="preserve"> locations along with their capacities by age group</w:t>
            </w:r>
          </w:p>
        </w:tc>
        <w:tc>
          <w:tcPr>
            <w:tcW w:w="15" w:type="pct"/>
            <w:tcBorders>
              <w:bottom w:val="single" w:sz="4" w:space="0" w:color="auto"/>
            </w:tcBorders>
          </w:tcPr>
          <w:p w14:paraId="756D1C0A" w14:textId="395819C6" w:rsidR="00293B81" w:rsidRPr="00F220D4" w:rsidRDefault="00293B81" w:rsidP="00BC2766">
            <w:pPr>
              <w:pStyle w:val="MDPI42tablebody"/>
              <w:spacing w:line="240" w:lineRule="auto"/>
              <w:jc w:val="left"/>
            </w:pPr>
          </w:p>
        </w:tc>
      </w:tr>
      <w:tr w:rsidR="00293B81" w:rsidRPr="00F30E14" w14:paraId="09AE3D8C" w14:textId="77777777" w:rsidTr="008E3FBB">
        <w:trPr>
          <w:jc w:val="right"/>
        </w:trPr>
        <w:tc>
          <w:tcPr>
            <w:tcW w:w="1082" w:type="pct"/>
            <w:tcBorders>
              <w:bottom w:val="single" w:sz="4" w:space="0" w:color="auto"/>
            </w:tcBorders>
          </w:tcPr>
          <w:p w14:paraId="1BB3ECA9" w14:textId="218D9370" w:rsidR="00293B81" w:rsidRPr="00BC2766" w:rsidRDefault="00293B81" w:rsidP="006600AC">
            <w:pPr>
              <w:pStyle w:val="MDPI42tablebody"/>
            </w:pPr>
            <w:r>
              <w:t>Public Art</w:t>
            </w:r>
            <w:r w:rsidR="0060343B">
              <w:t xml:space="preserve"> </w:t>
            </w:r>
            <w:r w:rsidR="0060343B">
              <w:fldChar w:fldCharType="begin"/>
            </w:r>
            <w:r w:rsidR="007837A4">
              <w:instrText xml:space="preserve"> ADDIN ZOTERO_ITEM CSL_CITATION {"citationID":"SSu8aWqc","properties":{"formattedCitation":"[91]","plainCitation":"[91]","noteIndex":0},"citationItems":[{"id":2257,"uris":["http://zotero.org/users/6749620/items/V4UT2BYA"],"itemData":{"id":2257,"type":"webpage","container-title":"City of Toronto Open Data Portal","language":"en","title":"Public Art","URL":"https://open.toronto.ca/dataset/public-art/","author":[{"literal":"City of Toronto"}],"accessed":{"date-parts":[["2024",12,30]]},"issued":{"date-parts":[["2023"]]}}}],"schema":"https://github.com/citation-style-language/schema/raw/master/csl-citation.json"} </w:instrText>
            </w:r>
            <w:r w:rsidR="0060343B">
              <w:fldChar w:fldCharType="separate"/>
            </w:r>
            <w:r w:rsidR="007837A4" w:rsidRPr="007837A4">
              <w:t>[91]</w:t>
            </w:r>
            <w:r w:rsidR="0060343B">
              <w:fldChar w:fldCharType="end"/>
            </w:r>
          </w:p>
        </w:tc>
        <w:tc>
          <w:tcPr>
            <w:tcW w:w="543" w:type="pct"/>
            <w:tcBorders>
              <w:bottom w:val="single" w:sz="4" w:space="0" w:color="auto"/>
            </w:tcBorders>
          </w:tcPr>
          <w:p w14:paraId="608AE14A" w14:textId="78BA965B" w:rsidR="00293B81" w:rsidRPr="00BC2766" w:rsidRDefault="00293B81" w:rsidP="006600AC">
            <w:pPr>
              <w:pStyle w:val="MDPI42tablebody"/>
            </w:pPr>
            <w:r w:rsidRPr="00BC2766">
              <w:t>2</w:t>
            </w:r>
            <w:r w:rsidR="00806339">
              <w:t>4</w:t>
            </w:r>
          </w:p>
        </w:tc>
        <w:tc>
          <w:tcPr>
            <w:tcW w:w="541" w:type="pct"/>
            <w:tcBorders>
              <w:bottom w:val="single" w:sz="4" w:space="0" w:color="auto"/>
            </w:tcBorders>
          </w:tcPr>
          <w:p w14:paraId="4AF1C22D" w14:textId="27E6D1EB" w:rsidR="00293B81" w:rsidRPr="00BC2766" w:rsidRDefault="00293B81" w:rsidP="006600AC">
            <w:pPr>
              <w:pStyle w:val="MDPI42tablebody"/>
            </w:pPr>
            <w:r w:rsidRPr="00BC2766">
              <w:t>4</w:t>
            </w:r>
            <w:r w:rsidR="00BB6B43">
              <w:t>13</w:t>
            </w:r>
          </w:p>
        </w:tc>
        <w:tc>
          <w:tcPr>
            <w:tcW w:w="722" w:type="pct"/>
            <w:tcBorders>
              <w:bottom w:val="single" w:sz="4" w:space="0" w:color="auto"/>
            </w:tcBorders>
          </w:tcPr>
          <w:p w14:paraId="37B32093" w14:textId="145E5F4C" w:rsidR="00293B81" w:rsidRPr="00BC2766" w:rsidRDefault="00293B81" w:rsidP="006600AC">
            <w:pPr>
              <w:pStyle w:val="MDPI42tablebody"/>
            </w:pPr>
            <w:r w:rsidRPr="00BC2766">
              <w:t>Point</w:t>
            </w:r>
          </w:p>
        </w:tc>
        <w:tc>
          <w:tcPr>
            <w:tcW w:w="2096" w:type="pct"/>
            <w:tcBorders>
              <w:bottom w:val="single" w:sz="4" w:space="0" w:color="auto"/>
            </w:tcBorders>
          </w:tcPr>
          <w:p w14:paraId="6DF57447" w14:textId="037A9D16" w:rsidR="00293B81" w:rsidRPr="00BC2766" w:rsidRDefault="00293B81" w:rsidP="001229CA">
            <w:pPr>
              <w:pStyle w:val="MDPI42tablebody"/>
              <w:jc w:val="left"/>
            </w:pPr>
            <w:r w:rsidRPr="00BC2766">
              <w:t>Locations of works of public art</w:t>
            </w:r>
          </w:p>
        </w:tc>
        <w:tc>
          <w:tcPr>
            <w:tcW w:w="15" w:type="pct"/>
            <w:tcBorders>
              <w:bottom w:val="single" w:sz="4" w:space="0" w:color="auto"/>
            </w:tcBorders>
          </w:tcPr>
          <w:p w14:paraId="7C7AAF91" w14:textId="7F859A0C" w:rsidR="00293B81" w:rsidRPr="00F220D4" w:rsidRDefault="00293B81" w:rsidP="00BC2766">
            <w:pPr>
              <w:pStyle w:val="MDPI42tablebody"/>
              <w:spacing w:line="240" w:lineRule="auto"/>
              <w:jc w:val="left"/>
            </w:pPr>
          </w:p>
        </w:tc>
      </w:tr>
      <w:tr w:rsidR="00293B81" w:rsidRPr="00F30E14" w14:paraId="629243BF" w14:textId="77777777" w:rsidTr="008E3FBB">
        <w:trPr>
          <w:jc w:val="right"/>
        </w:trPr>
        <w:tc>
          <w:tcPr>
            <w:tcW w:w="1082" w:type="pct"/>
            <w:tcBorders>
              <w:bottom w:val="single" w:sz="4" w:space="0" w:color="auto"/>
            </w:tcBorders>
          </w:tcPr>
          <w:p w14:paraId="6E678CBD" w14:textId="71C2259C" w:rsidR="00293B81" w:rsidRPr="00BC2766" w:rsidRDefault="00293B81" w:rsidP="006600AC">
            <w:pPr>
              <w:pStyle w:val="MDPI42tablebody"/>
            </w:pPr>
            <w:r>
              <w:t xml:space="preserve">Cultural </w:t>
            </w:r>
            <w:r w:rsidR="00AB0ECB">
              <w:t>Hotspots</w:t>
            </w:r>
            <w:r w:rsidR="0060343B">
              <w:t xml:space="preserve"> </w:t>
            </w:r>
            <w:r w:rsidR="0060343B">
              <w:fldChar w:fldCharType="begin"/>
            </w:r>
            <w:r w:rsidR="007837A4">
              <w:instrText xml:space="preserve"> ADDIN ZOTERO_ITEM CSL_CITATION {"citationID":"yz4rexhb","properties":{"formattedCitation":"[92]","plainCitation":"[92]","noteIndex":0},"citationItems":[{"id":2256,"uris":["http://zotero.org/users/6749620/items/IBC8DRQ4"],"itemData":{"id":2256,"type":"webpage","container-title":"City of Toronto Open Data Portal","language":"en","title":"Cultural Hotspot - Points of Interest","URL":"https://open.toronto.ca/dataset/cultural-hotspot-points-of-interest/","author":[{"literal":"City of Toronto"}],"accessed":{"date-parts":[["2024",12,30]]},"issued":{"date-parts":[["2023"]]}}}],"schema":"https://github.com/citation-style-language/schema/raw/master/csl-citation.json"} </w:instrText>
            </w:r>
            <w:r w:rsidR="0060343B">
              <w:fldChar w:fldCharType="separate"/>
            </w:r>
            <w:r w:rsidR="007837A4" w:rsidRPr="007837A4">
              <w:t>[92]</w:t>
            </w:r>
            <w:r w:rsidR="0060343B">
              <w:fldChar w:fldCharType="end"/>
            </w:r>
          </w:p>
        </w:tc>
        <w:tc>
          <w:tcPr>
            <w:tcW w:w="543" w:type="pct"/>
            <w:tcBorders>
              <w:bottom w:val="single" w:sz="4" w:space="0" w:color="auto"/>
            </w:tcBorders>
          </w:tcPr>
          <w:p w14:paraId="158F2ABF" w14:textId="4C641CB1" w:rsidR="00293B81" w:rsidRPr="00BC2766" w:rsidRDefault="00293B81" w:rsidP="006600AC">
            <w:pPr>
              <w:pStyle w:val="MDPI42tablebody"/>
            </w:pPr>
            <w:r w:rsidRPr="00BC2766">
              <w:t>3</w:t>
            </w:r>
            <w:r w:rsidR="00806339">
              <w:t>0</w:t>
            </w:r>
          </w:p>
        </w:tc>
        <w:tc>
          <w:tcPr>
            <w:tcW w:w="541" w:type="pct"/>
            <w:tcBorders>
              <w:bottom w:val="single" w:sz="4" w:space="0" w:color="auto"/>
            </w:tcBorders>
          </w:tcPr>
          <w:p w14:paraId="30678D12" w14:textId="3C01F624" w:rsidR="00293B81" w:rsidRPr="00BC2766" w:rsidRDefault="00293B81" w:rsidP="006600AC">
            <w:pPr>
              <w:pStyle w:val="MDPI42tablebody"/>
            </w:pPr>
            <w:r w:rsidRPr="00BC2766">
              <w:t>895</w:t>
            </w:r>
          </w:p>
        </w:tc>
        <w:tc>
          <w:tcPr>
            <w:tcW w:w="722" w:type="pct"/>
            <w:tcBorders>
              <w:bottom w:val="single" w:sz="4" w:space="0" w:color="auto"/>
            </w:tcBorders>
          </w:tcPr>
          <w:p w14:paraId="0F9BC169" w14:textId="324C9B6B" w:rsidR="00293B81" w:rsidRPr="00BC2766" w:rsidRDefault="00293B81" w:rsidP="006600AC">
            <w:pPr>
              <w:pStyle w:val="MDPI42tablebody"/>
            </w:pPr>
            <w:r w:rsidRPr="00BC2766">
              <w:t>Point</w:t>
            </w:r>
          </w:p>
        </w:tc>
        <w:tc>
          <w:tcPr>
            <w:tcW w:w="2096" w:type="pct"/>
            <w:tcBorders>
              <w:bottom w:val="single" w:sz="4" w:space="0" w:color="auto"/>
            </w:tcBorders>
          </w:tcPr>
          <w:p w14:paraId="655792C3" w14:textId="3FF337A1" w:rsidR="00293B81" w:rsidRPr="00BC2766" w:rsidRDefault="00293B81" w:rsidP="001229CA">
            <w:pPr>
              <w:pStyle w:val="MDPI42tablebody"/>
              <w:jc w:val="left"/>
            </w:pPr>
            <w:r w:rsidRPr="00BC2766">
              <w:t>Locations of points of interest for residents and visitors to enjoy including public art, murals, buildings with historic or architectural significance, green spaces, restaurants and more</w:t>
            </w:r>
          </w:p>
        </w:tc>
        <w:tc>
          <w:tcPr>
            <w:tcW w:w="15" w:type="pct"/>
            <w:tcBorders>
              <w:bottom w:val="single" w:sz="4" w:space="0" w:color="auto"/>
            </w:tcBorders>
          </w:tcPr>
          <w:p w14:paraId="6BA636D4" w14:textId="4A1D6F2A" w:rsidR="00293B81" w:rsidRPr="00F220D4" w:rsidRDefault="00293B81" w:rsidP="00BC2766">
            <w:pPr>
              <w:pStyle w:val="MDPI42tablebody"/>
              <w:spacing w:line="240" w:lineRule="auto"/>
              <w:jc w:val="left"/>
            </w:pPr>
          </w:p>
        </w:tc>
      </w:tr>
      <w:tr w:rsidR="00293B81" w:rsidRPr="00F30E14" w14:paraId="265B0632" w14:textId="52A7C53C" w:rsidTr="008E3FBB">
        <w:trPr>
          <w:jc w:val="right"/>
        </w:trPr>
        <w:tc>
          <w:tcPr>
            <w:tcW w:w="1082" w:type="pct"/>
            <w:tcBorders>
              <w:top w:val="single" w:sz="4" w:space="0" w:color="auto"/>
              <w:bottom w:val="single" w:sz="4" w:space="0" w:color="auto"/>
            </w:tcBorders>
          </w:tcPr>
          <w:p w14:paraId="0D1756E0" w14:textId="68163CCE" w:rsidR="00293B81" w:rsidRPr="00BC2766" w:rsidRDefault="006E53FF" w:rsidP="006600AC">
            <w:pPr>
              <w:pStyle w:val="MDPI42tablebody"/>
            </w:pPr>
            <w:r>
              <w:t>Places of Worship</w:t>
            </w:r>
            <w:r w:rsidR="00AB0ECB">
              <w:t xml:space="preserve"> </w:t>
            </w:r>
            <w:r w:rsidR="00AB0ECB">
              <w:fldChar w:fldCharType="begin"/>
            </w:r>
            <w:r w:rsidR="007837A4">
              <w:instrText xml:space="preserve"> ADDIN ZOTERO_ITEM CSL_CITATION {"citationID":"IKiLR20W","properties":{"formattedCitation":"[93]","plainCitation":"[93]","noteIndex":0},"citationItems":[{"id":2258,"uris":["http://zotero.org/users/6749620/items/5HEVKMQQ"],"itemData":{"id":2258,"type":"webpage","container-title":"City of Toronto Open Data Portal","language":"en","title":"Places of Worship","URL":"https://open.toronto.ca/dataset/places-of-worship/","author":[{"literal":"City of Toronto"}],"accessed":{"date-parts":[["2024",12,30]]},"issued":{"date-parts":[["2023"]]}}}],"schema":"https://github.com/citation-style-language/schema/raw/master/csl-citation.json"} </w:instrText>
            </w:r>
            <w:r w:rsidR="00AB0ECB">
              <w:fldChar w:fldCharType="separate"/>
            </w:r>
            <w:r w:rsidR="007837A4" w:rsidRPr="007837A4">
              <w:t>[93]</w:t>
            </w:r>
            <w:r w:rsidR="00AB0ECB">
              <w:fldChar w:fldCharType="end"/>
            </w:r>
            <w:r w:rsidR="00AB0ECB">
              <w:t xml:space="preserve"> </w:t>
            </w:r>
            <w:r>
              <w:t xml:space="preserve"> </w:t>
            </w:r>
          </w:p>
        </w:tc>
        <w:tc>
          <w:tcPr>
            <w:tcW w:w="543" w:type="pct"/>
            <w:tcBorders>
              <w:top w:val="single" w:sz="4" w:space="0" w:color="auto"/>
              <w:bottom w:val="single" w:sz="4" w:space="0" w:color="auto"/>
            </w:tcBorders>
          </w:tcPr>
          <w:p w14:paraId="15E34FCD" w14:textId="43FEA022" w:rsidR="00293B81" w:rsidRPr="00BC2766" w:rsidRDefault="00293B81" w:rsidP="006600AC">
            <w:pPr>
              <w:pStyle w:val="MDPI42tablebody"/>
            </w:pPr>
            <w:r w:rsidRPr="00BC2766">
              <w:t>45</w:t>
            </w:r>
          </w:p>
        </w:tc>
        <w:tc>
          <w:tcPr>
            <w:tcW w:w="541" w:type="pct"/>
            <w:tcBorders>
              <w:top w:val="single" w:sz="4" w:space="0" w:color="auto"/>
              <w:bottom w:val="single" w:sz="4" w:space="0" w:color="auto"/>
            </w:tcBorders>
          </w:tcPr>
          <w:p w14:paraId="7C716C77" w14:textId="1A52242D" w:rsidR="00293B81" w:rsidRPr="00BC2766" w:rsidRDefault="00293B81" w:rsidP="006600AC">
            <w:pPr>
              <w:pStyle w:val="MDPI42tablebody"/>
            </w:pPr>
            <w:r w:rsidRPr="00BC2766">
              <w:t>1407</w:t>
            </w:r>
          </w:p>
        </w:tc>
        <w:tc>
          <w:tcPr>
            <w:tcW w:w="722" w:type="pct"/>
            <w:tcBorders>
              <w:top w:val="single" w:sz="4" w:space="0" w:color="auto"/>
              <w:bottom w:val="single" w:sz="4" w:space="0" w:color="auto"/>
            </w:tcBorders>
          </w:tcPr>
          <w:p w14:paraId="130B8AD0" w14:textId="5C42946F" w:rsidR="00293B81" w:rsidRPr="00BC2766" w:rsidRDefault="00293B81" w:rsidP="006600AC">
            <w:pPr>
              <w:pStyle w:val="MDPI42tablebody"/>
            </w:pPr>
            <w:r w:rsidRPr="00BC2766">
              <w:t>Point</w:t>
            </w:r>
          </w:p>
        </w:tc>
        <w:tc>
          <w:tcPr>
            <w:tcW w:w="2096" w:type="pct"/>
            <w:tcBorders>
              <w:top w:val="single" w:sz="4" w:space="0" w:color="auto"/>
              <w:bottom w:val="single" w:sz="4" w:space="0" w:color="auto"/>
            </w:tcBorders>
          </w:tcPr>
          <w:p w14:paraId="684E3D71" w14:textId="0145481C" w:rsidR="00293B81" w:rsidRPr="00BC2766" w:rsidRDefault="00293B81" w:rsidP="001229CA">
            <w:pPr>
              <w:pStyle w:val="MDPI42tablebody"/>
              <w:jc w:val="left"/>
            </w:pPr>
            <w:r w:rsidRPr="00BC2766">
              <w:t xml:space="preserve">Religious locations such as churches, synagogues, temples, ashrams, </w:t>
            </w:r>
            <w:r w:rsidRPr="00BC2766">
              <w:lastRenderedPageBreak/>
              <w:t>mosques, etc (one-off capture as of 2006)</w:t>
            </w:r>
          </w:p>
        </w:tc>
        <w:tc>
          <w:tcPr>
            <w:tcW w:w="15" w:type="pct"/>
            <w:tcBorders>
              <w:top w:val="single" w:sz="4" w:space="0" w:color="auto"/>
              <w:bottom w:val="single" w:sz="4" w:space="0" w:color="auto"/>
            </w:tcBorders>
          </w:tcPr>
          <w:p w14:paraId="0946681D" w14:textId="041F5971" w:rsidR="00293B81" w:rsidRPr="00F220D4" w:rsidRDefault="00293B81" w:rsidP="00BC2766">
            <w:pPr>
              <w:pStyle w:val="MDPI42tablebody"/>
              <w:spacing w:line="240" w:lineRule="auto"/>
              <w:jc w:val="left"/>
            </w:pPr>
          </w:p>
        </w:tc>
      </w:tr>
      <w:tr w:rsidR="00293B81" w:rsidRPr="00F30E14" w14:paraId="3CE9448C" w14:textId="6D14E7CA" w:rsidTr="008E3FBB">
        <w:trPr>
          <w:jc w:val="right"/>
        </w:trPr>
        <w:tc>
          <w:tcPr>
            <w:tcW w:w="1082" w:type="pct"/>
            <w:tcBorders>
              <w:top w:val="single" w:sz="4" w:space="0" w:color="auto"/>
              <w:bottom w:val="single" w:sz="8" w:space="0" w:color="auto"/>
            </w:tcBorders>
          </w:tcPr>
          <w:p w14:paraId="3761BE75" w14:textId="77777777" w:rsidR="00CF2DC4" w:rsidRDefault="00CF2DC4" w:rsidP="006600AC">
            <w:pPr>
              <w:pStyle w:val="MDPI42tablebody"/>
            </w:pPr>
            <w:r>
              <w:t>Major Crime</w:t>
            </w:r>
          </w:p>
          <w:p w14:paraId="0D097479" w14:textId="07B4FE18" w:rsidR="00293B81" w:rsidRPr="00BC2766" w:rsidRDefault="00CF2DC4" w:rsidP="006600AC">
            <w:pPr>
              <w:pStyle w:val="MDPI42tablebody"/>
            </w:pPr>
            <w:r>
              <w:t xml:space="preserve">Indicators </w:t>
            </w:r>
            <w:r w:rsidR="005A56DF">
              <w:fldChar w:fldCharType="begin"/>
            </w:r>
            <w:r w:rsidR="007837A4">
              <w:instrText xml:space="preserve"> ADDIN ZOTERO_ITEM CSL_CITATION {"citationID":"v55iddW1","properties":{"formattedCitation":"[94]","plainCitation":"[94]","noteIndex":0},"citationItems":[{"id":2263,"uris":["http://zotero.org/users/6749620/items/XNBNQEZ4"],"itemData":{"id":2263,"type":"webpage","abstract":"Major Crime Indicators (MCI) occurrences by reported date.","container-title":"Public Safety Data Portal","language":"en-ca","title":"Major Crime Indicators Open Data","URL":"https://data.torontopolice.on.ca/datasets/TorontoPS::major-crime-indicators-open-data/about","author":[{"literal":"Toronto Police Service"}],"accessed":{"date-parts":[["2024",12,30]]},"issued":{"date-parts":[["2023"]]}}}],"schema":"https://github.com/citation-style-language/schema/raw/master/csl-citation.json"} </w:instrText>
            </w:r>
            <w:r w:rsidR="005A56DF">
              <w:fldChar w:fldCharType="separate"/>
            </w:r>
            <w:r w:rsidR="007837A4" w:rsidRPr="007837A4">
              <w:t>[94]</w:t>
            </w:r>
            <w:r w:rsidR="005A56DF">
              <w:fldChar w:fldCharType="end"/>
            </w:r>
          </w:p>
        </w:tc>
        <w:tc>
          <w:tcPr>
            <w:tcW w:w="543" w:type="pct"/>
            <w:tcBorders>
              <w:top w:val="single" w:sz="4" w:space="0" w:color="auto"/>
              <w:bottom w:val="single" w:sz="8" w:space="0" w:color="auto"/>
            </w:tcBorders>
          </w:tcPr>
          <w:p w14:paraId="4093EBD1" w14:textId="086E427E" w:rsidR="00293B81" w:rsidRPr="00BC2766" w:rsidRDefault="00806339" w:rsidP="006600AC">
            <w:pPr>
              <w:pStyle w:val="MDPI42tablebody"/>
            </w:pPr>
            <w:r>
              <w:t>30</w:t>
            </w:r>
          </w:p>
        </w:tc>
        <w:tc>
          <w:tcPr>
            <w:tcW w:w="541" w:type="pct"/>
            <w:tcBorders>
              <w:top w:val="single" w:sz="4" w:space="0" w:color="auto"/>
              <w:bottom w:val="single" w:sz="8" w:space="0" w:color="auto"/>
            </w:tcBorders>
          </w:tcPr>
          <w:p w14:paraId="170F3176" w14:textId="0D6B73AE" w:rsidR="00293B81" w:rsidRPr="00BC2766" w:rsidRDefault="009C0B84" w:rsidP="006600AC">
            <w:pPr>
              <w:pStyle w:val="MDPI42tablebody"/>
            </w:pPr>
            <w:r>
              <w:t>408928</w:t>
            </w:r>
          </w:p>
        </w:tc>
        <w:tc>
          <w:tcPr>
            <w:tcW w:w="722" w:type="pct"/>
            <w:tcBorders>
              <w:top w:val="single" w:sz="4" w:space="0" w:color="auto"/>
              <w:bottom w:val="single" w:sz="8" w:space="0" w:color="auto"/>
            </w:tcBorders>
          </w:tcPr>
          <w:p w14:paraId="6A74608A" w14:textId="513F9050" w:rsidR="00293B81" w:rsidRPr="00BC2766" w:rsidRDefault="00293B81" w:rsidP="006600AC">
            <w:pPr>
              <w:pStyle w:val="MDPI42tablebody"/>
            </w:pPr>
            <w:r w:rsidRPr="00BC2766">
              <w:t>Point</w:t>
            </w:r>
          </w:p>
        </w:tc>
        <w:tc>
          <w:tcPr>
            <w:tcW w:w="2096" w:type="pct"/>
            <w:tcBorders>
              <w:top w:val="single" w:sz="4" w:space="0" w:color="auto"/>
              <w:bottom w:val="single" w:sz="8" w:space="0" w:color="auto"/>
            </w:tcBorders>
          </w:tcPr>
          <w:p w14:paraId="0D91B935" w14:textId="3120096D" w:rsidR="00293B81" w:rsidRPr="00BC2766" w:rsidRDefault="00293B81" w:rsidP="001229CA">
            <w:pPr>
              <w:pStyle w:val="MDPI42tablebody"/>
              <w:jc w:val="left"/>
            </w:pPr>
            <w:r w:rsidRPr="00BC2766">
              <w:t xml:space="preserve">Major Crime Indicators (MCI) occurrences by reported date and related offences </w:t>
            </w:r>
            <w:r w:rsidR="00C82300">
              <w:t>since 2014</w:t>
            </w:r>
          </w:p>
        </w:tc>
        <w:tc>
          <w:tcPr>
            <w:tcW w:w="15" w:type="pct"/>
            <w:tcBorders>
              <w:top w:val="single" w:sz="4" w:space="0" w:color="auto"/>
              <w:bottom w:val="single" w:sz="8" w:space="0" w:color="auto"/>
            </w:tcBorders>
          </w:tcPr>
          <w:p w14:paraId="560D269E" w14:textId="225FB1EF" w:rsidR="00293B81" w:rsidRPr="00F220D4" w:rsidRDefault="00293B81" w:rsidP="00BC2766">
            <w:pPr>
              <w:pStyle w:val="MDPI42tablebody"/>
              <w:spacing w:line="240" w:lineRule="auto"/>
              <w:jc w:val="left"/>
            </w:pPr>
          </w:p>
        </w:tc>
      </w:tr>
    </w:tbl>
    <w:p w14:paraId="2838BE12" w14:textId="50245A87" w:rsidR="003C5286" w:rsidRDefault="008E3FBB" w:rsidP="006D3FCD">
      <w:pPr>
        <w:pStyle w:val="MDPI36textafterlist"/>
      </w:pPr>
      <w:commentRangeStart w:id="115"/>
      <w:commentRangeStart w:id="116"/>
      <w:r>
        <w:rPr>
          <w:lang w:val="en"/>
        </w:rPr>
        <w:t xml:space="preserve">We spatially aggregated the 21 datasets into regularized </w:t>
      </w:r>
      <w:ins w:id="117" w:author="Richard Wen" w:date="2025-12-22T19:01:00Z">
        <w:r w:rsidR="0051665B">
          <w:rPr>
            <w:lang w:val="en"/>
          </w:rPr>
          <w:t xml:space="preserve">vector </w:t>
        </w:r>
      </w:ins>
      <w:r>
        <w:rPr>
          <w:lang w:val="en"/>
        </w:rPr>
        <w:t>grids of 10 by 10, 40 by 40, and 80 by 80 cells to improve interpretability and provide simpler visualization of the results.</w:t>
      </w:r>
      <w:commentRangeEnd w:id="115"/>
      <w:r w:rsidR="00DD7194">
        <w:rPr>
          <w:rStyle w:val="CommentReference"/>
          <w:sz w:val="20"/>
          <w:szCs w:val="22"/>
          <w:lang w:val="en"/>
        </w:rPr>
        <w:commentReference w:id="115"/>
      </w:r>
      <w:commentRangeEnd w:id="116"/>
      <w:r w:rsidR="007C73EB">
        <w:rPr>
          <w:rStyle w:val="CommentReference"/>
          <w:sz w:val="20"/>
          <w:szCs w:val="22"/>
          <w:lang w:val="en"/>
        </w:rPr>
        <w:commentReference w:id="116"/>
      </w:r>
      <w:del w:id="118" w:author="Richard Wen" w:date="2026-02-27T18:55:00Z">
        <w:r w:rsidDel="003C08D2">
          <w:rPr>
            <w:lang w:val="en"/>
          </w:rPr>
          <w:delText xml:space="preserve"> </w:delText>
        </w:r>
      </w:del>
      <w:r>
        <w:rPr>
          <w:lang w:val="en"/>
        </w:rPr>
        <w:t xml:space="preserve"> Inside of each cell, spatial entities from each dataset had all variables (columns) aggregated by the following statistics: </w:t>
      </w:r>
      <w:r w:rsidRPr="0041551E">
        <w:t>sum, mean, median, min, max, variance, skew, standard deviation, standard error of the mean, and mean absolute deviation</w:t>
      </w:r>
      <w:r>
        <w:t>. Depending on the geometry of the dataset and data type</w:t>
      </w:r>
      <w:r w:rsidR="009959B0">
        <w:t xml:space="preserve"> of variables inside each data</w:t>
      </w:r>
      <w:r w:rsidR="002B5BF5">
        <w:t>set</w:t>
      </w:r>
      <w:r>
        <w:t>, we also applied different additional aggregation processes seen in Table 3.</w:t>
      </w:r>
    </w:p>
    <w:p w14:paraId="64F25069" w14:textId="10BB0B29" w:rsidR="000E1F91" w:rsidRDefault="000E1F91" w:rsidP="000E1F91">
      <w:pPr>
        <w:pStyle w:val="MDPI41tablecaption"/>
      </w:pPr>
      <w:r>
        <w:rPr>
          <w:b/>
        </w:rPr>
        <w:t xml:space="preserve">Table </w:t>
      </w:r>
      <w:r w:rsidR="003F1196">
        <w:rPr>
          <w:b/>
        </w:rPr>
        <w:t>3</w:t>
      </w:r>
      <w:r w:rsidRPr="00325902">
        <w:rPr>
          <w:b/>
        </w:rPr>
        <w:t>.</w:t>
      </w:r>
      <w:r w:rsidRPr="00325902">
        <w:t xml:space="preserve"> </w:t>
      </w:r>
      <w:r w:rsidR="003E48BC">
        <w:rPr>
          <w:bCs/>
        </w:rPr>
        <w:t xml:space="preserve">Spatial aggregation </w:t>
      </w:r>
      <w:r w:rsidR="00B045C2">
        <w:rPr>
          <w:bCs/>
        </w:rPr>
        <w:t>behavior</w:t>
      </w:r>
      <w:r w:rsidR="008437EB">
        <w:rPr>
          <w:bCs/>
        </w:rPr>
        <w:t xml:space="preserve"> based on geometry and data type</w:t>
      </w:r>
      <w:r w:rsidRPr="00325902">
        <w:t>.</w:t>
      </w:r>
    </w:p>
    <w:tbl>
      <w:tblPr>
        <w:tblW w:w="3750" w:type="pct"/>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510"/>
        <w:gridCol w:w="5340"/>
      </w:tblGrid>
      <w:tr w:rsidR="00834310" w:rsidRPr="00F30E14" w14:paraId="67D9C6EC" w14:textId="77777777" w:rsidTr="00834310">
        <w:tc>
          <w:tcPr>
            <w:tcW w:w="1787" w:type="dxa"/>
            <w:tcBorders>
              <w:bottom w:val="single" w:sz="4" w:space="0" w:color="auto"/>
            </w:tcBorders>
            <w:vAlign w:val="center"/>
          </w:tcPr>
          <w:p w14:paraId="3F03B0D9" w14:textId="3461243A" w:rsidR="00834310" w:rsidRPr="007F7C8C" w:rsidRDefault="00834310" w:rsidP="00186DA8">
            <w:pPr>
              <w:pStyle w:val="MDPI42tablebody"/>
              <w:spacing w:line="240" w:lineRule="auto"/>
              <w:rPr>
                <w:b/>
                <w:snapToGrid/>
              </w:rPr>
            </w:pPr>
            <w:r>
              <w:rPr>
                <w:b/>
                <w:snapToGrid/>
              </w:rPr>
              <w:t>Geometry</w:t>
            </w:r>
          </w:p>
        </w:tc>
        <w:tc>
          <w:tcPr>
            <w:tcW w:w="3802" w:type="dxa"/>
            <w:tcBorders>
              <w:bottom w:val="single" w:sz="4" w:space="0" w:color="auto"/>
            </w:tcBorders>
            <w:vAlign w:val="center"/>
          </w:tcPr>
          <w:p w14:paraId="3A22E5E1" w14:textId="05E28BAA" w:rsidR="00834310" w:rsidRPr="007F7C8C" w:rsidRDefault="008E229E" w:rsidP="00186DA8">
            <w:pPr>
              <w:pStyle w:val="MDPI42tablebody"/>
              <w:spacing w:line="240" w:lineRule="auto"/>
              <w:jc w:val="left"/>
              <w:rPr>
                <w:b/>
                <w:snapToGrid/>
              </w:rPr>
            </w:pPr>
            <w:r>
              <w:rPr>
                <w:b/>
                <w:snapToGrid/>
              </w:rPr>
              <w:t xml:space="preserve">Aggregation </w:t>
            </w:r>
            <w:r w:rsidR="00D5239D">
              <w:rPr>
                <w:b/>
                <w:snapToGrid/>
              </w:rPr>
              <w:t>Behavior</w:t>
            </w:r>
          </w:p>
        </w:tc>
      </w:tr>
      <w:tr w:rsidR="00834310" w:rsidRPr="00F30E14" w14:paraId="6316C044" w14:textId="77777777" w:rsidTr="00834310">
        <w:tc>
          <w:tcPr>
            <w:tcW w:w="1787" w:type="dxa"/>
            <w:tcBorders>
              <w:bottom w:val="single" w:sz="4" w:space="0" w:color="auto"/>
            </w:tcBorders>
            <w:vAlign w:val="center"/>
          </w:tcPr>
          <w:p w14:paraId="28B131F0" w14:textId="6E930BDA" w:rsidR="00834310" w:rsidRPr="00F220D4" w:rsidRDefault="00B045C2" w:rsidP="00186DA8">
            <w:pPr>
              <w:pStyle w:val="MDPI42tablebody"/>
              <w:spacing w:line="240" w:lineRule="auto"/>
            </w:pPr>
            <w:r>
              <w:t>Point</w:t>
            </w:r>
          </w:p>
        </w:tc>
        <w:tc>
          <w:tcPr>
            <w:tcW w:w="3802" w:type="dxa"/>
            <w:tcBorders>
              <w:bottom w:val="single" w:sz="4" w:space="0" w:color="auto"/>
            </w:tcBorders>
            <w:vAlign w:val="center"/>
          </w:tcPr>
          <w:p w14:paraId="7497153D" w14:textId="702CDAC6" w:rsidR="00834310" w:rsidRPr="00F220D4" w:rsidRDefault="001642BA" w:rsidP="00186DA8">
            <w:pPr>
              <w:pStyle w:val="MDPI42tablebody"/>
              <w:spacing w:line="240" w:lineRule="auto"/>
              <w:jc w:val="left"/>
            </w:pPr>
            <w:r w:rsidRPr="001642BA">
              <w:t>Count points inside cell</w:t>
            </w:r>
          </w:p>
        </w:tc>
      </w:tr>
      <w:tr w:rsidR="00834310" w:rsidRPr="00F30E14" w14:paraId="1A182E51" w14:textId="77777777" w:rsidTr="00834310">
        <w:tc>
          <w:tcPr>
            <w:tcW w:w="1787" w:type="dxa"/>
            <w:tcBorders>
              <w:top w:val="single" w:sz="4" w:space="0" w:color="auto"/>
              <w:bottom w:val="single" w:sz="4" w:space="0" w:color="auto"/>
            </w:tcBorders>
            <w:vAlign w:val="center"/>
          </w:tcPr>
          <w:p w14:paraId="391CEB33" w14:textId="61F07DB5" w:rsidR="00834310" w:rsidRPr="00F220D4" w:rsidRDefault="00B045C2" w:rsidP="00186DA8">
            <w:pPr>
              <w:pStyle w:val="MDPI42tablebody"/>
              <w:spacing w:line="240" w:lineRule="auto"/>
            </w:pPr>
            <w:r>
              <w:t>Line</w:t>
            </w:r>
          </w:p>
        </w:tc>
        <w:tc>
          <w:tcPr>
            <w:tcW w:w="3802" w:type="dxa"/>
            <w:tcBorders>
              <w:top w:val="single" w:sz="4" w:space="0" w:color="auto"/>
              <w:bottom w:val="single" w:sz="4" w:space="0" w:color="auto"/>
            </w:tcBorders>
            <w:vAlign w:val="center"/>
          </w:tcPr>
          <w:p w14:paraId="6082EF03" w14:textId="1C1B001C" w:rsidR="00834310" w:rsidRPr="00F220D4" w:rsidRDefault="001642BA" w:rsidP="00186DA8">
            <w:pPr>
              <w:pStyle w:val="MDPI42tablebody"/>
              <w:spacing w:line="240" w:lineRule="auto"/>
              <w:jc w:val="left"/>
            </w:pPr>
            <w:r w:rsidRPr="001642BA">
              <w:t xml:space="preserve">Count </w:t>
            </w:r>
            <w:commentRangeStart w:id="119"/>
            <w:commentRangeStart w:id="120"/>
            <w:r w:rsidRPr="001642BA">
              <w:t>line objects</w:t>
            </w:r>
            <w:ins w:id="121" w:author="Richard Wen" w:date="2025-12-22T18:40:00Z">
              <w:r w:rsidR="00996DE8">
                <w:t xml:space="preserve"> (segments)</w:t>
              </w:r>
            </w:ins>
            <w:r w:rsidRPr="001642BA">
              <w:t xml:space="preserve"> </w:t>
            </w:r>
            <w:commentRangeEnd w:id="119"/>
            <w:r w:rsidR="00DD7194" w:rsidRPr="001642BA">
              <w:rPr>
                <w:rStyle w:val="CommentReference"/>
                <w:sz w:val="20"/>
                <w:szCs w:val="20"/>
              </w:rPr>
              <w:commentReference w:id="119"/>
            </w:r>
            <w:commentRangeEnd w:id="120"/>
            <w:r w:rsidR="006B6D5F" w:rsidRPr="001642BA">
              <w:rPr>
                <w:rStyle w:val="CommentReference"/>
                <w:sz w:val="20"/>
                <w:szCs w:val="20"/>
              </w:rPr>
              <w:commentReference w:id="120"/>
            </w:r>
            <w:r w:rsidRPr="001642BA">
              <w:t>inside cell</w:t>
            </w:r>
            <w:r>
              <w:t>, c</w:t>
            </w:r>
            <w:r w:rsidRPr="001642BA">
              <w:t>alculate statistics for line lengths and sinuosity in cell</w:t>
            </w:r>
          </w:p>
        </w:tc>
      </w:tr>
      <w:tr w:rsidR="001A2409" w:rsidRPr="00F30E14" w14:paraId="354B83A7" w14:textId="77777777" w:rsidTr="001A2409">
        <w:tc>
          <w:tcPr>
            <w:tcW w:w="1787" w:type="dxa"/>
            <w:tcBorders>
              <w:top w:val="single" w:sz="4" w:space="0" w:color="auto"/>
              <w:bottom w:val="single" w:sz="8" w:space="0" w:color="auto"/>
            </w:tcBorders>
            <w:vAlign w:val="center"/>
          </w:tcPr>
          <w:p w14:paraId="691A1C34" w14:textId="2EE32ABF" w:rsidR="001A2409" w:rsidRPr="00F220D4" w:rsidRDefault="00B045C2" w:rsidP="00186DA8">
            <w:pPr>
              <w:pStyle w:val="MDPI42tablebody"/>
              <w:spacing w:line="240" w:lineRule="auto"/>
            </w:pPr>
            <w:r>
              <w:t>Polygon</w:t>
            </w:r>
          </w:p>
        </w:tc>
        <w:tc>
          <w:tcPr>
            <w:tcW w:w="3802" w:type="dxa"/>
            <w:tcBorders>
              <w:top w:val="single" w:sz="4" w:space="0" w:color="auto"/>
              <w:bottom w:val="single" w:sz="8" w:space="0" w:color="auto"/>
            </w:tcBorders>
            <w:vAlign w:val="center"/>
          </w:tcPr>
          <w:p w14:paraId="29B8E590" w14:textId="0F01CF8D" w:rsidR="001A2409" w:rsidRPr="00F220D4" w:rsidRDefault="00C63A46" w:rsidP="00186DA8">
            <w:pPr>
              <w:pStyle w:val="MDPI42tablebody"/>
              <w:spacing w:line="240" w:lineRule="auto"/>
              <w:jc w:val="left"/>
            </w:pPr>
            <w:r w:rsidRPr="00C63A46">
              <w:t xml:space="preserve">Count </w:t>
            </w:r>
            <w:ins w:id="122" w:author="Richard Wen" w:date="2025-12-22T19:02:00Z">
              <w:r w:rsidR="009455F5">
                <w:t xml:space="preserve">intersecting </w:t>
              </w:r>
            </w:ins>
            <w:commentRangeStart w:id="123"/>
            <w:commentRangeStart w:id="124"/>
            <w:r w:rsidRPr="00C63A46">
              <w:t xml:space="preserve">polygon objects </w:t>
            </w:r>
            <w:commentRangeEnd w:id="123"/>
            <w:r w:rsidR="00DD7194" w:rsidRPr="00C63A46">
              <w:rPr>
                <w:rStyle w:val="CommentReference"/>
                <w:sz w:val="20"/>
                <w:szCs w:val="20"/>
              </w:rPr>
              <w:commentReference w:id="123"/>
            </w:r>
            <w:commentRangeEnd w:id="124"/>
            <w:r w:rsidR="00E0078F" w:rsidRPr="00C63A46">
              <w:rPr>
                <w:rStyle w:val="CommentReference"/>
                <w:sz w:val="20"/>
                <w:szCs w:val="20"/>
              </w:rPr>
              <w:commentReference w:id="124"/>
            </w:r>
            <w:r w:rsidRPr="00C63A46">
              <w:t xml:space="preserve">inside cell; Calculate statistics for </w:t>
            </w:r>
            <w:ins w:id="125" w:author="Richard Wen" w:date="2025-12-22T18:41:00Z">
              <w:r w:rsidR="009455F5">
                <w:t>intersecting</w:t>
              </w:r>
              <w:r w:rsidR="00996DE8">
                <w:t xml:space="preserve"> </w:t>
              </w:r>
            </w:ins>
            <w:r w:rsidRPr="00C63A46">
              <w:t>polygon areas</w:t>
            </w:r>
            <w:ins w:id="126" w:author="Richard Wen" w:date="2025-12-22T20:52:00Z">
              <w:r w:rsidR="00C5423D">
                <w:t>/</w:t>
              </w:r>
            </w:ins>
            <w:del w:id="127" w:author="Richard Wen" w:date="2025-12-22T20:52:00Z">
              <w:r w:rsidRPr="00C63A46" w:rsidDel="00C5423D">
                <w:delText xml:space="preserve">, </w:delText>
              </w:r>
            </w:del>
            <w:r w:rsidRPr="00C63A46">
              <w:t>lengths</w:t>
            </w:r>
            <w:ins w:id="128" w:author="Richard Wen" w:date="2025-12-22T20:52:00Z">
              <w:r w:rsidR="00C5423D">
                <w:t>/</w:t>
              </w:r>
            </w:ins>
            <w:del w:id="129" w:author="Richard Wen" w:date="2025-12-22T20:52:00Z">
              <w:r w:rsidRPr="00C63A46" w:rsidDel="00C5423D">
                <w:delText xml:space="preserve">, and </w:delText>
              </w:r>
            </w:del>
            <w:r w:rsidRPr="00C63A46">
              <w:t>widths in cell</w:t>
            </w:r>
          </w:p>
        </w:tc>
      </w:tr>
      <w:tr w:rsidR="00834310" w:rsidRPr="00F30E14" w14:paraId="7D48F99D" w14:textId="77777777" w:rsidTr="001A2409">
        <w:tc>
          <w:tcPr>
            <w:tcW w:w="1787" w:type="dxa"/>
            <w:tcBorders>
              <w:top w:val="single" w:sz="8" w:space="0" w:color="auto"/>
              <w:bottom w:val="single" w:sz="4" w:space="0" w:color="auto"/>
            </w:tcBorders>
            <w:vAlign w:val="center"/>
          </w:tcPr>
          <w:p w14:paraId="78C64414" w14:textId="01679C88" w:rsidR="00834310" w:rsidRPr="001A2409" w:rsidRDefault="005D4CB4" w:rsidP="00186DA8">
            <w:pPr>
              <w:pStyle w:val="MDPI42tablebody"/>
              <w:spacing w:line="240" w:lineRule="auto"/>
              <w:rPr>
                <w:b/>
                <w:bCs/>
              </w:rPr>
            </w:pPr>
            <w:r>
              <w:rPr>
                <w:b/>
                <w:bCs/>
              </w:rPr>
              <w:t xml:space="preserve">Variable </w:t>
            </w:r>
            <w:r w:rsidR="001A2409" w:rsidRPr="001A2409">
              <w:rPr>
                <w:b/>
                <w:bCs/>
              </w:rPr>
              <w:t>Data Type</w:t>
            </w:r>
          </w:p>
        </w:tc>
        <w:tc>
          <w:tcPr>
            <w:tcW w:w="3802" w:type="dxa"/>
            <w:tcBorders>
              <w:top w:val="single" w:sz="8" w:space="0" w:color="auto"/>
              <w:bottom w:val="single" w:sz="4" w:space="0" w:color="auto"/>
            </w:tcBorders>
            <w:vAlign w:val="center"/>
          </w:tcPr>
          <w:p w14:paraId="3EDE9D65" w14:textId="7B40F109" w:rsidR="00834310" w:rsidRPr="001A2409" w:rsidRDefault="008E229E" w:rsidP="00186DA8">
            <w:pPr>
              <w:pStyle w:val="MDPI42tablebody"/>
              <w:spacing w:line="240" w:lineRule="auto"/>
              <w:jc w:val="left"/>
              <w:rPr>
                <w:b/>
                <w:bCs/>
              </w:rPr>
            </w:pPr>
            <w:r>
              <w:rPr>
                <w:b/>
                <w:bCs/>
              </w:rPr>
              <w:t xml:space="preserve">Aggregation </w:t>
            </w:r>
            <w:r w:rsidR="00D5239D" w:rsidRPr="001A2409">
              <w:rPr>
                <w:b/>
                <w:bCs/>
              </w:rPr>
              <w:t>Behavior</w:t>
            </w:r>
          </w:p>
        </w:tc>
      </w:tr>
      <w:tr w:rsidR="00834310" w:rsidRPr="00F30E14" w14:paraId="0D13A187" w14:textId="77777777" w:rsidTr="00834310">
        <w:tc>
          <w:tcPr>
            <w:tcW w:w="1787" w:type="dxa"/>
            <w:tcBorders>
              <w:top w:val="single" w:sz="4" w:space="0" w:color="auto"/>
              <w:bottom w:val="single" w:sz="4" w:space="0" w:color="auto"/>
            </w:tcBorders>
            <w:vAlign w:val="center"/>
          </w:tcPr>
          <w:p w14:paraId="0353E7F8" w14:textId="419D9F4B" w:rsidR="00834310" w:rsidRPr="00F220D4" w:rsidRDefault="00B045C2" w:rsidP="00186DA8">
            <w:pPr>
              <w:pStyle w:val="MDPI42tablebody"/>
              <w:spacing w:line="240" w:lineRule="auto"/>
            </w:pPr>
            <w:r>
              <w:t>Numeric</w:t>
            </w:r>
          </w:p>
        </w:tc>
        <w:tc>
          <w:tcPr>
            <w:tcW w:w="3802" w:type="dxa"/>
            <w:tcBorders>
              <w:top w:val="single" w:sz="4" w:space="0" w:color="auto"/>
              <w:bottom w:val="single" w:sz="4" w:space="0" w:color="auto"/>
            </w:tcBorders>
            <w:vAlign w:val="center"/>
          </w:tcPr>
          <w:p w14:paraId="4A93398D" w14:textId="6C48A56F" w:rsidR="00834310" w:rsidRPr="00F220D4" w:rsidRDefault="00DE1578" w:rsidP="00186DA8">
            <w:pPr>
              <w:pStyle w:val="MDPI42tablebody"/>
              <w:spacing w:line="240" w:lineRule="auto"/>
              <w:jc w:val="left"/>
            </w:pPr>
            <w:r w:rsidRPr="00DE1578">
              <w:t>Calculate statistics for variable values in cell</w:t>
            </w:r>
          </w:p>
        </w:tc>
      </w:tr>
      <w:tr w:rsidR="00834310" w:rsidRPr="00F30E14" w14:paraId="0C666700" w14:textId="77777777" w:rsidTr="00834310">
        <w:tc>
          <w:tcPr>
            <w:tcW w:w="1787" w:type="dxa"/>
            <w:tcBorders>
              <w:top w:val="single" w:sz="4" w:space="0" w:color="auto"/>
              <w:bottom w:val="single" w:sz="8" w:space="0" w:color="auto"/>
            </w:tcBorders>
            <w:vAlign w:val="center"/>
          </w:tcPr>
          <w:p w14:paraId="2CB5A64E" w14:textId="0648DB31" w:rsidR="00834310" w:rsidRPr="00F220D4" w:rsidRDefault="00B045C2" w:rsidP="00186DA8">
            <w:pPr>
              <w:pStyle w:val="MDPI42tablebody"/>
              <w:spacing w:line="240" w:lineRule="auto"/>
            </w:pPr>
            <w:r>
              <w:t>Textual</w:t>
            </w:r>
          </w:p>
        </w:tc>
        <w:tc>
          <w:tcPr>
            <w:tcW w:w="3802" w:type="dxa"/>
            <w:tcBorders>
              <w:top w:val="single" w:sz="4" w:space="0" w:color="auto"/>
              <w:bottom w:val="single" w:sz="8" w:space="0" w:color="auto"/>
            </w:tcBorders>
            <w:vAlign w:val="center"/>
          </w:tcPr>
          <w:p w14:paraId="736F358D" w14:textId="61D2ECAB" w:rsidR="00834310" w:rsidRPr="00F220D4" w:rsidRDefault="00CC3750" w:rsidP="00186DA8">
            <w:pPr>
              <w:pStyle w:val="MDPI42tablebody"/>
              <w:spacing w:line="240" w:lineRule="auto"/>
              <w:jc w:val="left"/>
            </w:pPr>
            <w:r w:rsidRPr="00CC3750">
              <w:t>Count unique variable values in cell</w:t>
            </w:r>
          </w:p>
        </w:tc>
      </w:tr>
    </w:tbl>
    <w:p w14:paraId="2AB33E02" w14:textId="15D524D2" w:rsidR="003850DF" w:rsidRPr="00DD7535" w:rsidRDefault="003850DF" w:rsidP="00DD7535">
      <w:pPr>
        <w:pStyle w:val="MDPI23heading3"/>
      </w:pPr>
      <w:r w:rsidRPr="00DD7535">
        <w:t>2.</w:t>
      </w:r>
      <w:r w:rsidR="008701A2" w:rsidRPr="00DD7535">
        <w:t>3</w:t>
      </w:r>
      <w:r w:rsidRPr="00DD7535">
        <w:t xml:space="preserve">.2. </w:t>
      </w:r>
      <w:r w:rsidR="00700BB1" w:rsidRPr="00DD7535">
        <w:t>Outcome Modelling</w:t>
      </w:r>
      <w:r w:rsidR="00774B56">
        <w:t xml:space="preserve"> Approach</w:t>
      </w:r>
    </w:p>
    <w:p w14:paraId="395EAC57" w14:textId="701EA12F" w:rsidR="003850DF" w:rsidRPr="00D90430" w:rsidRDefault="008F45DF" w:rsidP="003850DF">
      <w:pPr>
        <w:pStyle w:val="MDPI31text"/>
      </w:pPr>
      <w:r>
        <w:rPr>
          <w:lang w:val="en"/>
        </w:rPr>
        <w:t xml:space="preserve">For the case study, we applied Automated Machine Learning (AutoML) for the outcome modelling component </w:t>
      </w:r>
      <w:r w:rsidR="008103D8">
        <w:rPr>
          <w:lang w:val="en"/>
        </w:rPr>
        <w:t>as it automates several sub-components related to</w:t>
      </w:r>
      <w:r w:rsidR="004E7FAF">
        <w:rPr>
          <w:lang w:val="en"/>
        </w:rPr>
        <w:t xml:space="preserve"> improving</w:t>
      </w:r>
      <w:r w:rsidR="008103D8">
        <w:rPr>
          <w:lang w:val="en"/>
        </w:rPr>
        <w:t xml:space="preserve"> model</w:t>
      </w:r>
      <w:r w:rsidR="004E7FAF">
        <w:rPr>
          <w:lang w:val="en"/>
        </w:rPr>
        <w:t xml:space="preserve"> performance</w:t>
      </w:r>
      <w:r w:rsidR="008103D8">
        <w:rPr>
          <w:lang w:val="en"/>
        </w:rPr>
        <w:t>, including</w:t>
      </w:r>
      <w:r w:rsidR="004E7FAF">
        <w:rPr>
          <w:lang w:val="en"/>
        </w:rPr>
        <w:t xml:space="preserve"> the selection of</w:t>
      </w:r>
      <w:r w:rsidR="008103D8">
        <w:rPr>
          <w:lang w:val="en"/>
        </w:rPr>
        <w:t xml:space="preserve"> variables, parameters, </w:t>
      </w:r>
      <w:r w:rsidR="008050A6">
        <w:rPr>
          <w:lang w:val="en"/>
        </w:rPr>
        <w:t>and models</w:t>
      </w:r>
      <w:r w:rsidR="009662EF">
        <w:rPr>
          <w:lang w:val="en"/>
        </w:rPr>
        <w:t xml:space="preserve"> </w:t>
      </w:r>
      <w:r w:rsidR="009662EF">
        <w:rPr>
          <w:lang w:val="en"/>
        </w:rPr>
        <w:fldChar w:fldCharType="begin"/>
      </w:r>
      <w:r w:rsidR="007837A4">
        <w:rPr>
          <w:lang w:val="en"/>
        </w:rPr>
        <w:instrText xml:space="preserve"> ADDIN ZOTERO_ITEM CSL_CITATION {"citationID":"N0nnNcku","properties":{"formattedCitation":"[95]","plainCitation":"[95]","noteIndex":0},"citationItems":[{"id":1880,"uris":["http://zotero.org/users/6749620/items/V4LN3Y27"],"itemData":{"id":1880,"type":"chapter","abstract":"Automated machine learning (AutoML) is the sub-field of machine learning that aims at automating, to some extend, all stages of the design of a machine learning system. In the context of supervised learning, AutoML is concerned with feature extraction, preprocessing, model design, and post processing. Major contributions and achievements in AutoML have been taking place during the recent decade. We are, therefore, in perfect timing to look back and realize what we have learned. This chapter aims to summarize the main findings in the early years of AutoML. More specifically, in this chapter an introduction to AutoML for supervised learning is provided and a historical review of progress in this field is presented. Likewise, the main paradigms of AutoML are described and research opportunities are outlined.","collection-title":"Natural Computing Series","container-title":"Automated Design of Machine Learning and Search Algorithms","event-place":"Cham","ISBN":"978-3-030-72069-8","language":"en","note":"DOI: 10.1007/978-3-030-72069-8_2","page":"11-28","publisher":"Springer International Publishing","publisher-place":"Cham","source":"Springer Link","title":"Automated Machine Learning—A Brief Review at the End of the Early Years","URL":"https://doi.org/10.1007/978-3-030-72069-8_2","author":[{"family":"Escalante","given":"Hugo Jair"}],"editor":[{"family":"Pillay","given":"Nelishia"},{"family":"Qu","given":"Rong"}],"accessed":{"date-parts":[["2022",6,19]]},"issued":{"date-parts":[["2021"]]}}}],"schema":"https://github.com/citation-style-language/schema/raw/master/csl-citation.json"} </w:instrText>
      </w:r>
      <w:r w:rsidR="009662EF">
        <w:rPr>
          <w:lang w:val="en"/>
        </w:rPr>
        <w:fldChar w:fldCharType="separate"/>
      </w:r>
      <w:r w:rsidR="007837A4" w:rsidRPr="007837A4">
        <w:t>[95]</w:t>
      </w:r>
      <w:r w:rsidR="009662EF">
        <w:rPr>
          <w:lang w:val="en"/>
        </w:rPr>
        <w:fldChar w:fldCharType="end"/>
      </w:r>
      <w:r w:rsidR="008050A6">
        <w:rPr>
          <w:lang w:val="en"/>
        </w:rPr>
        <w:t>.</w:t>
      </w:r>
      <w:r w:rsidR="007778F3">
        <w:rPr>
          <w:lang w:val="en"/>
        </w:rPr>
        <w:t xml:space="preserve"> </w:t>
      </w:r>
      <w:r w:rsidR="008C74E7">
        <w:rPr>
          <w:lang w:val="en"/>
        </w:rPr>
        <w:t>We</w:t>
      </w:r>
      <w:r w:rsidR="007778F3">
        <w:rPr>
          <w:lang w:val="en"/>
        </w:rPr>
        <w:t xml:space="preserve"> </w:t>
      </w:r>
      <w:r w:rsidR="00E86F37">
        <w:rPr>
          <w:lang w:val="en"/>
        </w:rPr>
        <w:t>tested</w:t>
      </w:r>
      <w:r w:rsidR="007778F3">
        <w:rPr>
          <w:lang w:val="en"/>
        </w:rPr>
        <w:t xml:space="preserve"> two python packages for AutoML: </w:t>
      </w:r>
      <w:r w:rsidR="007778F3" w:rsidRPr="000537A3">
        <w:rPr>
          <w:i/>
          <w:iCs/>
          <w:lang w:val="en"/>
        </w:rPr>
        <w:t>auto-sklearn</w:t>
      </w:r>
      <w:r w:rsidR="007778F3">
        <w:rPr>
          <w:lang w:val="en"/>
        </w:rPr>
        <w:t xml:space="preserve"> and </w:t>
      </w:r>
      <w:r w:rsidR="007778F3" w:rsidRPr="000537A3">
        <w:rPr>
          <w:i/>
          <w:iCs/>
          <w:lang w:val="en"/>
        </w:rPr>
        <w:t>tpot</w:t>
      </w:r>
      <w:r w:rsidR="007778F3">
        <w:rPr>
          <w:lang w:val="en"/>
        </w:rPr>
        <w:t xml:space="preserve">. The package </w:t>
      </w:r>
      <w:r w:rsidR="007778F3" w:rsidRPr="000537A3">
        <w:rPr>
          <w:i/>
          <w:iCs/>
          <w:lang w:val="en"/>
        </w:rPr>
        <w:t>auto-sklearn</w:t>
      </w:r>
      <w:r w:rsidR="007778F3">
        <w:rPr>
          <w:lang w:val="en"/>
        </w:rPr>
        <w:t xml:space="preserve"> use</w:t>
      </w:r>
      <w:r w:rsidR="00C63EDA">
        <w:rPr>
          <w:lang w:val="en"/>
        </w:rPr>
        <w:t>s</w:t>
      </w:r>
      <w:r w:rsidR="007778F3">
        <w:rPr>
          <w:lang w:val="en"/>
        </w:rPr>
        <w:t xml:space="preserve"> </w:t>
      </w:r>
      <w:r w:rsidR="007778F3" w:rsidRPr="007778F3">
        <w:rPr>
          <w:lang w:val="en"/>
        </w:rPr>
        <w:t>Bayesian</w:t>
      </w:r>
      <w:r w:rsidR="007778F3">
        <w:rPr>
          <w:lang w:val="en"/>
        </w:rPr>
        <w:t xml:space="preserve"> optimization</w:t>
      </w:r>
      <w:r w:rsidR="002A6A1E">
        <w:rPr>
          <w:lang w:val="en"/>
        </w:rPr>
        <w:t xml:space="preserve"> </w:t>
      </w:r>
      <w:r w:rsidR="002A6A1E">
        <w:rPr>
          <w:lang w:val="en"/>
        </w:rPr>
        <w:fldChar w:fldCharType="begin"/>
      </w:r>
      <w:r w:rsidR="007837A4">
        <w:rPr>
          <w:lang w:val="en"/>
        </w:rPr>
        <w:instrText xml:space="preserve"> ADDIN ZOTERO_ITEM CSL_CITATION {"citationID":"tnmdlVZN","properties":{"formattedCitation":"[96]","plainCitation":"[96]","noteIndex":0},"citationItems":[{"id":1063,"uris":["http://zotero.org/users/6749620/items/YS8IMQNU"],"itemData":{"id":1063,"type":"chapter","container-title":"Advances in Neural Information Processing Systems 25","page":"2951–2959","publisher":"Curran Associates, Inc.","source":"Neural Information Processing Systems","title":"Practical Bayesian Optimization of Machine Learning Algorithms","author":[{"family":"Snoek","given":"Jasper"},{"family":"Larochelle","given":"Hugo"},{"family":"Adams","given":"Ryan P"}],"editor":[{"family":"Pereira","given":"F."},{"family":"Burges","given":"C. J. C."},{"family":"Bottou","given":"L."},{"family":"Weinberger","given":"K. Q."}],"accessed":{"date-parts":[["2020",9,26]]},"issued":{"date-parts":[["2012"]]}}}],"schema":"https://github.com/citation-style-language/schema/raw/master/csl-citation.json"} </w:instrText>
      </w:r>
      <w:r w:rsidR="002A6A1E">
        <w:rPr>
          <w:lang w:val="en"/>
        </w:rPr>
        <w:fldChar w:fldCharType="separate"/>
      </w:r>
      <w:r w:rsidR="007837A4" w:rsidRPr="007837A4">
        <w:t>[96]</w:t>
      </w:r>
      <w:r w:rsidR="002A6A1E">
        <w:rPr>
          <w:lang w:val="en"/>
        </w:rPr>
        <w:fldChar w:fldCharType="end"/>
      </w:r>
      <w:r w:rsidR="007778F3">
        <w:rPr>
          <w:lang w:val="en"/>
        </w:rPr>
        <w:t>, meta-learning</w:t>
      </w:r>
      <w:r w:rsidR="002A6A1E">
        <w:rPr>
          <w:lang w:val="en"/>
        </w:rPr>
        <w:t xml:space="preserve"> </w:t>
      </w:r>
      <w:r w:rsidR="002A6A1E">
        <w:rPr>
          <w:lang w:val="en"/>
        </w:rPr>
        <w:fldChar w:fldCharType="begin"/>
      </w:r>
      <w:r w:rsidR="007837A4">
        <w:rPr>
          <w:lang w:val="en"/>
        </w:rPr>
        <w:instrText xml:space="preserve"> ADDIN ZOTERO_ITEM CSL_CITATION {"citationID":"U1uW3KD2","properties":{"formattedCitation":"[97]","plainCitation":"[97]","noteIndex":0},"citationItems":[{"id":2214,"uris":["http://zotero.org/users/6749620/items/7VRJ7XM6"],"itemData":{"id":2214,"type":"article-journal","abstract":"Different researchers hold different views of what the term meta-learning exactlymeans. The first part of this paper provides our own perspective view in which the goal isto build self-adaptive learners (i.e. learning algorithms that improve their bias dynamicallythrough experience by accumulating meta-knowledge). The second part provides a survey ofmeta-learning as reported by the machine-learning literature. We find that, despite differentviews and research lines, a question remains constant: how can we exploit knowledge aboutlearning (i.e. meta-knowledge) to improve the performance of learning algorithms? Clearlythe answer to this question is key to the advancement of the field and continues being thesubject of intensive research.","container-title":"Artificial Intelligence Review","DOI":"10.1023/A:1019956318069","ISSN":"1573-7462","issue":"2","journalAbbreviation":"Artificial Intelligence Review","language":"en","page":"77-95","source":"Springer Link","title":"A Perspective View and Survey of Meta-Learning","volume":"18","author":[{"family":"Vilalta","given":"Ricardo"},{"family":"Drissi","given":"Youssef"}],"issued":{"date-parts":[["2002",6,1]]}}}],"schema":"https://github.com/citation-style-language/schema/raw/master/csl-citation.json"} </w:instrText>
      </w:r>
      <w:r w:rsidR="002A6A1E">
        <w:rPr>
          <w:lang w:val="en"/>
        </w:rPr>
        <w:fldChar w:fldCharType="separate"/>
      </w:r>
      <w:r w:rsidR="007837A4" w:rsidRPr="007837A4">
        <w:t>[97]</w:t>
      </w:r>
      <w:r w:rsidR="002A6A1E">
        <w:rPr>
          <w:lang w:val="en"/>
        </w:rPr>
        <w:fldChar w:fldCharType="end"/>
      </w:r>
      <w:r w:rsidR="007778F3">
        <w:rPr>
          <w:lang w:val="en"/>
        </w:rPr>
        <w:t>, and ensemble construction</w:t>
      </w:r>
      <w:r w:rsidR="002A6A1E">
        <w:rPr>
          <w:lang w:val="en"/>
        </w:rPr>
        <w:t xml:space="preserve"> </w:t>
      </w:r>
      <w:r w:rsidR="002A6A1E">
        <w:rPr>
          <w:lang w:val="en"/>
        </w:rPr>
        <w:fldChar w:fldCharType="begin"/>
      </w:r>
      <w:r w:rsidR="007837A4">
        <w:rPr>
          <w:lang w:val="en"/>
        </w:rPr>
        <w:instrText xml:space="preserve"> ADDIN ZOTERO_ITEM CSL_CITATION {"citationID":"nQvZjUXy","properties":{"formattedCitation":"[98]","plainCitation":"[98]","noteIndex":0},"citationItems":[{"id":1335,"uris":["http://zotero.org/users/6749620/items/D9TSECMD"],"itemData":{"id":1335,"type":"paper-conference","abstract":"We present a method for constructing ensembles from libraries of thousands of models. Model libraries are generated using different learning algorithms and parameter settings. Forward stepwise selection is used to add to the ensemble the models that maximize its performance. Ensemble selection allows ensembles to be optimized to performance metric such as accuracy, cross entropy, mean precision, or ROC Area. Experiments with seven test problems and ten metrics demonstrate the benefit of ensemble selection.","collection-title":"ICML '04","container-title":"Proceedings of the twenty-first international conference on Machine learning","DOI":"10.1145/1015330.1015432","event-place":"New York, NY, USA","ISBN":"978-1-58113-838-2","page":"18","publisher":"Association for Computing Machinery","publisher-place":"New York, NY, USA","source":"ACM Digital Library","title":"Ensemble selection from libraries of models","URL":"https://doi.org/10.1145/1015330.1015432","author":[{"family":"Caruana","given":"Rich"},{"family":"Niculescu-Mizil","given":"Alexandru"},{"family":"Crew","given":"Geoff"},{"family":"Ksikes","given":"Alex"}],"accessed":{"date-parts":[["2021",2,1]]},"issued":{"date-parts":[["2004",7,4]]}}}],"schema":"https://github.com/citation-style-language/schema/raw/master/csl-citation.json"} </w:instrText>
      </w:r>
      <w:r w:rsidR="002A6A1E">
        <w:rPr>
          <w:lang w:val="en"/>
        </w:rPr>
        <w:fldChar w:fldCharType="separate"/>
      </w:r>
      <w:r w:rsidR="007837A4" w:rsidRPr="007837A4">
        <w:t>[98]</w:t>
      </w:r>
      <w:r w:rsidR="002A6A1E">
        <w:rPr>
          <w:lang w:val="en"/>
        </w:rPr>
        <w:fldChar w:fldCharType="end"/>
      </w:r>
      <w:r w:rsidR="007778F3">
        <w:rPr>
          <w:lang w:val="en"/>
        </w:rPr>
        <w:t xml:space="preserve"> to automatically select the best model from a test of several models and parameters</w:t>
      </w:r>
      <w:r w:rsidR="009C7661">
        <w:rPr>
          <w:lang w:val="en"/>
        </w:rPr>
        <w:t xml:space="preserve"> </w:t>
      </w:r>
      <w:r w:rsidR="009C7661">
        <w:rPr>
          <w:lang w:val="en"/>
        </w:rPr>
        <w:fldChar w:fldCharType="begin"/>
      </w:r>
      <w:r w:rsidR="007837A4">
        <w:rPr>
          <w:lang w:val="en"/>
        </w:rPr>
        <w:instrText xml:space="preserve"> ADDIN ZOTERO_ITEM CSL_CITATION {"citationID":"TA6HuCNJ","properties":{"formattedCitation":"[99,100]","plainCitation":"[99,100]","noteIndex":0},"citationItems":[{"id":1978,"uris":["http://zotero.org/users/6749620/items/MPZ8F3N3"],"itemData":{"id":1978,"type":"article-journal","container-title":"Advances in neural information processing systems","source":"Google Scholar","title":"Efficient and robust automated machine learning","volume":"28","author":[{"family":"Feurer","given":"Matthias"},{"family":"Klein","given":"Aaron"},{"family":"Eggensperger","given":"Katharina"},{"family":"Springenberg","given":"Jost"},{"family":"Blum","given":"Manuel"},{"family":"Hutter","given":"Frank"}],"issued":{"date-parts":[["2015"]]}}},{"id":1332,"uris":["http://zotero.org/users/6749620/items/HHNIN4WU"],"itemData":{"id":1332,"type":"chapter","abstract":"The success of machine learning in a broad range of applications has led to an ever-growing demand for machine learning systems that can be used oﬀ the shelf by non-experts. To be eﬀective in practice, such systems need to automatically choose a good algorithm and feature preprocessing steps for a new dataset at hand, and also set their respective hyperparameters. Recent work has started to tackle this automated machine learning (AutoML) problem with the help of eﬃcient Bayesian optimization methods. Building on this, we introduce a robust new AutoML system based on the Python machine learning package scikit-learn (using 15 classiﬁers, 14 feature preprocessing methods, and 4 data preprocessing methods, giving rise to a structured hypothesis space with 110 hyperparameters). This system, which we dub Auto-sklearn, improves on existing AutoML methods by automatically taking into account past performance on similar datasets, and by constructing ensembles from the models evaluated during the optimization. Our system won six out of ten phases of the ﬁrst ChaLearn AutoML challenge, and our comprehensive analysis on over 100 diverse datasets shows that it substantially outperforms the previous state of the art in AutoML. We also demonstrate the performance gains due to each of our contributions and derive insights into the eﬀectiveness of the individual components of Auto-sklearn.","container-title":"Automated Machine Learning","event-place":"Cham","ISBN":"978-3-030-05317-8","language":"en","note":"collection-title: The Springer Series on Challenges in Machine Learning\nDOI: 10.1007/978-3-030-05318-5_6","page":"113-134","publisher":"Springer International Publishing","publisher-place":"Cham","source":"DOI.org (Crossref)","title":"Auto-sklearn: Efficient and Robust Automated Machine Learning","title-short":"Auto-sklearn","URL":"http://link.springer.com/10.1007/978-3-030-05318-5_6","editor":[{"family":"Hutter","given":"Frank"},{"family":"Kotthoff","given":"Lars"},{"family":"Vanschoren","given":"Joaquin"}],"author":[{"family":"Feurer","given":"Matthias"},{"family":"Klein","given":"Aaron"},{"family":"Eggensperger","given":"Katharina"},{"family":"Springenberg","given":"Jost Tobias"},{"family":"Blum","given":"Manuel"},{"family":"Hutter","given":"Frank"}],"accessed":{"date-parts":[["2021",2,7]]},"issued":{"date-parts":[["2019"]]}}}],"schema":"https://github.com/citation-style-language/schema/raw/master/csl-citation.json"} </w:instrText>
      </w:r>
      <w:r w:rsidR="009C7661">
        <w:rPr>
          <w:lang w:val="en"/>
        </w:rPr>
        <w:fldChar w:fldCharType="separate"/>
      </w:r>
      <w:r w:rsidR="007837A4" w:rsidRPr="007837A4">
        <w:t>[99,100]</w:t>
      </w:r>
      <w:r w:rsidR="009C7661">
        <w:rPr>
          <w:lang w:val="en"/>
        </w:rPr>
        <w:fldChar w:fldCharType="end"/>
      </w:r>
      <w:r w:rsidR="007778F3">
        <w:rPr>
          <w:lang w:val="en"/>
        </w:rPr>
        <w:t>.</w:t>
      </w:r>
      <w:r w:rsidR="000537A3">
        <w:rPr>
          <w:lang w:val="en"/>
        </w:rPr>
        <w:t xml:space="preserve"> The package </w:t>
      </w:r>
      <w:r w:rsidR="000537A3" w:rsidRPr="00C63EDA">
        <w:rPr>
          <w:i/>
          <w:iCs/>
          <w:lang w:val="en"/>
        </w:rPr>
        <w:t>tpot</w:t>
      </w:r>
      <w:r w:rsidR="00194A1A">
        <w:rPr>
          <w:lang w:val="en"/>
        </w:rPr>
        <w:t xml:space="preserve"> uses genetic </w:t>
      </w:r>
      <w:r w:rsidR="00181AE9">
        <w:rPr>
          <w:lang w:val="en"/>
        </w:rPr>
        <w:t>programming</w:t>
      </w:r>
      <w:r w:rsidR="002A6A1E">
        <w:rPr>
          <w:lang w:val="en"/>
        </w:rPr>
        <w:t xml:space="preserve"> </w:t>
      </w:r>
      <w:r w:rsidR="002A6A1E">
        <w:rPr>
          <w:lang w:val="en"/>
        </w:rPr>
        <w:fldChar w:fldCharType="begin"/>
      </w:r>
      <w:r w:rsidR="007837A4">
        <w:rPr>
          <w:lang w:val="en"/>
        </w:rPr>
        <w:instrText xml:space="preserve"> ADDIN ZOTERO_ITEM CSL_CITATION {"citationID":"RGP9X19Z","properties":{"formattedCitation":"[101]","plainCitation":"[101]","noteIndex":0},"citationItems":[{"id":2504,"uris":["http://zotero.org/users/6749620/items/W7NQNMJL"],"itemData":{"id":2504,"type":"book","abstract":"Genetic programming (GP), one of the most advanced forms of evolutionary computation, has been highly successful as a technique for getting computers to automatically solve problems without having to tell them explicitly how. Since its inceptions more than ten years ago, GP has been used to solve practical problems in a variety of application fields. Along with this ad-hoc engineering approaches interest increased in how and why GP works. This book provides a coherent consolidation of recent work on the theoretical foundations of GP. A concise introduction to GP and genetic algorithms (GA) is followed by a discussion of fitness landscapes and other theoretical approaches to natural and artificial evolution. Having surveyed early approaches to GP theory it presents new exact schema analysis, showing that it applies to GP as well as to the simpler GAs. New results on the potentially infinite number of possible programs are followed by two chapters applying these new techniques.","ISBN":"978-3-662-04726-2","language":"en","note":"Google-Books-ID: zsaqCAAAQBAJ","number-of-pages":"265","publisher":"Springer Science &amp; Business Media","source":"Google Books","title":"Foundations of Genetic Programming","author":[{"family":"Langdon","given":"William B."},{"family":"Poli","given":"Riccardo"}],"issued":{"date-parts":[["2013",3,9]]}}}],"schema":"https://github.com/citation-style-language/schema/raw/master/csl-citation.json"} </w:instrText>
      </w:r>
      <w:r w:rsidR="002A6A1E">
        <w:rPr>
          <w:lang w:val="en"/>
        </w:rPr>
        <w:fldChar w:fldCharType="separate"/>
      </w:r>
      <w:r w:rsidR="007837A4" w:rsidRPr="007837A4">
        <w:t>[101]</w:t>
      </w:r>
      <w:r w:rsidR="002A6A1E">
        <w:rPr>
          <w:lang w:val="en"/>
        </w:rPr>
        <w:fldChar w:fldCharType="end"/>
      </w:r>
      <w:r w:rsidR="00194A1A">
        <w:rPr>
          <w:lang w:val="en"/>
        </w:rPr>
        <w:t xml:space="preserve"> to automatically </w:t>
      </w:r>
      <w:r w:rsidR="00747D53">
        <w:rPr>
          <w:lang w:val="en"/>
        </w:rPr>
        <w:t>optimize and design</w:t>
      </w:r>
      <w:r w:rsidR="00194A1A">
        <w:rPr>
          <w:lang w:val="en"/>
        </w:rPr>
        <w:t xml:space="preserve"> machine learning pipelines</w:t>
      </w:r>
      <w:r w:rsidR="00DA77B9">
        <w:rPr>
          <w:lang w:val="en"/>
        </w:rPr>
        <w:t xml:space="preserve"> through pipeline operators</w:t>
      </w:r>
      <w:r w:rsidR="00A47829">
        <w:rPr>
          <w:lang w:val="en"/>
        </w:rPr>
        <w:t xml:space="preserve">, including the </w:t>
      </w:r>
      <w:r w:rsidR="0024529F">
        <w:rPr>
          <w:lang w:val="en"/>
        </w:rPr>
        <w:t>operations</w:t>
      </w:r>
      <w:r w:rsidR="00A47829">
        <w:rPr>
          <w:lang w:val="en"/>
        </w:rPr>
        <w:t xml:space="preserve"> of feature engineering, model selection, and parameter tuning</w:t>
      </w:r>
      <w:r w:rsidR="00747D53">
        <w:rPr>
          <w:lang w:val="en"/>
        </w:rPr>
        <w:t xml:space="preserve"> </w:t>
      </w:r>
      <w:r w:rsidR="00747D53">
        <w:rPr>
          <w:lang w:val="en"/>
        </w:rPr>
        <w:fldChar w:fldCharType="begin"/>
      </w:r>
      <w:r w:rsidR="007837A4">
        <w:rPr>
          <w:lang w:val="en"/>
        </w:rPr>
        <w:instrText xml:space="preserve"> ADDIN ZOTERO_ITEM CSL_CITATION {"citationID":"NKqpimaY","properties":{"formattedCitation":"[102,102]","plainCitation":"[102,102]","noteIndex":0},"citationItems":[{"id":1344,"uris":["http://zotero.org/users/6749620/items/87X5S4X6"],"itemData":{"id":1344,"type":"paper-conference","abstract":"As data science becomes more mainstream, there will be an ever-growing demand for data science tools that are more accessible, flexible, and scalable. In response to this demand, automated machine ...","container-title":"Workshop on Automatic Machine Learning","event-title":"Workshop on Automatic Machine Learning","language":"en","note":"ISSN: 1938-7228","page":"66-74","publisher":"PMLR","source":"proceedings.mlr.press","title":"TPOT: A Tree-based Pipeline Optimization Tool for Automating Machine Learning","title-short":"TPOT","URL":"http://proceedings.mlr.press/v64/olson_tpot_2016.html","author":[{"family":"Olson","given":"Randal S."},{"family":"Moore","given":"Jason H."}],"accessed":{"date-parts":[["2021",1,22]]},"issued":{"date-parts":[["2016",12,4]]}}},{"id":1344,"uris":["http://zotero.org/users/6749620/items/87X5S4X6"],"itemData":{"id":1344,"type":"paper-conference","abstract":"As data science becomes more mainstream, there will be an ever-growing demand for data science tools that are more accessible, flexible, and scalable. In response to this demand, automated machine ...","container-title":"Workshop on Automatic Machine Learning","event-title":"Workshop on Automatic Machine Learning","language":"en","note":"ISSN: 1938-7228","page":"66-74","publisher":"PMLR","source":"proceedings.mlr.press","title":"TPOT: A Tree-based Pipeline Optimization Tool for Automating Machine Learning","title-short":"TPOT","URL":"http://proceedings.mlr.press/v64/olson_tpot_2016.html","author":[{"family":"Olson","given":"Randal S."},{"family":"Moore","given":"Jason H."}],"accessed":{"date-parts":[["2021",1,22]]},"issued":{"date-parts":[["2016",12,4]]}}}],"schema":"https://github.com/citation-style-language/schema/raw/master/csl-citation.json"} </w:instrText>
      </w:r>
      <w:r w:rsidR="00747D53">
        <w:rPr>
          <w:lang w:val="en"/>
        </w:rPr>
        <w:fldChar w:fldCharType="separate"/>
      </w:r>
      <w:r w:rsidR="007837A4" w:rsidRPr="007837A4">
        <w:t>[102,102]</w:t>
      </w:r>
      <w:r w:rsidR="00747D53">
        <w:rPr>
          <w:lang w:val="en"/>
        </w:rPr>
        <w:fldChar w:fldCharType="end"/>
      </w:r>
      <w:r w:rsidR="00194A1A">
        <w:rPr>
          <w:lang w:val="en"/>
        </w:rPr>
        <w:t>.</w:t>
      </w:r>
      <w:r w:rsidR="00535AE1">
        <w:rPr>
          <w:lang w:val="en"/>
        </w:rPr>
        <w:t xml:space="preserve"> For the variables sub-component, the output of the </w:t>
      </w:r>
      <w:r w:rsidR="002D54EE">
        <w:rPr>
          <w:lang w:val="en"/>
        </w:rPr>
        <w:t xml:space="preserve">spatial feature engineering </w:t>
      </w:r>
      <w:r w:rsidR="00535AE1">
        <w:rPr>
          <w:lang w:val="en"/>
        </w:rPr>
        <w:t>sub-component from the spatial data component was used</w:t>
      </w:r>
      <w:r w:rsidR="001F2E78">
        <w:rPr>
          <w:lang w:val="en"/>
        </w:rPr>
        <w:t xml:space="preserve">, while the models sub-component contained both </w:t>
      </w:r>
      <w:r w:rsidR="001F2E78">
        <w:rPr>
          <w:i/>
          <w:iCs/>
          <w:lang w:val="en"/>
        </w:rPr>
        <w:t>auto-sklearn</w:t>
      </w:r>
      <w:r w:rsidR="001F2E78">
        <w:rPr>
          <w:lang w:val="en"/>
        </w:rPr>
        <w:t xml:space="preserve"> and </w:t>
      </w:r>
      <w:r w:rsidR="001F2E78">
        <w:rPr>
          <w:i/>
          <w:iCs/>
          <w:lang w:val="en"/>
        </w:rPr>
        <w:t>tpot</w:t>
      </w:r>
      <w:r w:rsidR="001F2E78">
        <w:rPr>
          <w:lang w:val="en"/>
        </w:rPr>
        <w:t xml:space="preserve"> </w:t>
      </w:r>
      <w:r w:rsidR="005A64F6">
        <w:rPr>
          <w:lang w:val="en"/>
        </w:rPr>
        <w:t>models</w:t>
      </w:r>
      <w:r w:rsidR="0064777E">
        <w:rPr>
          <w:lang w:val="en"/>
        </w:rPr>
        <w:t xml:space="preserve">, </w:t>
      </w:r>
      <w:r w:rsidR="008B1768">
        <w:rPr>
          <w:lang w:val="en"/>
        </w:rPr>
        <w:t>which automated the parameters and model selection sub-components</w:t>
      </w:r>
      <w:r w:rsidR="00E552A6">
        <w:rPr>
          <w:lang w:val="en"/>
        </w:rPr>
        <w:t xml:space="preserve"> given a minute </w:t>
      </w:r>
      <w:r w:rsidR="002507C8">
        <w:rPr>
          <w:lang w:val="en"/>
        </w:rPr>
        <w:t>to build models</w:t>
      </w:r>
      <w:r w:rsidR="00E552A6">
        <w:rPr>
          <w:lang w:val="en"/>
        </w:rPr>
        <w:t xml:space="preserve"> each</w:t>
      </w:r>
      <w:r w:rsidR="008B1768">
        <w:rPr>
          <w:lang w:val="en"/>
        </w:rPr>
        <w:t>.</w:t>
      </w:r>
      <w:r w:rsidR="009F53DB">
        <w:rPr>
          <w:lang w:val="en"/>
        </w:rPr>
        <w:t xml:space="preserve"> For the metrics sub-component, we used Mean Absolute Error (MAE)</w:t>
      </w:r>
      <w:r w:rsidR="00B16726">
        <w:rPr>
          <w:lang w:val="en"/>
        </w:rPr>
        <w:t xml:space="preserve"> </w:t>
      </w:r>
      <w:r w:rsidR="00B16726">
        <w:rPr>
          <w:lang w:val="en"/>
        </w:rPr>
        <w:fldChar w:fldCharType="begin"/>
      </w:r>
      <w:r w:rsidR="007837A4">
        <w:rPr>
          <w:lang w:val="en"/>
        </w:rPr>
        <w:instrText xml:space="preserve"> ADDIN ZOTERO_ITEM CSL_CITATION {"citationID":"fgE8Qzq8","properties":{"formattedCitation":"[103]","plainCitation":"[103]","noteIndex":0},"citationItems":[{"id":2497,"uris":["http://zotero.org/users/6749620/items/6UJ3QDST"],"itemData":{"id":2497,"type":"article-journal","container-title":"Climate research","issue":"1","page":"79–82","source":"Google Scholar","title":"Advantages of the mean absolute error (MAE) over the root mean square error (RMSE) in assessing average model performance","volume":"30","author":[{"family":"Willmott","given":"Cort J."},{"family":"Matsuura","given":"Kenji"}],"issued":{"date-parts":[["2005"]]}}}],"schema":"https://github.com/citation-style-language/schema/raw/master/csl-citation.json"} </w:instrText>
      </w:r>
      <w:r w:rsidR="00B16726">
        <w:rPr>
          <w:lang w:val="en"/>
        </w:rPr>
        <w:fldChar w:fldCharType="separate"/>
      </w:r>
      <w:r w:rsidR="007837A4" w:rsidRPr="007837A4">
        <w:t>[103]</w:t>
      </w:r>
      <w:r w:rsidR="00B16726">
        <w:rPr>
          <w:lang w:val="en"/>
        </w:rPr>
        <w:fldChar w:fldCharType="end"/>
      </w:r>
      <w:r w:rsidR="00194617">
        <w:rPr>
          <w:lang w:val="en"/>
        </w:rPr>
        <w:t>, an aggregate measure of the errors between the actual and predicted</w:t>
      </w:r>
      <w:r w:rsidR="00B16726">
        <w:rPr>
          <w:lang w:val="en"/>
        </w:rPr>
        <w:t xml:space="preserve"> outcomes, representing the</w:t>
      </w:r>
      <w:r w:rsidR="00194617">
        <w:rPr>
          <w:lang w:val="en"/>
        </w:rPr>
        <w:t xml:space="preserve"> MVC</w:t>
      </w:r>
      <w:r w:rsidR="00B16726">
        <w:rPr>
          <w:lang w:val="en"/>
        </w:rPr>
        <w:t>s</w:t>
      </w:r>
      <w:r w:rsidR="009F53DB">
        <w:rPr>
          <w:lang w:val="en"/>
        </w:rPr>
        <w:t>.</w:t>
      </w:r>
      <w:r w:rsidR="00D90430">
        <w:rPr>
          <w:lang w:val="en"/>
        </w:rPr>
        <w:t xml:space="preserve"> Thus, the best model sub-component was determined by the </w:t>
      </w:r>
      <w:r w:rsidR="00D90430">
        <w:rPr>
          <w:i/>
          <w:iCs/>
          <w:lang w:val="en"/>
        </w:rPr>
        <w:t>auto-sklearn</w:t>
      </w:r>
      <w:r w:rsidR="00D90430">
        <w:rPr>
          <w:lang w:val="en"/>
        </w:rPr>
        <w:t xml:space="preserve"> and </w:t>
      </w:r>
      <w:r w:rsidR="00D90430">
        <w:rPr>
          <w:i/>
          <w:iCs/>
          <w:lang w:val="en"/>
        </w:rPr>
        <w:t>tpot</w:t>
      </w:r>
      <w:r w:rsidR="00D90430">
        <w:rPr>
          <w:lang w:val="en"/>
        </w:rPr>
        <w:t xml:space="preserve"> models, which automate parameter tuning, model selection, and variable selection/creation</w:t>
      </w:r>
      <w:r w:rsidR="00D51CA5">
        <w:rPr>
          <w:lang w:val="en"/>
        </w:rPr>
        <w:t xml:space="preserve"> based on the MAE metr</w:t>
      </w:r>
      <w:r w:rsidR="000A5686">
        <w:rPr>
          <w:lang w:val="en"/>
        </w:rPr>
        <w:t>ic</w:t>
      </w:r>
      <w:r w:rsidR="00021680">
        <w:rPr>
          <w:lang w:val="en"/>
        </w:rPr>
        <w:t>.</w:t>
      </w:r>
    </w:p>
    <w:p w14:paraId="00E6E469" w14:textId="170D3E17" w:rsidR="003850DF" w:rsidRDefault="003850DF" w:rsidP="003850DF">
      <w:pPr>
        <w:pStyle w:val="MDPI23heading3"/>
        <w:rPr>
          <w:lang w:val="en"/>
        </w:rPr>
      </w:pPr>
      <w:r>
        <w:t>2.</w:t>
      </w:r>
      <w:r w:rsidR="008701A2">
        <w:t>3</w:t>
      </w:r>
      <w:r>
        <w:t>.3. Geo-intervention Generation</w:t>
      </w:r>
      <w:r w:rsidR="00211FB1">
        <w:t xml:space="preserve"> Approach</w:t>
      </w:r>
    </w:p>
    <w:p w14:paraId="482DA34B" w14:textId="71D45645" w:rsidR="00C8194D" w:rsidRDefault="00EF145D" w:rsidP="003850DF">
      <w:pPr>
        <w:pStyle w:val="MDPI31text"/>
      </w:pPr>
      <w:r>
        <w:rPr>
          <w:lang w:val="en"/>
        </w:rPr>
        <w:t>After the best model for predicting MVCs was found using the outcome modelling component, it was used for the generation of geo-interventions based on a change of variable values</w:t>
      </w:r>
      <w:r w:rsidR="00301489">
        <w:rPr>
          <w:lang w:val="en"/>
        </w:rPr>
        <w:t>, representing actions,</w:t>
      </w:r>
      <w:r>
        <w:rPr>
          <w:lang w:val="en"/>
        </w:rPr>
        <w:t xml:space="preserve"> used in the best model.</w:t>
      </w:r>
      <w:r w:rsidR="00FA1EB0">
        <w:rPr>
          <w:lang w:val="en"/>
        </w:rPr>
        <w:t xml:space="preserve"> Thus, the actions sub-component </w:t>
      </w:r>
      <w:r w:rsidR="00602191">
        <w:rPr>
          <w:lang w:val="en"/>
        </w:rPr>
        <w:t>represented</w:t>
      </w:r>
      <w:r w:rsidR="00FA1EB0">
        <w:rPr>
          <w:lang w:val="en"/>
        </w:rPr>
        <w:t xml:space="preserve"> increases or decreases to the variable values, containing </w:t>
      </w:r>
      <w:r w:rsidR="00D17B7A">
        <w:rPr>
          <w:lang w:val="en"/>
        </w:rPr>
        <w:t xml:space="preserve">changes to </w:t>
      </w:r>
      <w:r w:rsidR="00FA1EB0">
        <w:rPr>
          <w:lang w:val="en"/>
        </w:rPr>
        <w:t>infrastructure, amenities, crime, and other locations of interest, for the best model.</w:t>
      </w:r>
      <w:r w:rsidR="00D319A0">
        <w:rPr>
          <w:lang w:val="en"/>
        </w:rPr>
        <w:t xml:space="preserve"> The variable metrics sub-component contained variable importance metrics</w:t>
      </w:r>
      <w:r w:rsidR="003A18B8">
        <w:rPr>
          <w:lang w:val="en"/>
        </w:rPr>
        <w:t xml:space="preserve"> </w:t>
      </w:r>
      <w:r w:rsidR="003A18B8">
        <w:rPr>
          <w:lang w:val="en"/>
        </w:rPr>
        <w:fldChar w:fldCharType="begin"/>
      </w:r>
      <w:r w:rsidR="007837A4">
        <w:rPr>
          <w:lang w:val="en"/>
        </w:rPr>
        <w:instrText xml:space="preserve"> ADDIN ZOTERO_ITEM CSL_CITATION {"citationID":"iDGq183s","properties":{"formattedCitation":"[65]","plainCitation":"[65]","noteIndex":0},"citationItems":[{"id":1263,"uris":["http://zotero.org/users/6749620/items/6DLYZ9SY"],"itemData":{"id":1263,"type":"article-journal","abstract":"Measuring variable importance for computational models or measured data is an important task in many applications. It has drawn our attention that the variable importance analysis (VIA) techniques were developed independently in many disciplines. We are strongly aware of the necessity to aggregate all the good practices in each discipline, and compare the relative merits of each method, so as to instruct the practitioners to choose the optimal methods to meet different analysis purposes, and to guide current research on VIA. To this end, all the good practices, including seven groups of methods, i.e., the difference-based variable importance measures (VIMs), parametric regression and related VIMs, nonparametric regression techniques, hypothesis test techniques, variance-based VIMs, moment-independent VIMs and graphic VIMs, are reviewed and compared with a numerical test example set in two situations (independent and dependent cases). For ease of use, the recommendations are provided for different types of applications, and packages as well as software for implementing these VIA techniques are collected. Prospects for future study of VIA techniques are also proposed.","container-title":"Reliability Engineering &amp; System Safety","DOI":"10.1016/j.ress.2015.05.018","ISSN":"0951-8320","journalAbbreviation":"Reliability Engineering &amp; System Safety","language":"en","note":"214 citations (Crossref) [2022-09-24]","page":"399-432","source":"ScienceDirect","title":"Variable importance analysis: A comprehensive review","title-short":"Variable importance analysis","volume":"142","author":[{"family":"Wei","given":"Pengfei"},{"family":"Lu","given":"Zhenzhou"},{"family":"Song","given":"Jingwen"}],"issued":{"date-parts":[["2015",10,1]]}}}],"schema":"https://github.com/citation-style-language/schema/raw/master/csl-citation.json"} </w:instrText>
      </w:r>
      <w:r w:rsidR="003A18B8">
        <w:rPr>
          <w:lang w:val="en"/>
        </w:rPr>
        <w:fldChar w:fldCharType="separate"/>
      </w:r>
      <w:r w:rsidR="007837A4" w:rsidRPr="007837A4">
        <w:t>[65]</w:t>
      </w:r>
      <w:r w:rsidR="003A18B8">
        <w:rPr>
          <w:lang w:val="en"/>
        </w:rPr>
        <w:fldChar w:fldCharType="end"/>
      </w:r>
      <w:r w:rsidR="00D319A0">
        <w:rPr>
          <w:lang w:val="en"/>
        </w:rPr>
        <w:t xml:space="preserve"> from the best model</w:t>
      </w:r>
      <w:r w:rsidR="003A18B8">
        <w:rPr>
          <w:lang w:val="en"/>
        </w:rPr>
        <w:t>, which provides a measure that can be used to rank the most to least influential variables corresponding to the predicted MVCs.</w:t>
      </w:r>
      <w:r w:rsidR="00AC6DEA">
        <w:rPr>
          <w:lang w:val="en"/>
        </w:rPr>
        <w:t xml:space="preserve"> </w:t>
      </w:r>
      <w:r w:rsidR="006A185E">
        <w:rPr>
          <w:lang w:val="en"/>
        </w:rPr>
        <w:t>We then used Bayesian optimization</w:t>
      </w:r>
      <w:r w:rsidR="00775A7C">
        <w:rPr>
          <w:lang w:val="en"/>
        </w:rPr>
        <w:t xml:space="preserve"> </w:t>
      </w:r>
      <w:r w:rsidR="00775A7C">
        <w:rPr>
          <w:lang w:val="en"/>
        </w:rPr>
        <w:fldChar w:fldCharType="begin"/>
      </w:r>
      <w:r w:rsidR="007837A4">
        <w:rPr>
          <w:lang w:val="en"/>
        </w:rPr>
        <w:instrText xml:space="preserve"> ADDIN ZOTERO_ITEM CSL_CITATION {"citationID":"a5h2jpdkj6","properties":{"formattedCitation":"[96]","plainCitation":"[96]","noteIndex":0},"citationItems":[{"id":1063,"uris":["http://zotero.org/users/6749620/items/YS8IMQNU"],"itemData":{"id":1063,"type":"chapter","container-title":"Advances in Neural Information Processing Systems 25","page":"2951–2959","publisher":"Curran Associates, Inc.","source":"Neural Information Processing Systems","title":"Practical Bayesian Optimization of Machine Learning Algorithms","author":[{"family":"Snoek","given":"Jasper"},{"family":"Larochelle","given":"Hugo"},{"family":"Adams","given":"Ryan P"}],"editor":[{"family":"Pereira","given":"F."},{"family":"Burges","given":"C. J. C."},{"family":"Bottou","given":"L."},{"family":"Weinberger","given":"K. Q."}],"accessed":{"date-parts":[["2020",9,26]]},"issued":{"date-parts":[["2012"]]}}}],"schema":"https://github.com/citation-style-language/schema/raw/master/csl-citation.json"} </w:instrText>
      </w:r>
      <w:r w:rsidR="00775A7C">
        <w:rPr>
          <w:lang w:val="en"/>
        </w:rPr>
        <w:fldChar w:fldCharType="separate"/>
      </w:r>
      <w:r w:rsidR="007837A4" w:rsidRPr="007837A4">
        <w:t>[96]</w:t>
      </w:r>
      <w:r w:rsidR="00775A7C">
        <w:rPr>
          <w:lang w:val="en"/>
        </w:rPr>
        <w:fldChar w:fldCharType="end"/>
      </w:r>
      <w:r w:rsidR="006A185E">
        <w:rPr>
          <w:lang w:val="en"/>
        </w:rPr>
        <w:t xml:space="preserve"> </w:t>
      </w:r>
      <w:r w:rsidR="006A185E">
        <w:rPr>
          <w:lang w:val="en"/>
        </w:rPr>
        <w:lastRenderedPageBreak/>
        <w:t>as the optimization algorithm sub-component to find the best outcomes and geo-interventions, based on the constraints and largest reduction in predicted MVCs.</w:t>
      </w:r>
      <w:r w:rsidR="00130C6E">
        <w:rPr>
          <w:lang w:val="en"/>
        </w:rPr>
        <w:t xml:space="preserve"> The best outcomes sub-component represented the most optimal reduction in MVCs, while the best geo-interventions component represented the</w:t>
      </w:r>
      <w:r w:rsidR="00E02605">
        <w:rPr>
          <w:lang w:val="en"/>
        </w:rPr>
        <w:t xml:space="preserve"> associated increases or decreases in infrastructure-related variables</w:t>
      </w:r>
      <w:r w:rsidR="007322CE">
        <w:rPr>
          <w:lang w:val="en"/>
        </w:rPr>
        <w:t xml:space="preserve"> (actions)</w:t>
      </w:r>
      <w:r w:rsidR="00E02605">
        <w:rPr>
          <w:lang w:val="en"/>
        </w:rPr>
        <w:t xml:space="preserve"> that led to the best outcomes</w:t>
      </w:r>
      <w:r w:rsidR="00130C6E">
        <w:rPr>
          <w:lang w:val="en"/>
        </w:rPr>
        <w:t xml:space="preserve">. </w:t>
      </w:r>
      <w:r w:rsidR="00AC6DEA">
        <w:rPr>
          <w:lang w:val="en"/>
        </w:rPr>
        <w:t>For the constraints sub-component, we limited the</w:t>
      </w:r>
      <w:r w:rsidR="00AA20AD">
        <w:rPr>
          <w:lang w:val="en"/>
        </w:rPr>
        <w:t xml:space="preserve"> number of optimization iterations to 1</w:t>
      </w:r>
      <w:r w:rsidR="00EA706B">
        <w:rPr>
          <w:lang w:val="en"/>
        </w:rPr>
        <w:t>000,</w:t>
      </w:r>
      <w:r w:rsidR="00AC0A74">
        <w:rPr>
          <w:lang w:val="en"/>
        </w:rPr>
        <w:t xml:space="preserve"> along with 1 initial iteration containing the actual variable values from the data, and 100 random iterations to diversify the optimization search space, for a total of 1101 iterations.</w:t>
      </w:r>
      <w:r w:rsidR="00AA20AD">
        <w:rPr>
          <w:lang w:val="en"/>
        </w:rPr>
        <w:t xml:space="preserve"> </w:t>
      </w:r>
      <w:r w:rsidR="00AC0A74">
        <w:rPr>
          <w:lang w:val="en"/>
        </w:rPr>
        <w:t>We also limited t</w:t>
      </w:r>
      <w:r w:rsidR="00AA20AD">
        <w:rPr>
          <w:lang w:val="en"/>
        </w:rPr>
        <w:t xml:space="preserve">he </w:t>
      </w:r>
      <w:r w:rsidR="00AC6DEA">
        <w:rPr>
          <w:lang w:val="en"/>
        </w:rPr>
        <w:t>variables for the optimization algorithm to the top three most important modifiable infrastructure variables (determined by the variable importance metric), which was the top three</w:t>
      </w:r>
      <w:r w:rsidR="00904105">
        <w:rPr>
          <w:lang w:val="en"/>
        </w:rPr>
        <w:t xml:space="preserve"> most important</w:t>
      </w:r>
      <w:r w:rsidR="00AC6DEA">
        <w:rPr>
          <w:lang w:val="en"/>
        </w:rPr>
        <w:t xml:space="preserve"> </w:t>
      </w:r>
      <w:r w:rsidR="00506A0F">
        <w:rPr>
          <w:lang w:val="en"/>
        </w:rPr>
        <w:t xml:space="preserve">variables </w:t>
      </w:r>
      <w:r w:rsidR="00904105">
        <w:rPr>
          <w:lang w:val="en"/>
        </w:rPr>
        <w:t xml:space="preserve">of </w:t>
      </w:r>
      <w:r w:rsidR="00506A0F">
        <w:rPr>
          <w:lang w:val="en"/>
        </w:rPr>
        <w:t xml:space="preserve">the </w:t>
      </w:r>
      <w:r w:rsidR="00AC6DEA">
        <w:rPr>
          <w:lang w:val="en"/>
        </w:rPr>
        <w:t>automated speed enforcement cameras, watch your speed devices, red light camera, police facilities, ambulance stations, bicycle parking, transit shelters, wayfinding structures, schools, and childcare centers</w:t>
      </w:r>
      <w:r w:rsidR="00106B53">
        <w:rPr>
          <w:lang w:val="en"/>
        </w:rPr>
        <w:t xml:space="preserve"> datasets</w:t>
      </w:r>
      <w:r w:rsidR="0099190E">
        <w:rPr>
          <w:lang w:val="en"/>
        </w:rPr>
        <w:t>.</w:t>
      </w:r>
      <w:r w:rsidR="00EA706B">
        <w:rPr>
          <w:lang w:val="en"/>
        </w:rPr>
        <w:t xml:space="preserve"> </w:t>
      </w:r>
      <w:r w:rsidR="00AC0A74">
        <w:rPr>
          <w:lang w:val="en"/>
        </w:rPr>
        <w:t>In addition, w</w:t>
      </w:r>
      <w:r w:rsidR="0049525A">
        <w:rPr>
          <w:lang w:val="en"/>
        </w:rPr>
        <w:t xml:space="preserve">e also included location constraints for two scenarios: (1) </w:t>
      </w:r>
      <w:r w:rsidR="00E552A6">
        <w:rPr>
          <w:lang w:val="en"/>
        </w:rPr>
        <w:t xml:space="preserve">areas where </w:t>
      </w:r>
      <w:r w:rsidR="000C57BA">
        <w:rPr>
          <w:lang w:val="en"/>
        </w:rPr>
        <w:t xml:space="preserve">the top </w:t>
      </w:r>
      <w:r w:rsidR="00E4239C">
        <w:rPr>
          <w:lang w:val="en"/>
        </w:rPr>
        <w:t xml:space="preserve">traffic-related </w:t>
      </w:r>
      <w:r w:rsidR="000C57BA">
        <w:rPr>
          <w:lang w:val="en"/>
        </w:rPr>
        <w:t>variable had higher than average values, and (2) areas where the top three infrastructure</w:t>
      </w:r>
      <w:r w:rsidR="00E4239C">
        <w:rPr>
          <w:lang w:val="en"/>
        </w:rPr>
        <w:t>-related</w:t>
      </w:r>
      <w:r w:rsidR="000C57BA">
        <w:rPr>
          <w:lang w:val="en"/>
        </w:rPr>
        <w:t xml:space="preserve"> variables had lower than average values. In scenario one,</w:t>
      </w:r>
      <w:r w:rsidR="00AA64F1">
        <w:rPr>
          <w:lang w:val="en"/>
        </w:rPr>
        <w:t xml:space="preserve"> we limit</w:t>
      </w:r>
      <w:r w:rsidR="00BD5005">
        <w:rPr>
          <w:lang w:val="en"/>
        </w:rPr>
        <w:t>ed</w:t>
      </w:r>
      <w:r w:rsidR="00AA64F1">
        <w:rPr>
          <w:lang w:val="en"/>
        </w:rPr>
        <w:t xml:space="preserve"> optimization to areas with </w:t>
      </w:r>
      <w:r w:rsidR="00FA7364">
        <w:rPr>
          <w:lang w:val="en"/>
        </w:rPr>
        <w:t>higher-than-average</w:t>
      </w:r>
      <w:r w:rsidR="00AA64F1">
        <w:rPr>
          <w:lang w:val="en"/>
        </w:rPr>
        <w:t xml:space="preserve"> levels of traffic, while in scenario two, we limit</w:t>
      </w:r>
      <w:r w:rsidR="00180F83">
        <w:rPr>
          <w:lang w:val="en"/>
        </w:rPr>
        <w:t>ed</w:t>
      </w:r>
      <w:r w:rsidR="00AA64F1">
        <w:rPr>
          <w:lang w:val="en"/>
        </w:rPr>
        <w:t xml:space="preserve"> optimization to areas with scarcity of important infrastructure for reducing MVCs.</w:t>
      </w:r>
      <w:r w:rsidR="00C171B4">
        <w:rPr>
          <w:lang w:val="en"/>
        </w:rPr>
        <w:t xml:space="preserve"> We used these scenarios to demonstrate the importance of domain knowledge</w:t>
      </w:r>
      <w:r w:rsidR="004A7BC8">
        <w:rPr>
          <w:lang w:val="en"/>
        </w:rPr>
        <w:t xml:space="preserve"> (e.g., knowing which areas to apply geo-interventions),</w:t>
      </w:r>
      <w:r w:rsidR="00C171B4">
        <w:rPr>
          <w:lang w:val="en"/>
        </w:rPr>
        <w:t xml:space="preserve"> and its effects on</w:t>
      </w:r>
      <w:r w:rsidR="00D76CC9">
        <w:rPr>
          <w:lang w:val="en"/>
        </w:rPr>
        <w:t xml:space="preserve"> finding</w:t>
      </w:r>
      <w:r w:rsidR="00C171B4">
        <w:rPr>
          <w:lang w:val="en"/>
        </w:rPr>
        <w:t xml:space="preserve"> the best outcomes and geo-interventions.</w:t>
      </w:r>
    </w:p>
    <w:p w14:paraId="62EE7A57" w14:textId="77777777" w:rsidR="00314AC5" w:rsidRPr="001F31D1" w:rsidRDefault="00314AC5" w:rsidP="00D90C21">
      <w:pPr>
        <w:pStyle w:val="MDPI21heading1"/>
      </w:pPr>
      <w:commentRangeStart w:id="130"/>
      <w:r w:rsidRPr="001F31D1">
        <w:t>3. Results</w:t>
      </w:r>
      <w:commentRangeEnd w:id="130"/>
      <w:r w:rsidR="00380E09" w:rsidRPr="001F31D1">
        <w:rPr>
          <w:rStyle w:val="CommentReference"/>
          <w:sz w:val="20"/>
          <w:szCs w:val="22"/>
        </w:rPr>
        <w:commentReference w:id="130"/>
      </w:r>
    </w:p>
    <w:p w14:paraId="71D85416" w14:textId="7BDBF366" w:rsidR="00314AC5" w:rsidRDefault="00D76931" w:rsidP="00D90C21">
      <w:pPr>
        <w:pStyle w:val="MDPI31text"/>
      </w:pPr>
      <w:r>
        <w:t xml:space="preserve">After applying the three-step approach described in Section 2, we developed the </w:t>
      </w:r>
      <w:r w:rsidR="00BD4EEA">
        <w:t>geo-intervention model</w:t>
      </w:r>
      <w:r>
        <w:t>ling framework and conducted a case study to demonstrate the framework</w:t>
      </w:r>
      <w:r w:rsidR="00CB77AD">
        <w:t>.</w:t>
      </w:r>
      <w:r w:rsidR="00D07F7E">
        <w:t xml:space="preserve"> The </w:t>
      </w:r>
      <w:r w:rsidR="00BD4EEA">
        <w:t>geo-intervention model</w:t>
      </w:r>
      <w:r w:rsidR="00D07F7E">
        <w:t>ling framework answe</w:t>
      </w:r>
      <w:r w:rsidR="001C5845">
        <w:t>red</w:t>
      </w:r>
      <w:r w:rsidR="00D07F7E">
        <w:t xml:space="preserve"> </w:t>
      </w:r>
      <w:r w:rsidR="00053FC7">
        <w:t xml:space="preserve">research questions </w:t>
      </w:r>
      <w:del w:id="131" w:author="Richard Wen" w:date="2026-02-28T00:32:00Z">
        <w:r w:rsidR="00C86FA4" w:rsidDel="007740FD">
          <w:rPr>
            <w:lang w:val="en"/>
          </w:rPr>
          <w:delText>(</w:delText>
        </w:r>
      </w:del>
      <w:r w:rsidR="00C86FA4">
        <w:rPr>
          <w:lang w:val="en"/>
        </w:rPr>
        <w:t>Q1</w:t>
      </w:r>
      <w:del w:id="132" w:author="Richard Wen" w:date="2026-02-28T00:33:00Z">
        <w:r w:rsidR="00C86FA4" w:rsidDel="007740FD">
          <w:rPr>
            <w:lang w:val="en"/>
          </w:rPr>
          <w:delText xml:space="preserve">) </w:delText>
        </w:r>
        <w:r w:rsidR="00B534A9" w:rsidDel="007740FD">
          <w:rPr>
            <w:lang w:val="en"/>
          </w:rPr>
          <w:delText>h</w:delText>
        </w:r>
        <w:r w:rsidR="00C86FA4" w:rsidDel="007740FD">
          <w:rPr>
            <w:lang w:val="en"/>
          </w:rPr>
          <w:delText xml:space="preserve">ow do we model geo-interventions? and (Q2) </w:delText>
        </w:r>
        <w:r w:rsidR="00B534A9" w:rsidDel="007740FD">
          <w:rPr>
            <w:lang w:val="en"/>
          </w:rPr>
          <w:delText>h</w:delText>
        </w:r>
        <w:r w:rsidR="00C86FA4" w:rsidDel="007740FD">
          <w:rPr>
            <w:lang w:val="en"/>
          </w:rPr>
          <w:delText>ow do we generate geo-</w:delText>
        </w:r>
        <w:r w:rsidR="00B205A0" w:rsidDel="007740FD">
          <w:rPr>
            <w:lang w:val="en"/>
          </w:rPr>
          <w:delText>interventions?</w:delText>
        </w:r>
      </w:del>
      <w:ins w:id="133" w:author="Richard Wen" w:date="2026-02-28T00:33:00Z">
        <w:r w:rsidR="007740FD">
          <w:rPr>
            <w:lang w:val="en"/>
          </w:rPr>
          <w:t>-Q2.</w:t>
        </w:r>
      </w:ins>
      <w:r w:rsidR="001C5845">
        <w:rPr>
          <w:lang w:val="en"/>
        </w:rPr>
        <w:t xml:space="preserve"> </w:t>
      </w:r>
      <w:r w:rsidR="00580904">
        <w:rPr>
          <w:lang w:val="en"/>
        </w:rPr>
        <w:t xml:space="preserve">For </w:t>
      </w:r>
      <w:del w:id="134" w:author="Richard Wen" w:date="2026-02-28T00:33:00Z">
        <w:r w:rsidR="00580904" w:rsidDel="007740FD">
          <w:rPr>
            <w:lang w:val="en"/>
          </w:rPr>
          <w:delText>question (</w:delText>
        </w:r>
      </w:del>
      <w:r w:rsidR="00580904">
        <w:rPr>
          <w:lang w:val="en"/>
        </w:rPr>
        <w:t>Q1</w:t>
      </w:r>
      <w:del w:id="135" w:author="Richard Wen" w:date="2026-02-28T00:33:00Z">
        <w:r w:rsidR="00580904" w:rsidDel="007740FD">
          <w:rPr>
            <w:lang w:val="en"/>
          </w:rPr>
          <w:delText>)</w:delText>
        </w:r>
      </w:del>
      <w:r w:rsidR="00580904">
        <w:rPr>
          <w:lang w:val="en"/>
        </w:rPr>
        <w:t>, the framework structured a data modelling process to create prediction models for a target outcome associated with potential geo-interventions, while</w:t>
      </w:r>
      <w:r w:rsidR="004F19FE">
        <w:rPr>
          <w:lang w:val="en"/>
        </w:rPr>
        <w:t xml:space="preserve"> for </w:t>
      </w:r>
      <w:del w:id="136" w:author="Richard Wen" w:date="2026-02-28T00:33:00Z">
        <w:r w:rsidR="004F19FE" w:rsidDel="006D194E">
          <w:rPr>
            <w:lang w:val="en"/>
          </w:rPr>
          <w:delText>question (</w:delText>
        </w:r>
      </w:del>
      <w:r w:rsidR="004F19FE">
        <w:rPr>
          <w:lang w:val="en"/>
        </w:rPr>
        <w:t>Q2</w:t>
      </w:r>
      <w:del w:id="137" w:author="Richard Wen" w:date="2026-02-28T00:33:00Z">
        <w:r w:rsidR="004F19FE" w:rsidDel="006D194E">
          <w:rPr>
            <w:lang w:val="en"/>
          </w:rPr>
          <w:delText>)</w:delText>
        </w:r>
      </w:del>
      <w:r w:rsidR="004F19FE">
        <w:rPr>
          <w:lang w:val="en"/>
        </w:rPr>
        <w:t xml:space="preserve">, the framework transformed the problem of generating geo-interventions into a global optimization </w:t>
      </w:r>
      <w:r w:rsidR="0014437B">
        <w:rPr>
          <w:lang w:val="en"/>
        </w:rPr>
        <w:t>task</w:t>
      </w:r>
      <w:r w:rsidR="004F19FE">
        <w:rPr>
          <w:lang w:val="en"/>
        </w:rPr>
        <w:t>.</w:t>
      </w:r>
      <w:r w:rsidR="004D2980">
        <w:rPr>
          <w:lang w:val="en"/>
        </w:rPr>
        <w:t xml:space="preserve"> </w:t>
      </w:r>
      <w:r w:rsidR="00A15222">
        <w:rPr>
          <w:lang w:val="en"/>
        </w:rPr>
        <w:t>Finally, t</w:t>
      </w:r>
      <w:r w:rsidR="00CF0304">
        <w:rPr>
          <w:lang w:val="en"/>
        </w:rPr>
        <w:t>he case study</w:t>
      </w:r>
      <w:r w:rsidR="00104D94">
        <w:rPr>
          <w:lang w:val="en"/>
        </w:rPr>
        <w:t xml:space="preserve"> applied the framework to reducing MVCs in Toronto, Canada,</w:t>
      </w:r>
      <w:r w:rsidR="00E94535">
        <w:rPr>
          <w:lang w:val="en"/>
        </w:rPr>
        <w:t xml:space="preserve"> with infrastructure-related geo-interventions,</w:t>
      </w:r>
      <w:r w:rsidR="00104D94">
        <w:rPr>
          <w:lang w:val="en"/>
        </w:rPr>
        <w:t xml:space="preserve"> demonstrating real-world use of the framework to</w:t>
      </w:r>
      <w:r w:rsidR="00CF0304">
        <w:rPr>
          <w:lang w:val="en"/>
        </w:rPr>
        <w:t xml:space="preserve"> answer research question</w:t>
      </w:r>
      <w:ins w:id="138" w:author="Richard Wen" w:date="2026-02-28T00:33:00Z">
        <w:r w:rsidR="00DE380A">
          <w:rPr>
            <w:lang w:val="en"/>
          </w:rPr>
          <w:t xml:space="preserve"> Q3</w:t>
        </w:r>
      </w:ins>
      <w:del w:id="139" w:author="Richard Wen" w:date="2026-02-28T00:33:00Z">
        <w:r w:rsidR="00CF0304" w:rsidDel="00DE380A">
          <w:rPr>
            <w:lang w:val="en"/>
          </w:rPr>
          <w:delText xml:space="preserve"> (Q3) </w:delText>
        </w:r>
        <w:r w:rsidR="005D199E" w:rsidDel="00DE380A">
          <w:rPr>
            <w:lang w:val="en"/>
          </w:rPr>
          <w:delText>how do we apply the geo-intervention generation framework using available models and data?</w:delText>
        </w:r>
      </w:del>
      <w:ins w:id="140" w:author="Richard Wen" w:date="2026-02-28T00:33:00Z">
        <w:r w:rsidR="00DE380A">
          <w:rPr>
            <w:lang w:val="en"/>
          </w:rPr>
          <w:t>.</w:t>
        </w:r>
      </w:ins>
      <w:r w:rsidR="00F02F35">
        <w:rPr>
          <w:lang w:val="en"/>
        </w:rPr>
        <w:t xml:space="preserve"> Section 3.1 details the </w:t>
      </w:r>
      <w:r w:rsidR="00BD4EEA">
        <w:rPr>
          <w:lang w:val="en"/>
        </w:rPr>
        <w:t>geo-intervention model</w:t>
      </w:r>
      <w:r w:rsidR="00F02F35">
        <w:rPr>
          <w:lang w:val="en"/>
        </w:rPr>
        <w:t>ling framework and Section 3.2 reports the results of the case study.</w:t>
      </w:r>
    </w:p>
    <w:p w14:paraId="6D6B0220" w14:textId="5C264D86" w:rsidR="008F6884" w:rsidRDefault="008F6884" w:rsidP="008F6884">
      <w:pPr>
        <w:pStyle w:val="MDPI22heading2"/>
      </w:pPr>
      <w:commentRangeStart w:id="141"/>
      <w:commentRangeStart w:id="142"/>
      <w:r>
        <w:t>3</w:t>
      </w:r>
      <w:r w:rsidRPr="000672EC">
        <w:t>.</w:t>
      </w:r>
      <w:r>
        <w:t>1</w:t>
      </w:r>
      <w:r w:rsidRPr="000672EC">
        <w:t xml:space="preserve">. </w:t>
      </w:r>
      <w:r w:rsidR="003B6E53">
        <w:t>Geo-intervention Modelling Framework</w:t>
      </w:r>
      <w:commentRangeEnd w:id="141"/>
      <w:r w:rsidR="00815FC5">
        <w:rPr>
          <w:rStyle w:val="CommentReference"/>
          <w:sz w:val="20"/>
          <w:szCs w:val="22"/>
        </w:rPr>
        <w:commentReference w:id="141"/>
      </w:r>
      <w:commentRangeEnd w:id="142"/>
      <w:r w:rsidR="0053364C">
        <w:rPr>
          <w:rStyle w:val="CommentReference"/>
          <w:sz w:val="20"/>
          <w:szCs w:val="22"/>
        </w:rPr>
        <w:commentReference w:id="142"/>
      </w:r>
    </w:p>
    <w:p w14:paraId="226A637C" w14:textId="0B571FF5" w:rsidR="007442A9" w:rsidRPr="00A37069" w:rsidRDefault="003B0B48" w:rsidP="00F701BB">
      <w:pPr>
        <w:pStyle w:val="MDPI31text"/>
        <w:rPr>
          <w:b/>
          <w:snapToGrid/>
          <w:sz w:val="16"/>
          <w:szCs w:val="16"/>
          <w:rPrChange w:id="143" w:author="Richard Wen" w:date="2026-02-27T18:15:00Z">
            <w:rPr/>
          </w:rPrChange>
        </w:rPr>
      </w:pPr>
      <w:r>
        <w:t xml:space="preserve">The geo-intervention modelling framework </w:t>
      </w:r>
      <w:r w:rsidR="00C56050">
        <w:t>consist</w:t>
      </w:r>
      <w:r w:rsidR="00C95653">
        <w:t>ed</w:t>
      </w:r>
      <w:r w:rsidR="00C56050">
        <w:t xml:space="preserve"> of three components: (1) spatial data, (2) outcome modelling, and (3) geo-intervention generation</w:t>
      </w:r>
      <w:r w:rsidR="00BC74C2">
        <w:t>.</w:t>
      </w:r>
      <w:r w:rsidR="00354851">
        <w:t xml:space="preserve"> The spatial data component </w:t>
      </w:r>
      <w:r w:rsidR="00264C4B">
        <w:t>receive</w:t>
      </w:r>
      <w:r w:rsidR="00634E19">
        <w:t>d</w:t>
      </w:r>
      <w:r w:rsidR="00264C4B">
        <w:t xml:space="preserve"> vector spatial data and standardize</w:t>
      </w:r>
      <w:r w:rsidR="00F66AC7">
        <w:t>d</w:t>
      </w:r>
      <w:r w:rsidR="00264C4B">
        <w:t xml:space="preserve"> it into a set of variables that represent</w:t>
      </w:r>
      <w:r w:rsidR="00EF3237">
        <w:t>ed</w:t>
      </w:r>
      <w:r w:rsidR="00264C4B">
        <w:t xml:space="preserve"> phenomena, entities, or their characteristics.</w:t>
      </w:r>
      <w:ins w:id="144" w:author="Richard Wen" w:date="2026-02-27T18:09:00Z">
        <w:r w:rsidR="006B347D">
          <w:t xml:space="preserve"> </w:t>
        </w:r>
      </w:ins>
      <w:moveToRangeStart w:id="145" w:author="Richard Wen" w:date="2026-02-27T18:09:00Z" w:name="move223108167"/>
      <w:moveTo w:id="146" w:author="Richard Wen" w:date="2026-02-27T18:09:00Z">
        <w:r w:rsidR="006B347D" w:rsidRPr="00FA4979">
          <w:t xml:space="preserve">The </w:t>
        </w:r>
      </w:moveTo>
      <w:ins w:id="147" w:author="Richard Wen" w:date="2026-02-27T18:09:00Z">
        <w:r w:rsidR="006B347D">
          <w:t xml:space="preserve">relevant </w:t>
        </w:r>
      </w:ins>
      <w:moveTo w:id="148" w:author="Richard Wen" w:date="2026-02-27T18:09:00Z">
        <w:r w:rsidR="006B347D" w:rsidRPr="00FA4979">
          <w:t xml:space="preserve">raster sub-component was optionally included as raster data can be processed into vector structured data with various GIS approaches (e.g., polygon grids </w:t>
        </w:r>
        <w:r w:rsidR="006B347D" w:rsidRPr="00FA4979">
          <w:fldChar w:fldCharType="begin"/>
        </w:r>
        <w:r w:rsidR="006B347D">
          <w:instrText xml:space="preserve"> ADDIN ZOTERO_ITEM CSL_CITATION {"citationID":"l04kHQEH","properties":{"formattedCitation":"[42]","plainCitation":"[42]","noteIndex":0},"citationItems":[{"id":2291,"uris":["http://zotero.org/users/6749620/items/6ZKSVIRH"],"itemData":{"id":2291,"type":"article-journal","container-title":"Photogrammetric Engineering and Remote Sensing","issue":"4","note":"publisher: [Falls Church, Va.] American Society of Photogrammetry.","page":"425–434","source":"Google Scholar","title":"Exploring and evaluating the consequences of vector-to-raster and raster-to-vector conversion","volume":"63","author":[{"family":"Congalton","given":"Russell G."}],"issued":{"date-parts":[["1997"]]}}}],"schema":"https://github.com/citation-style-language/schema/raw/master/csl-citation.json"} </w:instrText>
        </w:r>
        <w:r w:rsidR="006B347D" w:rsidRPr="00FA4979">
          <w:fldChar w:fldCharType="separate"/>
        </w:r>
        <w:r w:rsidR="006B347D" w:rsidRPr="007837A4">
          <w:t>[42]</w:t>
        </w:r>
        <w:r w:rsidR="006B347D" w:rsidRPr="00FA4979">
          <w:fldChar w:fldCharType="end"/>
        </w:r>
        <w:r w:rsidR="006B347D" w:rsidRPr="00FA4979">
          <w:t xml:space="preserve">, edge-tracing </w:t>
        </w:r>
        <w:r w:rsidR="006B347D" w:rsidRPr="00FA4979">
          <w:fldChar w:fldCharType="begin"/>
        </w:r>
        <w:r w:rsidR="006B347D">
          <w:instrText xml:space="preserve"> ADDIN ZOTERO_ITEM CSL_CITATION {"citationID":"enbpowBm","properties":{"formattedCitation":"[43]","plainCitation":"[43]","noteIndex":0},"citationItems":[{"id":2290,"uris":["http://zotero.org/users/6749620/items/5LXK46SN"],"itemData":{"id":2290,"type":"article-journal","container-title":"Annals of GIS","DOI":"10.1080/10824000809480639","ISSN":"1947-5683, 1947-5691","issue":"1","journalAbbreviation":"Annals of GIS","language":"en","page":"54-62","source":"DOI.org (Crossref)","title":"An Efficient Algorithm for Raster-to-Vector Data Conversion","volume":"14","author":[{"family":"Teng","given":"Junhua"},{"family":"Wang","given":"Fahui"},{"family":"Liu","given":"Yu"}],"issued":{"date-parts":[["2008",6]]}}}],"schema":"https://github.com/citation-style-language/schema/raw/master/csl-citation.json"} </w:instrText>
        </w:r>
        <w:r w:rsidR="006B347D" w:rsidRPr="00FA4979">
          <w:fldChar w:fldCharType="separate"/>
        </w:r>
        <w:r w:rsidR="006B347D" w:rsidRPr="007837A4">
          <w:t>[43]</w:t>
        </w:r>
        <w:r w:rsidR="006B347D" w:rsidRPr="00FA4979">
          <w:fldChar w:fldCharType="end"/>
        </w:r>
        <w:r w:rsidR="006B347D" w:rsidRPr="00FA4979">
          <w:t xml:space="preserve">, object detection </w:t>
        </w:r>
        <w:r w:rsidR="006B347D" w:rsidRPr="00FA4979">
          <w:fldChar w:fldCharType="begin"/>
        </w:r>
        <w:r w:rsidR="006B347D">
          <w:instrText xml:space="preserve"> ADDIN ZOTERO_ITEM CSL_CITATION {"citationID":"MqW25UtN","properties":{"formattedCitation":"[44]","plainCitation":"[44]","noteIndex":0},"citationItems":[{"id":2289,"uris":["http://zotero.org/users/6749620/items/KDTDUGIL"],"itemData":{"id":2289,"type":"article-journal","abstract":"Introduction: Object detection in remotely sensed satellite images is critical to socio-economic, bio-physical, and environmental monitoring, necessary for the prevention of natural disasters such as flooding and fires, socio-economic service delivery, and general urban and rural planning and management. Whereas deep learning approaches have recently gained popularity in remotely sensed image analysis, they have been unable to efficiently detect image objects due to complex landscape heterogeneity, high inter-class similarity and intra-class diversity, and difficulty in acquiring suitable training data that represents the complexities, among others. Methods: To address these challenges, this study employed multi-object detection deep learning algorithms with a transfer learning approach on remotely sensed satellite imagery captured on a heterogeneous landscape. In the study, a new dataset of diverse features with five object classes collected from Google Earth Engine in various locations in southern KwaZulu-Natal province in South Africa was used to evaluate the models. The dataset images were characterized with objects that have varying sizes and resolutions. Five (5) object detection methods based on R-CNN and YOLO architectures were investigated via experiments on our newly created dataset. Conclusions: This paper provides a comprehensive performance evaluation and analysis of the recent deep learning-based object detection methods for detecting objects in high-resolution remote sensing satellite images. The models were also evaluated on two publicly available datasets: Visdron and PASCAL VOC2007. Results showed that the highest detection accuracy of the vegetation and swimming pool instances was more than 90%, and the fastest detection speed 0.2 ms was observed in YOLOv8.","container-title":"Sensors","DOI":"10.3390/s23135849","ISSN":"1424-8220","issue":"13","language":"en","license":"http://creativecommons.org/licenses/by/3.0/","note":"number: 13\npublisher: Multidisciplinary Digital Publishing Institute","page":"5849","source":"www.mdpi.com","title":"State-of-the-Art Deep Learning Methods for Objects Detection in Remote Sensing Satellite Images","volume":"23","author":[{"family":"Adegun","given":"Adekanmi Adeyinka"},{"family":"Fonou Dombeu","given":"Jean Vincent"},{"family":"Viriri","given":"Serestina"},{"family":"Odindi","given":"John"}],"issued":{"date-parts":[["2023",1]]}}}],"schema":"https://github.com/citation-style-language/schema/raw/master/csl-citation.json"} </w:instrText>
        </w:r>
        <w:r w:rsidR="006B347D" w:rsidRPr="00FA4979">
          <w:fldChar w:fldCharType="separate"/>
        </w:r>
        <w:r w:rsidR="006B347D" w:rsidRPr="007837A4">
          <w:t>[44]</w:t>
        </w:r>
        <w:r w:rsidR="006B347D" w:rsidRPr="00FA4979">
          <w:fldChar w:fldCharType="end"/>
        </w:r>
        <w:r w:rsidR="006B347D" w:rsidRPr="00FA4979">
          <w:t>).</w:t>
        </w:r>
      </w:moveTo>
      <w:ins w:id="149" w:author="Richard Wen" w:date="2026-02-27T18:09:00Z">
        <w:r w:rsidR="006B347D">
          <w:t xml:space="preserve"> </w:t>
        </w:r>
      </w:ins>
      <w:moveTo w:id="150" w:author="Richard Wen" w:date="2026-02-27T18:09:00Z">
        <w:del w:id="151" w:author="Richard Wen" w:date="2026-02-27T18:09:00Z">
          <w:r w:rsidR="006B347D" w:rsidRPr="00FA4979" w:rsidDel="006B347D">
            <w:delText xml:space="preserve"> </w:delText>
          </w:r>
        </w:del>
      </w:moveTo>
      <w:moveToRangeEnd w:id="145"/>
      <w:del w:id="152" w:author="Richard Wen" w:date="2026-02-27T18:09:00Z">
        <w:r w:rsidR="003A7882" w:rsidDel="006B347D">
          <w:delText xml:space="preserve"> </w:delText>
        </w:r>
      </w:del>
      <w:r w:rsidR="003A7882">
        <w:t>The</w:t>
      </w:r>
      <w:ins w:id="153" w:author="Richard Wen" w:date="2026-02-27T18:09:00Z">
        <w:r w:rsidR="006B347D">
          <w:t xml:space="preserve"> set of</w:t>
        </w:r>
      </w:ins>
      <w:del w:id="154" w:author="Richard Wen" w:date="2026-02-27T18:09:00Z">
        <w:r w:rsidR="003A7882" w:rsidDel="006B347D">
          <w:delText>se</w:delText>
        </w:r>
      </w:del>
      <w:r w:rsidR="003A7882">
        <w:t xml:space="preserve"> variables</w:t>
      </w:r>
      <w:ins w:id="155" w:author="Richard Wen" w:date="2026-02-27T18:09:00Z">
        <w:r w:rsidR="006B347D">
          <w:t xml:space="preserve"> from the spatial data component</w:t>
        </w:r>
      </w:ins>
      <w:r w:rsidR="003A7882">
        <w:t xml:space="preserve"> </w:t>
      </w:r>
      <w:r w:rsidR="002D3944">
        <w:t>were</w:t>
      </w:r>
      <w:r w:rsidR="003A7882">
        <w:t xml:space="preserve"> then used to build models that predict</w:t>
      </w:r>
      <w:r w:rsidR="005E56CE">
        <w:t>ed</w:t>
      </w:r>
      <w:r w:rsidR="003A7882">
        <w:t xml:space="preserve"> a target outcome</w:t>
      </w:r>
      <w:ins w:id="156" w:author="Richard Wen" w:date="2026-02-27T18:10:00Z">
        <w:r w:rsidR="006B347D">
          <w:t xml:space="preserve"> in the outcome modelling component. Here, a</w:t>
        </w:r>
      </w:ins>
      <w:del w:id="157" w:author="Richard Wen" w:date="2026-02-27T18:10:00Z">
        <w:r w:rsidR="003A7882" w:rsidDel="006B347D">
          <w:delText xml:space="preserve">, where </w:delText>
        </w:r>
        <w:r w:rsidR="00FA0DD6" w:rsidDel="006B347D">
          <w:delText>a</w:delText>
        </w:r>
      </w:del>
      <w:r w:rsidR="00FA0DD6">
        <w:t xml:space="preserve"> </w:t>
      </w:r>
      <w:r w:rsidR="003A7882">
        <w:t xml:space="preserve">model’s accuracy </w:t>
      </w:r>
      <w:r w:rsidR="007B2375">
        <w:t>was</w:t>
      </w:r>
      <w:r w:rsidR="003A7882">
        <w:t xml:space="preserve"> measured by a metric on the predicted outcomes.</w:t>
      </w:r>
      <w:ins w:id="158" w:author="Richard Wen" w:date="2026-02-27T18:10:00Z">
        <w:r w:rsidR="0092167B">
          <w:t xml:space="preserve"> </w:t>
        </w:r>
      </w:ins>
      <w:ins w:id="159" w:author="Richard Wen" w:date="2026-02-27T18:11:00Z">
        <w:r w:rsidR="0092167B">
          <w:t>This component was</w:t>
        </w:r>
        <w:r w:rsidR="0092167B">
          <w:rPr>
            <w:lang w:val="en"/>
          </w:rPr>
          <w:t xml:space="preserve"> divided into two main sub-component processes of models and model selection. Optionally, parameters can be included in each model to adjust model behaviors, with the goal of improving model performance. The models sub-component’s objective was to discover patterns in the variables that can predict an outcome variable with performance measured by the model metric sub-component. If more than one model was built, the model selection sub-component must be defined with a selection strategy or algorithm </w:t>
        </w:r>
        <w:r w:rsidR="0092167B">
          <w:t xml:space="preserve">(e.g., cross validation </w:t>
        </w:r>
        <w:r w:rsidR="0092167B">
          <w:fldChar w:fldCharType="begin"/>
        </w:r>
        <w:r w:rsidR="0092167B">
          <w:instrText xml:space="preserve"> ADDIN ZOTERO_ITEM CSL_CITATION {"citationID":"pXWEqA3O","properties":{"formattedCitation":"[62]","plainCitation":"[62]","noteIndex":0},"citationItems":[{"id":2270,"uris":["http://zotero.org/users/6749620/items/G8UHF2KM"],"itemData":{"id":2270,"type":"chapter","abstract":"Cross-validation is one of the most widely used data resampling methods to estimate the true prediction error of models and to tune model parameters. This article provides an introduction to the most common types of cross-validation and their related data resampling methods.","container-title":"Encyclopedia of Bioinformatics and Computational Biology","event-place":"Oxford","ISBN":"978-0-12-811432-2","note":"DOI: 10.1016/B978-0-12-809633-8.20349-X","page":"542-545","publisher":"Academic Press","publisher-place":"Oxford","source":"ScienceDirect","title":"Cross-Validation","URL":"https://www.sciencedirect.com/science/article/pii/B978012809633820349X","author":[{"family":"Berrar","given":"Daniel"}],"editor":[{"family":"Ranganathan","given":"Shoba"},{"family":"Gribskov","given":"Michael"},{"family":"Nakai","given":"Kenta"},{"family":"Schönbach","given":"Christian"}],"accessed":{"date-parts":[["2024",12,25]]},"issued":{"date-parts":[["2019",1,1]]}}}],"schema":"https://github.com/citation-style-language/schema/raw/master/csl-citation.json"} </w:instrText>
        </w:r>
        <w:r w:rsidR="0092167B">
          <w:fldChar w:fldCharType="separate"/>
        </w:r>
        <w:r w:rsidR="0092167B" w:rsidRPr="007837A4">
          <w:t>[62]</w:t>
        </w:r>
        <w:r w:rsidR="0092167B">
          <w:fldChar w:fldCharType="end"/>
        </w:r>
        <w:r w:rsidR="0092167B">
          <w:t xml:space="preserve">, selecting the model with the best model metric value) </w:t>
        </w:r>
        <w:r w:rsidR="0092167B">
          <w:rPr>
            <w:lang w:val="en"/>
          </w:rPr>
          <w:lastRenderedPageBreak/>
          <w:t xml:space="preserve">based on the predicted model outcomes and model metrics. This model selection process results in a best model being </w:t>
        </w:r>
      </w:ins>
      <w:ins w:id="160" w:author="Richard Wen" w:date="2026-02-27T18:12:00Z">
        <w:r w:rsidR="00A561BB">
          <w:rPr>
            <w:lang w:val="en"/>
          </w:rPr>
          <w:t>selected</w:t>
        </w:r>
      </w:ins>
      <w:del w:id="161" w:author="Richard Wen" w:date="2026-02-27T18:12:00Z">
        <w:r w:rsidR="001276ED" w:rsidDel="00A561BB">
          <w:delText xml:space="preserve"> The best model out of a test of several models </w:delText>
        </w:r>
        <w:r w:rsidR="0024381D" w:rsidDel="00A561BB">
          <w:delText>was</w:delText>
        </w:r>
        <w:r w:rsidR="001276ED" w:rsidDel="00A561BB">
          <w:delText xml:space="preserve"> selected</w:delText>
        </w:r>
      </w:del>
      <w:r w:rsidR="001276ED">
        <w:t xml:space="preserve"> to generate geo-interventions</w:t>
      </w:r>
      <w:ins w:id="162" w:author="Richard Wen" w:date="2026-02-27T18:13:00Z">
        <w:r w:rsidR="001F4CEE">
          <w:t xml:space="preserve"> in the geo-intervention generation component</w:t>
        </w:r>
      </w:ins>
      <w:del w:id="163" w:author="Richard Wen" w:date="2026-02-27T18:13:00Z">
        <w:r w:rsidR="001276ED" w:rsidDel="00E94180">
          <w:delText>, where this</w:delText>
        </w:r>
      </w:del>
      <w:ins w:id="164" w:author="Richard Wen" w:date="2026-02-27T18:13:00Z">
        <w:r w:rsidR="00E94180">
          <w:t>.</w:t>
        </w:r>
      </w:ins>
      <w:ins w:id="165" w:author="Richard Wen" w:date="2026-02-27T18:14:00Z">
        <w:r w:rsidR="00A37069">
          <w:t xml:space="preserve"> This component </w:t>
        </w:r>
        <w:r w:rsidR="00A37069">
          <w:rPr>
            <w:lang w:val="en"/>
          </w:rPr>
          <w:t>consisted of sub-components that formed an optimization problem, where the actions sub-component was optimized based on the constraints and outcome metric sub-components.</w:t>
        </w:r>
      </w:ins>
      <w:ins w:id="166" w:author="Richard Wen" w:date="2026-02-27T18:15:00Z">
        <w:r w:rsidR="00A37069">
          <w:rPr>
            <w:lang w:val="en"/>
          </w:rPr>
          <w:t xml:space="preserve"> The optimization algorithm</w:t>
        </w:r>
      </w:ins>
      <w:ins w:id="167" w:author="Richard Wen" w:date="2026-02-27T18:17:00Z">
        <w:r w:rsidR="00575AA4">
          <w:rPr>
            <w:lang w:val="en"/>
          </w:rPr>
          <w:t xml:space="preserve"> process</w:t>
        </w:r>
      </w:ins>
      <w:ins w:id="168" w:author="Richard Wen" w:date="2026-02-27T18:15:00Z">
        <w:r w:rsidR="00575AA4">
          <w:rPr>
            <w:lang w:val="en"/>
          </w:rPr>
          <w:t xml:space="preserve"> </w:t>
        </w:r>
        <w:r w:rsidR="00A37069">
          <w:rPr>
            <w:lang w:val="en"/>
          </w:rPr>
          <w:t>searched for the most optimal outcome metric value given the actions and optional constraints sub-components. The actions sub-component contained changes to the best model’s variables to produce a set of predicted outcomes associated with those changes, while the constraints sub-component contained limitations on the possible actions to optimize for based on prior knowledge. The outcome metrics sub-component sets the objective for the optimization algorithm sub-component, in which a measure is defined based on the predicted outcomes, and a minimization or maximization objective is chosen for the algorithm based on this measure. The optimization algorithm sub-component produced the best outcomes and geo-interventions sub-components based on optimizing for the selected outcome metric, which represents the generated geo-interventions and its associated predicted outcomes. These geo-interventions represented the most optimal actions for each of the locations to produce the optimal predicted outcomes, given the constraints set</w:t>
        </w:r>
        <w:r w:rsidR="00A37069">
          <w:rPr>
            <w:b/>
            <w:snapToGrid/>
            <w:sz w:val="16"/>
            <w:szCs w:val="16"/>
          </w:rPr>
          <w:t xml:space="preserve">. </w:t>
        </w:r>
      </w:ins>
      <w:del w:id="169" w:author="Richard Wen" w:date="2026-02-27T18:18:00Z">
        <w:r w:rsidR="001276ED" w:rsidDel="00FD24CD">
          <w:delText xml:space="preserve"> model’s predicted outcomes </w:delText>
        </w:r>
        <w:r w:rsidR="00786FFF" w:rsidDel="00FD24CD">
          <w:delText>were</w:delText>
        </w:r>
        <w:r w:rsidR="001276ED" w:rsidDel="00FD24CD">
          <w:delText xml:space="preserve"> optimized by searching for the best actions (changes in model variable values) that satisf</w:delText>
        </w:r>
        <w:r w:rsidR="003E29D1" w:rsidDel="00FD24CD">
          <w:delText>ied</w:delText>
        </w:r>
        <w:r w:rsidR="001276ED" w:rsidDel="00FD24CD">
          <w:delText xml:space="preserve"> action and location constraints set by the user.</w:delText>
        </w:r>
        <w:r w:rsidR="008E47AF" w:rsidDel="00FD24CD">
          <w:delText xml:space="preserve"> </w:delText>
        </w:r>
      </w:del>
      <w:r w:rsidR="00B33D7A">
        <w:t>Appendix A</w:t>
      </w:r>
      <w:r w:rsidR="008E47AF">
        <w:t xml:space="preserve"> </w:t>
      </w:r>
      <w:del w:id="170" w:author="Richard Wen" w:date="2026-02-27T18:54:00Z">
        <w:r w:rsidR="008E47AF" w:rsidDel="00590EAC">
          <w:delText>provid</w:delText>
        </w:r>
      </w:del>
      <w:ins w:id="171" w:author="Richard Wen" w:date="2026-02-27T18:54:00Z">
        <w:r w:rsidR="00590EAC">
          <w:t>illustrate</w:t>
        </w:r>
      </w:ins>
      <w:ins w:id="172" w:author="Richard Wen" w:date="2026-02-27T18:06:00Z">
        <w:r w:rsidR="00B33D7A">
          <w:t>s</w:t>
        </w:r>
      </w:ins>
      <w:del w:id="173" w:author="Richard Wen" w:date="2026-02-27T18:06:00Z">
        <w:r w:rsidR="008E47AF" w:rsidDel="00B33D7A">
          <w:delText>ing</w:delText>
        </w:r>
      </w:del>
      <w:r w:rsidR="008E47AF">
        <w:t xml:space="preserve"> minimal examples</w:t>
      </w:r>
      <w:ins w:id="174" w:author="Richard Wen" w:date="2026-02-27T18:06:00Z">
        <w:r w:rsidR="00B33D7A">
          <w:t xml:space="preserve"> of the three framework </w:t>
        </w:r>
      </w:ins>
      <w:ins w:id="175" w:author="Richard Wen" w:date="2026-02-27T18:07:00Z">
        <w:r w:rsidR="006B347D">
          <w:t>components</w:t>
        </w:r>
      </w:ins>
      <w:r w:rsidR="008E47AF">
        <w:t xml:space="preserve"> for better understanding</w:t>
      </w:r>
      <w:ins w:id="176" w:author="Richard Wen" w:date="2026-02-27T18:54:00Z">
        <w:r w:rsidR="00590EAC">
          <w:t>, while Appendix B provides common considerations when defining</w:t>
        </w:r>
      </w:ins>
      <w:ins w:id="177" w:author="Richard Wen" w:date="2026-02-27T18:55:00Z">
        <w:r w:rsidR="00590EAC">
          <w:t xml:space="preserve"> and applying</w:t>
        </w:r>
      </w:ins>
      <w:ins w:id="178" w:author="Richard Wen" w:date="2026-02-27T18:54:00Z">
        <w:r w:rsidR="00590EAC">
          <w:t xml:space="preserve"> framework components</w:t>
        </w:r>
      </w:ins>
      <w:ins w:id="179" w:author="Richard Wen" w:date="2026-02-27T18:55:00Z">
        <w:r w:rsidR="00590EAC">
          <w:t>.</w:t>
        </w:r>
      </w:ins>
      <w:del w:id="180" w:author="Richard Wen" w:date="2026-02-27T18:54:00Z">
        <w:r w:rsidR="005A01D8" w:rsidDel="00590EAC">
          <w:delText>.</w:delText>
        </w:r>
      </w:del>
      <w:del w:id="181" w:author="Richard Wen" w:date="2026-02-27T18:06:00Z">
        <w:r w:rsidR="00AD39DC" w:rsidDel="00090962">
          <w:delText xml:space="preserve"> </w:delText>
        </w:r>
      </w:del>
      <w:moveFromRangeStart w:id="182" w:author="Richard Wen" w:date="2026-02-27T17:53:00Z" w:name="move223107196"/>
      <w:moveFrom w:id="183" w:author="Richard Wen" w:date="2026-02-27T17:53:00Z">
        <w:r w:rsidR="00AD39DC" w:rsidRPr="00AD39DC" w:rsidDel="00FE0B67">
          <w:t>The Python code for the minimal examples is available at</w:t>
        </w:r>
        <w:r w:rsidR="003F4023" w:rsidDel="00FE0B67">
          <w:t xml:space="preserve"> </w:t>
        </w:r>
        <w:r w:rsidR="003F4023" w:rsidDel="00FE0B67">
          <w:fldChar w:fldCharType="begin"/>
        </w:r>
        <w:r w:rsidR="007837A4" w:rsidDel="00FE0B67">
          <w:instrText xml:space="preserve"> ADDIN ZOTERO_ITEM CSL_CITATION {"citationID":"akufekauhh","properties":{"formattedCitation":"[104]","plainCitation":"[104]","noteIndex":0},"citationItems":[{"id":2260,"uris":["http://zotero.org/users/6749620/items/J7ZPSY2Q"],"itemData":{"id":2260,"type":"webpage","license":"MIT","title":"Example: Geo-intervention Modelling Framework","URL":"https://github.com/rrwen/geointerv-paper/blob/main/src/example.ipynb","author":[{"literal":"Richard Wen"}],"accessed":{"date-parts":[["2025",2,4]]},"issued":{"date-parts":[["2025",2,4]]}}}],"schema":"https://github.com/citation-style-language/schema/raw/master/csl-citation.json"} </w:instrText>
        </w:r>
        <w:r w:rsidR="003F4023" w:rsidDel="00FE0B67">
          <w:fldChar w:fldCharType="separate"/>
        </w:r>
        <w:r w:rsidR="007837A4" w:rsidRPr="007837A4" w:rsidDel="00FE0B67">
          <w:t>[104]</w:t>
        </w:r>
        <w:r w:rsidR="003F4023" w:rsidDel="00FE0B67">
          <w:fldChar w:fldCharType="end"/>
        </w:r>
        <w:r w:rsidR="00AD39DC" w:rsidDel="00FE0B67">
          <w:t>.</w:t>
        </w:r>
      </w:moveFrom>
      <w:moveFromRangeEnd w:id="182"/>
    </w:p>
    <w:p w14:paraId="66774F68" w14:textId="77777777" w:rsidR="007442A9" w:rsidRDefault="007442A9" w:rsidP="0085307D">
      <w:pPr>
        <w:pStyle w:val="MDPI52figure"/>
        <w:jc w:val="right"/>
      </w:pPr>
      <w:r w:rsidRPr="000B5B48">
        <w:rPr>
          <w:noProof/>
          <w:lang w:val="en-CA" w:eastAsia="en-CA" w:bidi="ar-SA"/>
        </w:rPr>
        <w:drawing>
          <wp:inline distT="0" distB="0" distL="0" distR="0" wp14:anchorId="5EC69434" wp14:editId="6BBFBB45">
            <wp:extent cx="4961326" cy="3395198"/>
            <wp:effectExtent l="0" t="0" r="4445" b="0"/>
            <wp:docPr id="2245120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512040" name="Picture 6"/>
                    <pic:cNvPicPr/>
                  </pic:nvPicPr>
                  <pic:blipFill>
                    <a:blip r:embed="rId15"/>
                    <a:stretch>
                      <a:fillRect/>
                    </a:stretch>
                  </pic:blipFill>
                  <pic:spPr>
                    <a:xfrm>
                      <a:off x="0" y="0"/>
                      <a:ext cx="4996982" cy="3419599"/>
                    </a:xfrm>
                    <a:prstGeom prst="rect">
                      <a:avLst/>
                    </a:prstGeom>
                  </pic:spPr>
                </pic:pic>
              </a:graphicData>
            </a:graphic>
          </wp:inline>
        </w:drawing>
      </w:r>
    </w:p>
    <w:p w14:paraId="4E63C2FB" w14:textId="0F927A3C" w:rsidR="008F6884" w:rsidRDefault="007442A9" w:rsidP="007442A9">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C644D3">
        <w:rPr>
          <w:b/>
          <w:bCs/>
          <w:noProof/>
        </w:rPr>
        <w:t>3</w:t>
      </w:r>
      <w:r w:rsidRPr="005A7A5A">
        <w:rPr>
          <w:b/>
          <w:bCs/>
        </w:rPr>
        <w:fldChar w:fldCharType="end"/>
      </w:r>
      <w:r w:rsidRPr="005A7A5A">
        <w:rPr>
          <w:b/>
          <w:bCs/>
        </w:rPr>
        <w:t>.</w:t>
      </w:r>
      <w:r>
        <w:t xml:space="preserve"> </w:t>
      </w:r>
      <w:r w:rsidR="00BF3013">
        <w:t xml:space="preserve">Geo-intervention </w:t>
      </w:r>
      <w:r w:rsidR="007F3BA7">
        <w:t>m</w:t>
      </w:r>
      <w:r w:rsidR="00BF3013">
        <w:t xml:space="preserve">odelling </w:t>
      </w:r>
      <w:r w:rsidR="007F3BA7">
        <w:t>f</w:t>
      </w:r>
      <w:r w:rsidR="00BF3013">
        <w:t>ramework.</w:t>
      </w:r>
    </w:p>
    <w:p w14:paraId="6EADF105" w14:textId="05D8D72B" w:rsidR="00726107" w:rsidDel="009A4C1C" w:rsidRDefault="00726107" w:rsidP="00726107">
      <w:pPr>
        <w:pStyle w:val="MDPI23heading3"/>
        <w:rPr>
          <w:del w:id="184" w:author="Richard Wen" w:date="2026-02-27T18:15:00Z"/>
          <w:lang w:val="en"/>
        </w:rPr>
      </w:pPr>
      <w:del w:id="185" w:author="Richard Wen" w:date="2026-02-27T18:15:00Z">
        <w:r w:rsidDel="009A4C1C">
          <w:delText>3.1.1. Spatial Data Component</w:delText>
        </w:r>
      </w:del>
    </w:p>
    <w:p w14:paraId="4AF9DC30" w14:textId="5B53728C" w:rsidR="00726107" w:rsidRPr="00244520" w:rsidDel="009A4C1C" w:rsidRDefault="009D0AF4" w:rsidP="00FA4979">
      <w:pPr>
        <w:pStyle w:val="MDPI31text"/>
        <w:rPr>
          <w:del w:id="186" w:author="Richard Wen" w:date="2026-02-27T18:15:00Z"/>
        </w:rPr>
      </w:pPr>
      <w:del w:id="187" w:author="Richard Wen" w:date="2026-02-27T18:15:00Z">
        <w:r w:rsidRPr="00FA4979" w:rsidDel="009A4C1C">
          <w:delText>The spatial data component consist</w:delText>
        </w:r>
        <w:r w:rsidR="008B5972" w:rsidDel="009A4C1C">
          <w:delText>ed</w:delText>
        </w:r>
        <w:r w:rsidRPr="00FA4979" w:rsidDel="009A4C1C">
          <w:delText xml:space="preserve"> </w:delText>
        </w:r>
        <w:r w:rsidR="00875F0E" w:rsidRPr="00FA4979" w:rsidDel="009A4C1C">
          <w:delText>of optional sub-components raster and spatial feature engineering, along with required</w:delText>
        </w:r>
        <w:r w:rsidRPr="00FA4979" w:rsidDel="009A4C1C">
          <w:delText xml:space="preserve"> </w:delText>
        </w:r>
        <w:r w:rsidR="00875F0E" w:rsidRPr="00FA4979" w:rsidDel="009A4C1C">
          <w:delText>vector data sub-components</w:delText>
        </w:r>
        <w:r w:rsidR="00C812A1" w:rsidRPr="00FA4979" w:rsidDel="009A4C1C">
          <w:delText xml:space="preserve"> </w:delText>
        </w:r>
        <w:r w:rsidR="00875F0E" w:rsidRPr="00FA4979" w:rsidDel="009A4C1C">
          <w:delText>points, lines, and polygons</w:delText>
        </w:r>
        <w:r w:rsidR="00726107" w:rsidRPr="00FA4979" w:rsidDel="009A4C1C">
          <w:delText>.</w:delText>
        </w:r>
        <w:r w:rsidR="00D13A90" w:rsidRPr="00FA4979" w:rsidDel="009A4C1C">
          <w:delText xml:space="preserve"> </w:delText>
        </w:r>
      </w:del>
      <w:moveFromRangeStart w:id="188" w:author="Richard Wen" w:date="2026-02-27T18:09:00Z" w:name="move223108167"/>
      <w:moveFrom w:id="189" w:author="Richard Wen" w:date="2026-02-27T18:09:00Z">
        <w:del w:id="190" w:author="Richard Wen" w:date="2026-02-27T18:15:00Z">
          <w:r w:rsidR="000F4982" w:rsidRPr="00FA4979" w:rsidDel="009A4C1C">
            <w:delText xml:space="preserve">The raster </w:delText>
          </w:r>
          <w:r w:rsidR="00D13A90" w:rsidRPr="00FA4979" w:rsidDel="009A4C1C">
            <w:delText xml:space="preserve">sub-component </w:delText>
          </w:r>
          <w:r w:rsidR="000F4982" w:rsidRPr="00FA4979" w:rsidDel="009A4C1C">
            <w:delText xml:space="preserve">was optionally included as raster data can be processed into vector structured data with various GIS approaches (e.g., polygon grids </w:delText>
          </w:r>
          <w:r w:rsidR="000F4982" w:rsidRPr="00FA4979" w:rsidDel="009A4C1C">
            <w:fldChar w:fldCharType="begin"/>
          </w:r>
          <w:r w:rsidR="007837A4" w:rsidRPr="009A4C1C" w:rsidDel="009A4C1C">
            <w:delInstrText xml:space="preserve"> ADDIN ZOTERO_ITEM CSL_CITATION {"citationID":"l04kHQEH","properties":{"formattedCitation":"[42]","plainCitation":"[42]","noteIndex":0},"citationItems":[{"id":2291,"uris":["http://zotero.org/users/6749620/items/6ZKSVIRH"],"itemData":{"id":2291,"type":"article-journal","container-title":"Photogrammetric Engineering and Remote Sensing","issue":"4","note":"publisher: [Falls Church, Va.] American Society of Photogrammetry.","page":"425–434","source":"Google Scholar","title":"Exploring and evaluating the consequences of vector-to-raster and raster-to-vector conversion","volume":"63","author":[{"family":"Congalton","given":"Russell G."}],"issued":{"date-parts":[["1997"]]}}}],"schema":"https://github.com/citation-style-language/schema/raw/master/csl-citation.json"} </w:delInstrText>
          </w:r>
          <w:r w:rsidR="000F4982" w:rsidRPr="00FA4979" w:rsidDel="009A4C1C">
            <w:fldChar w:fldCharType="separate"/>
          </w:r>
          <w:r w:rsidR="007837A4" w:rsidRPr="007837A4" w:rsidDel="009A4C1C">
            <w:delText>[42]</w:delText>
          </w:r>
          <w:r w:rsidR="000F4982" w:rsidRPr="00FA4979" w:rsidDel="009A4C1C">
            <w:fldChar w:fldCharType="end"/>
          </w:r>
          <w:r w:rsidR="000F4982" w:rsidRPr="00FA4979" w:rsidDel="009A4C1C">
            <w:delText xml:space="preserve">, </w:delText>
          </w:r>
          <w:r w:rsidR="000F4982" w:rsidRPr="00FA4979" w:rsidDel="009A4C1C">
            <w:lastRenderedPageBreak/>
            <w:delText xml:space="preserve">edge-tracing </w:delText>
          </w:r>
          <w:r w:rsidR="000F4982" w:rsidRPr="00FA4979" w:rsidDel="009A4C1C">
            <w:fldChar w:fldCharType="begin"/>
          </w:r>
          <w:r w:rsidR="007837A4" w:rsidDel="009A4C1C">
            <w:delInstrText xml:space="preserve"> ADDIN ZOTERO_ITEM CSL_CITATION {"citationID":"enbpowBm","properties":{"formattedCitation":"[43]","plainCitation":"[43]","noteIndex":0},"citationItems":[{"id":2290,"uris":["http://zotero.org/users/6749620/items/5LXK46SN"],"itemData":{"id":2290,"type":"article-journal","container-title":"Annals of GIS","DOI":"10.1080/10824000809480639","ISSN":"1947-5683, 1947-5691","issue":"1","journalAbbreviation":"Annals of GIS","language":"en","page":"54-62","source":"DOI.org (Crossref)","title":"An Efficient Algorithm for Raster-to-Vector Data Conversion","volume":"14","author":[{"family":"Teng","given":"Junhua"},{"family":"Wang","given":"Fahui"},{"family":"Liu","given":"Yu"}],"issued":{"date-parts":[["2008",6]]}}}],"schema":"https://github.com/citation-style-language/schema/raw/master/csl-citation.json"} </w:delInstrText>
          </w:r>
          <w:r w:rsidR="000F4982" w:rsidRPr="00FA4979" w:rsidDel="009A4C1C">
            <w:fldChar w:fldCharType="separate"/>
          </w:r>
          <w:r w:rsidR="007837A4" w:rsidRPr="007837A4" w:rsidDel="009A4C1C">
            <w:delText>[43]</w:delText>
          </w:r>
          <w:r w:rsidR="000F4982" w:rsidRPr="00FA4979" w:rsidDel="009A4C1C">
            <w:fldChar w:fldCharType="end"/>
          </w:r>
          <w:r w:rsidR="000F4982" w:rsidRPr="00FA4979" w:rsidDel="009A4C1C">
            <w:delText xml:space="preserve">, object detection </w:delText>
          </w:r>
          <w:r w:rsidR="000F4982" w:rsidRPr="00FA4979" w:rsidDel="009A4C1C">
            <w:fldChar w:fldCharType="begin"/>
          </w:r>
          <w:r w:rsidR="007837A4" w:rsidDel="009A4C1C">
            <w:delInstrText xml:space="preserve"> ADDIN ZOTERO_ITEM CSL_CITATION {"citationID":"MqW25UtN","properties":{"formattedCitation":"[44]","plainCitation":"[44]","noteIndex":0},"citationItems":[{"id":2289,"uris":["http://zotero.org/users/6749620/items/KDTDUGIL"],"itemData":{"id":2289,"type":"article-journal","abstract":"Introduction: Object detection in remotely sensed satellite images is critical to socio-economic, bio-physical, and environmental monitoring, necessary for the prevention of natural disasters such as flooding and fires, socio-economic service delivery, and general urban and rural planning and management. Whereas deep learning approaches have recently gained popularity in remotely sensed image analysis, they have been unable to efficiently detect image objects due to complex landscape heterogeneity, high inter-class similarity and intra-class diversity, and difficulty in acquiring suitable training data that represents the complexities, among others. Methods: To address these challenges, this study employed multi-object detection deep learning algorithms with a transfer learning approach on remotely sensed satellite imagery captured on a heterogeneous landscape. In the study, a new dataset of diverse features with five object classes collected from Google Earth Engine in various locations in southern KwaZulu-Natal province in South Africa was used to evaluate the models. The dataset images were characterized with objects that have varying sizes and resolutions. Five (5) object detection methods based on R-CNN and YOLO architectures were investigated via experiments on our newly created dataset. Conclusions: This paper provides a comprehensive performance evaluation and analysis of the recent deep learning-based object detection methods for detecting objects in high-resolution remote sensing satellite images. The models were also evaluated on two publicly available datasets: Visdron and PASCAL VOC2007. Results showed that the highest detection accuracy of the vegetation and swimming pool instances was more than 90%, and the fastest detection speed 0.2 ms was observed in YOLOv8.","container-title":"Sensors","DOI":"10.3390/s23135849","ISSN":"1424-8220","issue":"13","language":"en","license":"http://creativecommons.org/licenses/by/3.0/","note":"number: 13\npublisher: Multidisciplinary Digital Publishing Institute","page":"5849","source":"www.mdpi.com","title":"State-of-the-Art Deep Learning Methods for Objects Detection in Remote Sensing Satellite Images","volume":"23","author":[{"family":"Adegun","given":"Adekanmi Adeyinka"},{"family":"Fonou Dombeu","given":"Jean Vincent"},{"family":"Viriri","given":"Serestina"},{"family":"Odindi","given":"John"}],"issued":{"date-parts":[["2023",1]]}}}],"schema":"https://github.com/citation-style-language/schema/raw/master/csl-citation.json"} </w:delInstrText>
          </w:r>
          <w:r w:rsidR="000F4982" w:rsidRPr="00FA4979" w:rsidDel="009A4C1C">
            <w:fldChar w:fldCharType="separate"/>
          </w:r>
          <w:r w:rsidR="007837A4" w:rsidRPr="007837A4" w:rsidDel="009A4C1C">
            <w:delText>[44]</w:delText>
          </w:r>
          <w:r w:rsidR="000F4982" w:rsidRPr="00FA4979" w:rsidDel="009A4C1C">
            <w:fldChar w:fldCharType="end"/>
          </w:r>
          <w:r w:rsidR="000F4982" w:rsidRPr="00FA4979" w:rsidDel="009A4C1C">
            <w:delText>).</w:delText>
          </w:r>
          <w:r w:rsidR="008E2E1C" w:rsidRPr="00FA4979" w:rsidDel="009A4C1C">
            <w:delText xml:space="preserve"> </w:delText>
          </w:r>
        </w:del>
      </w:moveFrom>
      <w:moveFromRangeEnd w:id="188"/>
      <w:del w:id="191" w:author="Richard Wen" w:date="2026-02-27T18:15:00Z">
        <w:r w:rsidR="008E2E1C" w:rsidRPr="00FA4979" w:rsidDel="009A4C1C">
          <w:delText>The vector data sub-components (points, lines, and polygons) then represent</w:delText>
        </w:r>
        <w:r w:rsidR="00EB77BA" w:rsidRPr="00FA4979" w:rsidDel="009A4C1C">
          <w:delText>ed</w:delText>
        </w:r>
        <w:r w:rsidR="008E2E1C" w:rsidRPr="00FA4979" w:rsidDel="009A4C1C">
          <w:delText xml:space="preserve"> the </w:delText>
        </w:r>
        <w:r w:rsidR="00162277" w:rsidRPr="00FA4979" w:rsidDel="009A4C1C">
          <w:delText>simplest</w:delText>
        </w:r>
        <w:r w:rsidR="008E2E1C" w:rsidRPr="00FA4979" w:rsidDel="009A4C1C">
          <w:delText xml:space="preserve"> geometries of spatial data, structured as ordered coordinates forming locations in the real-world</w:delText>
        </w:r>
        <w:r w:rsidR="00C34112" w:rsidRPr="00FA4979" w:rsidDel="009A4C1C">
          <w:delText xml:space="preserve">, while also containing several variables describing </w:delText>
        </w:r>
        <w:r w:rsidR="00045673" w:rsidRPr="00FA4979" w:rsidDel="009A4C1C">
          <w:delText>phenomena, entities, and characteristics at these</w:delText>
        </w:r>
        <w:r w:rsidR="00C34112" w:rsidRPr="00FA4979" w:rsidDel="009A4C1C">
          <w:delText xml:space="preserve"> locations</w:delText>
        </w:r>
        <w:r w:rsidR="008E2E1C" w:rsidRPr="00FA4979" w:rsidDel="009A4C1C">
          <w:delText xml:space="preserve">. </w:delText>
        </w:r>
        <w:r w:rsidR="00EB77BA" w:rsidRPr="00FA4979" w:rsidDel="009A4C1C">
          <w:delText>These vector sub-components</w:delText>
        </w:r>
        <w:r w:rsidR="00C34112" w:rsidRPr="00FA4979" w:rsidDel="009A4C1C">
          <w:delText xml:space="preserve"> </w:delText>
        </w:r>
        <w:r w:rsidR="005C6EA3" w:rsidRPr="00FA4979" w:rsidDel="009A4C1C">
          <w:delText>are optionally processed using a spatial feature engineering sub-component, which creates, modifies, or removes variables for each point, line, or polygo</w:delText>
        </w:r>
        <w:r w:rsidR="000D52CB" w:rsidDel="009A4C1C">
          <w:delText>n</w:delText>
        </w:r>
        <w:r w:rsidR="005C6EA3" w:rsidRPr="00FA4979" w:rsidDel="009A4C1C">
          <w:delText>.</w:delText>
        </w:r>
        <w:r w:rsidR="007027C3" w:rsidRPr="00FA4979" w:rsidDel="009A4C1C">
          <w:delText xml:space="preserve"> </w:delText>
        </w:r>
      </w:del>
      <w:del w:id="192" w:author="Richard Wen" w:date="2026-02-27T17:47:00Z">
        <w:r w:rsidR="007027C3" w:rsidRPr="00FA4979" w:rsidDel="00E232AF">
          <w:delText>Table 4 shows a</w:delText>
        </w:r>
        <w:r w:rsidR="0074566E" w:rsidDel="00E232AF">
          <w:delText xml:space="preserve"> simple</w:delText>
        </w:r>
        <w:r w:rsidR="007027C3" w:rsidRPr="00FA4979" w:rsidDel="00E232AF">
          <w:delText xml:space="preserve"> example of tabular data representing vector sub-components and processed variables from the spatial feature engineering sub-component.</w:delText>
        </w:r>
        <w:r w:rsidR="00244520" w:rsidDel="00E232AF">
          <w:delText xml:space="preserve"> </w:delText>
        </w:r>
        <w:r w:rsidR="008D725C" w:rsidDel="00E232AF">
          <w:delText>V</w:delText>
        </w:r>
        <w:r w:rsidR="00244520" w:rsidDel="00E232AF">
          <w:delText>ariables X</w:delText>
        </w:r>
        <w:r w:rsidR="00E5076A" w:rsidDel="00E232AF">
          <w:rPr>
            <w:vertAlign w:val="subscript"/>
          </w:rPr>
          <w:delText>i,1</w:delText>
        </w:r>
        <w:r w:rsidR="00244520" w:rsidDel="00E232AF">
          <w:delText>…X</w:delText>
        </w:r>
        <w:r w:rsidR="00E5076A" w:rsidDel="00E232AF">
          <w:rPr>
            <w:vertAlign w:val="subscript"/>
          </w:rPr>
          <w:delText>i,2</w:delText>
        </w:r>
        <w:r w:rsidR="00244520" w:rsidDel="00E232AF">
          <w:delText xml:space="preserve"> represent the original variables for each location L</w:delText>
        </w:r>
        <w:r w:rsidR="00244520" w:rsidRPr="00244520" w:rsidDel="00E232AF">
          <w:rPr>
            <w:vertAlign w:val="subscript"/>
          </w:rPr>
          <w:delText>i</w:delText>
        </w:r>
        <w:r w:rsidR="00244520" w:rsidDel="00E232AF">
          <w:delText>, while X</w:delText>
        </w:r>
        <w:r w:rsidR="00612A3C" w:rsidDel="00E232AF">
          <w:rPr>
            <w:vertAlign w:val="subscript"/>
          </w:rPr>
          <w:delText>i,1</w:delText>
        </w:r>
        <w:r w:rsidR="00244520" w:rsidDel="00E232AF">
          <w:delText xml:space="preserve"> + X</w:delText>
        </w:r>
        <w:r w:rsidR="00612A3C" w:rsidDel="00E232AF">
          <w:rPr>
            <w:vertAlign w:val="subscript"/>
          </w:rPr>
          <w:delText>i,2</w:delText>
        </w:r>
        <w:r w:rsidR="00FB57C5" w:rsidDel="00E232AF">
          <w:delText>,</w:delText>
        </w:r>
        <w:r w:rsidR="00C207F1" w:rsidDel="00E232AF">
          <w:delText xml:space="preserve"> </w:delText>
        </w:r>
        <w:r w:rsidR="00FB57C5" w:rsidDel="00E232AF">
          <w:delText>Nearest</w:delText>
        </w:r>
        <w:r w:rsidR="00FB57C5" w:rsidDel="00E232AF">
          <w:rPr>
            <w:vertAlign w:val="subscript"/>
          </w:rPr>
          <w:delText>i</w:delText>
        </w:r>
        <w:r w:rsidR="00FB57C5" w:rsidRPr="00FB57C5" w:rsidDel="00E232AF">
          <w:delText>,</w:delText>
        </w:r>
        <w:r w:rsidR="00FB57C5" w:rsidDel="00E232AF">
          <w:delText xml:space="preserve"> Length(L</w:delText>
        </w:r>
        <w:r w:rsidR="00FB57C5" w:rsidDel="00E232AF">
          <w:rPr>
            <w:vertAlign w:val="subscript"/>
          </w:rPr>
          <w:delText>i</w:delText>
        </w:r>
        <w:r w:rsidR="00FB57C5" w:rsidDel="00E232AF">
          <w:delText>), and Type(Li)</w:delText>
        </w:r>
        <w:r w:rsidR="00244520" w:rsidDel="00E232AF">
          <w:delText xml:space="preserve"> </w:delText>
        </w:r>
        <w:r w:rsidR="004116DA" w:rsidDel="00E232AF">
          <w:delText>are</w:delText>
        </w:r>
        <w:r w:rsidR="00244520" w:rsidDel="00E232AF">
          <w:delText xml:space="preserve"> additional variable</w:delText>
        </w:r>
        <w:r w:rsidR="004116DA" w:rsidDel="00E232AF">
          <w:delText>s</w:delText>
        </w:r>
        <w:r w:rsidR="00244520" w:rsidDel="00E232AF">
          <w:delText xml:space="preserve"> </w:delText>
        </w:r>
        <w:r w:rsidR="00A233FE" w:rsidDel="00E232AF">
          <w:delText xml:space="preserve">from </w:delText>
        </w:r>
        <w:r w:rsidR="00244520" w:rsidDel="00E232AF">
          <w:delText>spatial feature engineering</w:delText>
        </w:r>
        <w:r w:rsidR="00FB57C5" w:rsidDel="00E232AF">
          <w:delText>, representing the sum of X</w:delText>
        </w:r>
        <w:r w:rsidR="003E37F9" w:rsidDel="00E232AF">
          <w:rPr>
            <w:vertAlign w:val="subscript"/>
          </w:rPr>
          <w:delText>i,1</w:delText>
        </w:r>
        <w:r w:rsidR="00FB57C5" w:rsidDel="00E232AF">
          <w:delText xml:space="preserve"> and X</w:delText>
        </w:r>
        <w:r w:rsidR="003E37F9" w:rsidDel="00E232AF">
          <w:rPr>
            <w:vertAlign w:val="subscript"/>
          </w:rPr>
          <w:delText>i,2</w:delText>
        </w:r>
        <w:r w:rsidR="00FB57C5" w:rsidDel="00E232AF">
          <w:delText>, the index i of the nearest location, the length of the location entity, and the type of the location entity respectively</w:delText>
        </w:r>
        <w:r w:rsidR="00D94F86" w:rsidDel="00E232AF">
          <w:delText>.</w:delText>
        </w:r>
        <w:r w:rsidR="00830BE9" w:rsidDel="00E232AF">
          <w:delText xml:space="preserve"> Here, each location has a set of variables, and the spatial feature engineering process created additional variables to capture spatial relationships and properties.</w:delText>
        </w:r>
        <w:r w:rsidR="00301D6D" w:rsidDel="00E232AF">
          <w:delText xml:space="preserve"> </w:delText>
        </w:r>
      </w:del>
      <w:del w:id="193" w:author="Richard Wen" w:date="2026-02-27T18:15:00Z">
        <w:r w:rsidR="00B213BC" w:rsidDel="009A4C1C">
          <w:delText xml:space="preserve">Thus, </w:delText>
        </w:r>
      </w:del>
      <w:del w:id="194" w:author="Richard Wen" w:date="2026-02-27T18:07:00Z">
        <w:r w:rsidR="00B213BC" w:rsidDel="006B347D">
          <w:delText>t</w:delText>
        </w:r>
        <w:r w:rsidR="00301D6D" w:rsidDel="006B347D">
          <w:delText xml:space="preserve">he spatial data component’s </w:delText>
        </w:r>
        <w:r w:rsidR="00530B42" w:rsidDel="006B347D">
          <w:delText xml:space="preserve">objective </w:delText>
        </w:r>
        <w:r w:rsidR="00ED490D" w:rsidDel="006B347D">
          <w:delText>was</w:delText>
        </w:r>
        <w:r w:rsidR="00530B42" w:rsidDel="006B347D">
          <w:delText xml:space="preserve"> to produce potentially informative variables that are predictive of a selected outcome variable</w:delText>
        </w:r>
        <w:r w:rsidR="005F0955" w:rsidDel="006B347D">
          <w:delText xml:space="preserve">, where </w:delText>
        </w:r>
        <w:r w:rsidR="008E36E4" w:rsidDel="006B347D">
          <w:delText>its</w:delText>
        </w:r>
        <w:r w:rsidR="005F0955" w:rsidDel="006B347D">
          <w:delText xml:space="preserve"> output </w:delText>
        </w:r>
        <w:r w:rsidR="00BF58E1" w:rsidDel="006B347D">
          <w:delText xml:space="preserve">was to be </w:delText>
        </w:r>
        <w:r w:rsidR="005F0955" w:rsidDel="006B347D">
          <w:delText>used as the input for the outcome modelling component.</w:delText>
        </w:r>
      </w:del>
    </w:p>
    <w:p w14:paraId="5B04DE37" w14:textId="09A7A50E" w:rsidR="00FA20EA" w:rsidDel="009A4C1C" w:rsidRDefault="00FA20EA" w:rsidP="00FA20EA">
      <w:pPr>
        <w:pStyle w:val="MDPI41tablecaption"/>
        <w:rPr>
          <w:del w:id="195" w:author="Richard Wen" w:date="2026-02-27T18:15:00Z"/>
          <w:moveFrom w:id="196" w:author="Richard Wen" w:date="2026-02-27T17:48:00Z"/>
        </w:rPr>
      </w:pPr>
      <w:moveFromRangeStart w:id="197" w:author="Richard Wen" w:date="2026-02-27T17:48:00Z" w:name="move223106937"/>
      <w:moveFrom w:id="198" w:author="Richard Wen" w:date="2026-02-27T17:48:00Z">
        <w:del w:id="199" w:author="Richard Wen" w:date="2026-02-27T18:15:00Z">
          <w:r w:rsidDel="009A4C1C">
            <w:rPr>
              <w:b/>
            </w:rPr>
            <w:delText xml:space="preserve">Table </w:delText>
          </w:r>
          <w:r w:rsidR="002C4812" w:rsidDel="009A4C1C">
            <w:rPr>
              <w:b/>
            </w:rPr>
            <w:delText>4</w:delText>
          </w:r>
          <w:r w:rsidRPr="00325902" w:rsidDel="009A4C1C">
            <w:rPr>
              <w:b/>
            </w:rPr>
            <w:delText>.</w:delText>
          </w:r>
          <w:r w:rsidRPr="00325902" w:rsidDel="009A4C1C">
            <w:delText xml:space="preserve"> </w:delText>
          </w:r>
          <w:r w:rsidR="00467AB8" w:rsidDel="009A4C1C">
            <w:rPr>
              <w:bCs/>
            </w:rPr>
            <w:delText xml:space="preserve">Example spatial data for </w:delText>
          </w:r>
          <w:r w:rsidR="00AC0615" w:rsidDel="009A4C1C">
            <w:rPr>
              <w:bCs/>
            </w:rPr>
            <w:delText xml:space="preserve">the </w:delText>
          </w:r>
          <w:r w:rsidR="00BD4EEA" w:rsidDel="009A4C1C">
            <w:rPr>
              <w:bCs/>
            </w:rPr>
            <w:delText>geo-intervention model</w:delText>
          </w:r>
          <w:r w:rsidR="00467AB8" w:rsidDel="009A4C1C">
            <w:rPr>
              <w:bCs/>
            </w:rPr>
            <w:delText>ling framework</w:delText>
          </w:r>
          <w:r w:rsidRPr="00325902" w:rsidDel="009A4C1C">
            <w:delText>.</w:delText>
          </w:r>
        </w:del>
      </w:moveFrom>
    </w:p>
    <w:tbl>
      <w:tblPr>
        <w:tblW w:w="3755" w:type="pct"/>
        <w:tblInd w:w="2608" w:type="dxa"/>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123"/>
        <w:gridCol w:w="434"/>
        <w:gridCol w:w="327"/>
        <w:gridCol w:w="327"/>
        <w:gridCol w:w="901"/>
        <w:gridCol w:w="917"/>
        <w:gridCol w:w="1162"/>
        <w:gridCol w:w="944"/>
        <w:gridCol w:w="2725"/>
      </w:tblGrid>
      <w:tr w:rsidR="003B50B1" w:rsidRPr="00F30E14" w:rsidDel="009A4C1C" w14:paraId="352E70F9" w14:textId="68FA1D1A" w:rsidTr="006C106D">
        <w:trPr>
          <w:del w:id="200" w:author="Richard Wen" w:date="2026-02-27T18:15:00Z"/>
        </w:trPr>
        <w:tc>
          <w:tcPr>
            <w:tcW w:w="0" w:type="auto"/>
            <w:tcBorders>
              <w:bottom w:val="single" w:sz="4" w:space="0" w:color="auto"/>
            </w:tcBorders>
          </w:tcPr>
          <w:p w14:paraId="467C9D57" w14:textId="7F73C50D" w:rsidR="006C106D" w:rsidDel="009A4C1C" w:rsidRDefault="006C106D" w:rsidP="006C106D">
            <w:pPr>
              <w:pStyle w:val="MDPI42tablebody"/>
              <w:spacing w:line="240" w:lineRule="auto"/>
              <w:rPr>
                <w:del w:id="201" w:author="Richard Wen" w:date="2026-02-27T18:15:00Z"/>
                <w:moveFrom w:id="202" w:author="Richard Wen" w:date="2026-02-27T17:48:00Z"/>
                <w:b/>
                <w:snapToGrid/>
              </w:rPr>
            </w:pPr>
            <w:moveFrom w:id="203" w:author="Richard Wen" w:date="2026-02-27T17:48:00Z">
              <w:del w:id="204" w:author="Richard Wen" w:date="2026-02-27T18:15:00Z">
                <w:r w:rsidDel="009A4C1C">
                  <w:rPr>
                    <w:b/>
                    <w:snapToGrid/>
                  </w:rPr>
                  <w:delText>i</w:delText>
                </w:r>
              </w:del>
            </w:moveFrom>
          </w:p>
        </w:tc>
        <w:tc>
          <w:tcPr>
            <w:tcW w:w="0" w:type="auto"/>
            <w:tcBorders>
              <w:bottom w:val="single" w:sz="4" w:space="0" w:color="auto"/>
            </w:tcBorders>
          </w:tcPr>
          <w:p w14:paraId="64CDD4F8" w14:textId="070D836F" w:rsidR="006C106D" w:rsidRPr="00C27580" w:rsidDel="009A4C1C" w:rsidRDefault="006C106D" w:rsidP="006C106D">
            <w:pPr>
              <w:pStyle w:val="MDPI42tablebody"/>
              <w:spacing w:line="240" w:lineRule="auto"/>
              <w:rPr>
                <w:del w:id="205" w:author="Richard Wen" w:date="2026-02-27T18:15:00Z"/>
                <w:moveFrom w:id="206" w:author="Richard Wen" w:date="2026-02-27T17:48:00Z"/>
                <w:b/>
                <w:snapToGrid/>
                <w:vertAlign w:val="subscript"/>
              </w:rPr>
            </w:pPr>
            <w:moveFrom w:id="207" w:author="Richard Wen" w:date="2026-02-27T17:48:00Z">
              <w:del w:id="208" w:author="Richard Wen" w:date="2026-02-27T18:15:00Z">
                <w:r w:rsidDel="009A4C1C">
                  <w:rPr>
                    <w:b/>
                    <w:snapToGrid/>
                  </w:rPr>
                  <w:delText>X</w:delText>
                </w:r>
                <w:r w:rsidR="003B50B1" w:rsidDel="009A4C1C">
                  <w:rPr>
                    <w:b/>
                    <w:snapToGrid/>
                    <w:vertAlign w:val="subscript"/>
                  </w:rPr>
                  <w:delText>i,1</w:delText>
                </w:r>
              </w:del>
            </w:moveFrom>
          </w:p>
        </w:tc>
        <w:tc>
          <w:tcPr>
            <w:tcW w:w="0" w:type="auto"/>
            <w:tcBorders>
              <w:bottom w:val="single" w:sz="4" w:space="0" w:color="auto"/>
            </w:tcBorders>
          </w:tcPr>
          <w:p w14:paraId="47867051" w14:textId="0552497F" w:rsidR="006C106D" w:rsidDel="009A4C1C" w:rsidRDefault="006C106D" w:rsidP="006C106D">
            <w:pPr>
              <w:pStyle w:val="MDPI42tablebody"/>
              <w:spacing w:line="240" w:lineRule="auto"/>
              <w:rPr>
                <w:del w:id="209" w:author="Richard Wen" w:date="2026-02-27T18:15:00Z"/>
                <w:moveFrom w:id="210" w:author="Richard Wen" w:date="2026-02-27T17:48:00Z"/>
                <w:b/>
                <w:snapToGrid/>
              </w:rPr>
            </w:pPr>
            <w:moveFrom w:id="211" w:author="Richard Wen" w:date="2026-02-27T17:48:00Z">
              <w:del w:id="212" w:author="Richard Wen" w:date="2026-02-27T18:15:00Z">
                <w:r w:rsidDel="009A4C1C">
                  <w:rPr>
                    <w:b/>
                    <w:snapToGrid/>
                  </w:rPr>
                  <w:delText>X</w:delText>
                </w:r>
                <w:r w:rsidR="003B50B1" w:rsidDel="009A4C1C">
                  <w:rPr>
                    <w:b/>
                    <w:snapToGrid/>
                    <w:vertAlign w:val="subscript"/>
                  </w:rPr>
                  <w:delText>i,2</w:delText>
                </w:r>
              </w:del>
            </w:moveFrom>
          </w:p>
        </w:tc>
        <w:tc>
          <w:tcPr>
            <w:tcW w:w="0" w:type="auto"/>
            <w:tcBorders>
              <w:bottom w:val="single" w:sz="4" w:space="0" w:color="auto"/>
            </w:tcBorders>
          </w:tcPr>
          <w:p w14:paraId="3B4F707B" w14:textId="1B5A9D61" w:rsidR="006C106D" w:rsidDel="009A4C1C" w:rsidRDefault="006C106D" w:rsidP="006C106D">
            <w:pPr>
              <w:pStyle w:val="MDPI42tablebody"/>
              <w:spacing w:line="240" w:lineRule="auto"/>
              <w:rPr>
                <w:del w:id="213" w:author="Richard Wen" w:date="2026-02-27T18:15:00Z"/>
                <w:moveFrom w:id="214" w:author="Richard Wen" w:date="2026-02-27T17:48:00Z"/>
                <w:b/>
                <w:snapToGrid/>
              </w:rPr>
            </w:pPr>
            <w:moveFrom w:id="215" w:author="Richard Wen" w:date="2026-02-27T17:48:00Z">
              <w:del w:id="216" w:author="Richard Wen" w:date="2026-02-27T18:15:00Z">
                <w:r w:rsidDel="009A4C1C">
                  <w:rPr>
                    <w:b/>
                    <w:snapToGrid/>
                  </w:rPr>
                  <w:delText>X</w:delText>
                </w:r>
                <w:r w:rsidR="003B50B1" w:rsidDel="009A4C1C">
                  <w:rPr>
                    <w:b/>
                    <w:snapToGrid/>
                    <w:vertAlign w:val="subscript"/>
                  </w:rPr>
                  <w:delText>i,3</w:delText>
                </w:r>
              </w:del>
            </w:moveFrom>
          </w:p>
        </w:tc>
        <w:tc>
          <w:tcPr>
            <w:tcW w:w="0" w:type="auto"/>
            <w:tcBorders>
              <w:bottom w:val="single" w:sz="4" w:space="0" w:color="auto"/>
            </w:tcBorders>
          </w:tcPr>
          <w:p w14:paraId="57AE4E90" w14:textId="1F575774" w:rsidR="006C106D" w:rsidRPr="00797776" w:rsidDel="009A4C1C" w:rsidRDefault="006C106D" w:rsidP="006C106D">
            <w:pPr>
              <w:pStyle w:val="MDPI42tablebody"/>
              <w:spacing w:line="240" w:lineRule="auto"/>
              <w:rPr>
                <w:del w:id="217" w:author="Richard Wen" w:date="2026-02-27T18:15:00Z"/>
                <w:moveFrom w:id="218" w:author="Richard Wen" w:date="2026-02-27T17:48:00Z"/>
                <w:b/>
                <w:snapToGrid/>
              </w:rPr>
            </w:pPr>
            <w:moveFrom w:id="219" w:author="Richard Wen" w:date="2026-02-27T17:48:00Z">
              <w:del w:id="220" w:author="Richard Wen" w:date="2026-02-27T18:15:00Z">
                <w:r w:rsidDel="009A4C1C">
                  <w:rPr>
                    <w:b/>
                    <w:snapToGrid/>
                  </w:rPr>
                  <w:delText>X</w:delText>
                </w:r>
                <w:r w:rsidR="003B50B1" w:rsidDel="009A4C1C">
                  <w:rPr>
                    <w:b/>
                    <w:snapToGrid/>
                    <w:vertAlign w:val="subscript"/>
                  </w:rPr>
                  <w:delText>i,1</w:delText>
                </w:r>
                <w:r w:rsidDel="009A4C1C">
                  <w:rPr>
                    <w:b/>
                    <w:snapToGrid/>
                  </w:rPr>
                  <w:delText xml:space="preserve"> + X</w:delText>
                </w:r>
                <w:r w:rsidR="003B50B1" w:rsidDel="009A4C1C">
                  <w:rPr>
                    <w:b/>
                    <w:snapToGrid/>
                    <w:vertAlign w:val="subscript"/>
                  </w:rPr>
                  <w:delText>i,2</w:delText>
                </w:r>
              </w:del>
            </w:moveFrom>
          </w:p>
        </w:tc>
        <w:tc>
          <w:tcPr>
            <w:tcW w:w="0" w:type="auto"/>
            <w:tcBorders>
              <w:bottom w:val="single" w:sz="4" w:space="0" w:color="auto"/>
            </w:tcBorders>
          </w:tcPr>
          <w:p w14:paraId="4A9777FF" w14:textId="0496B519" w:rsidR="006C106D" w:rsidDel="009A4C1C" w:rsidRDefault="006C106D" w:rsidP="006C106D">
            <w:pPr>
              <w:pStyle w:val="MDPI42tablebody"/>
              <w:spacing w:line="240" w:lineRule="auto"/>
              <w:rPr>
                <w:del w:id="221" w:author="Richard Wen" w:date="2026-02-27T18:15:00Z"/>
                <w:moveFrom w:id="222" w:author="Richard Wen" w:date="2026-02-27T17:48:00Z"/>
                <w:b/>
                <w:snapToGrid/>
              </w:rPr>
            </w:pPr>
            <w:moveFrom w:id="223" w:author="Richard Wen" w:date="2026-02-27T17:48:00Z">
              <w:del w:id="224" w:author="Richard Wen" w:date="2026-02-27T18:15:00Z">
                <w:r w:rsidDel="009A4C1C">
                  <w:rPr>
                    <w:b/>
                    <w:snapToGrid/>
                  </w:rPr>
                  <w:delText>Nearest</w:delText>
                </w:r>
                <w:r w:rsidRPr="00F927F7" w:rsidDel="009A4C1C">
                  <w:rPr>
                    <w:b/>
                    <w:snapToGrid/>
                    <w:vertAlign w:val="subscript"/>
                  </w:rPr>
                  <w:delText>i</w:delText>
                </w:r>
              </w:del>
            </w:moveFrom>
          </w:p>
        </w:tc>
        <w:tc>
          <w:tcPr>
            <w:tcW w:w="0" w:type="auto"/>
            <w:tcBorders>
              <w:bottom w:val="single" w:sz="4" w:space="0" w:color="auto"/>
            </w:tcBorders>
          </w:tcPr>
          <w:p w14:paraId="7F735CB3" w14:textId="1C1AE1EE" w:rsidR="006C106D" w:rsidRPr="00DA2A4C" w:rsidDel="009A4C1C" w:rsidRDefault="006C106D" w:rsidP="006C106D">
            <w:pPr>
              <w:pStyle w:val="MDPI42tablebody"/>
              <w:spacing w:line="240" w:lineRule="auto"/>
              <w:rPr>
                <w:del w:id="225" w:author="Richard Wen" w:date="2026-02-27T18:15:00Z"/>
                <w:moveFrom w:id="226" w:author="Richard Wen" w:date="2026-02-27T17:48:00Z"/>
                <w:b/>
                <w:snapToGrid/>
              </w:rPr>
            </w:pPr>
            <w:moveFrom w:id="227" w:author="Richard Wen" w:date="2026-02-27T17:48:00Z">
              <w:del w:id="228" w:author="Richard Wen" w:date="2026-02-27T18:15:00Z">
                <w:r w:rsidDel="009A4C1C">
                  <w:rPr>
                    <w:b/>
                    <w:snapToGrid/>
                  </w:rPr>
                  <w:delText>Length(L</w:delText>
                </w:r>
                <w:r w:rsidDel="009A4C1C">
                  <w:rPr>
                    <w:b/>
                    <w:snapToGrid/>
                    <w:vertAlign w:val="subscript"/>
                  </w:rPr>
                  <w:delText>i</w:delText>
                </w:r>
                <w:r w:rsidDel="009A4C1C">
                  <w:rPr>
                    <w:b/>
                    <w:snapToGrid/>
                  </w:rPr>
                  <w:delText>)</w:delText>
                </w:r>
              </w:del>
            </w:moveFrom>
          </w:p>
        </w:tc>
        <w:tc>
          <w:tcPr>
            <w:tcW w:w="0" w:type="auto"/>
            <w:tcBorders>
              <w:bottom w:val="single" w:sz="4" w:space="0" w:color="auto"/>
            </w:tcBorders>
          </w:tcPr>
          <w:p w14:paraId="6ED04FB8" w14:textId="603D3262" w:rsidR="006C106D" w:rsidDel="009A4C1C" w:rsidRDefault="006C106D" w:rsidP="006C106D">
            <w:pPr>
              <w:pStyle w:val="MDPI42tablebody"/>
              <w:spacing w:line="240" w:lineRule="auto"/>
              <w:jc w:val="left"/>
              <w:rPr>
                <w:del w:id="229" w:author="Richard Wen" w:date="2026-02-27T18:15:00Z"/>
                <w:moveFrom w:id="230" w:author="Richard Wen" w:date="2026-02-27T17:48:00Z"/>
                <w:b/>
                <w:snapToGrid/>
              </w:rPr>
            </w:pPr>
            <w:moveFrom w:id="231" w:author="Richard Wen" w:date="2026-02-27T17:48:00Z">
              <w:del w:id="232" w:author="Richard Wen" w:date="2026-02-27T18:15:00Z">
                <w:r w:rsidDel="009A4C1C">
                  <w:rPr>
                    <w:b/>
                    <w:snapToGrid/>
                  </w:rPr>
                  <w:delText>Type(L</w:delText>
                </w:r>
                <w:r w:rsidDel="009A4C1C">
                  <w:rPr>
                    <w:b/>
                    <w:snapToGrid/>
                    <w:vertAlign w:val="subscript"/>
                  </w:rPr>
                  <w:delText>i</w:delText>
                </w:r>
                <w:r w:rsidDel="009A4C1C">
                  <w:rPr>
                    <w:b/>
                    <w:snapToGrid/>
                  </w:rPr>
                  <w:delText>)</w:delText>
                </w:r>
              </w:del>
            </w:moveFrom>
          </w:p>
        </w:tc>
        <w:tc>
          <w:tcPr>
            <w:tcW w:w="0" w:type="auto"/>
            <w:tcBorders>
              <w:bottom w:val="single" w:sz="4" w:space="0" w:color="auto"/>
            </w:tcBorders>
          </w:tcPr>
          <w:p w14:paraId="47702B00" w14:textId="3B0925C0" w:rsidR="006C106D" w:rsidRPr="00FB330A" w:rsidDel="009A4C1C" w:rsidRDefault="006C106D" w:rsidP="006C106D">
            <w:pPr>
              <w:pStyle w:val="MDPI42tablebody"/>
              <w:spacing w:line="240" w:lineRule="auto"/>
              <w:jc w:val="left"/>
              <w:rPr>
                <w:del w:id="233" w:author="Richard Wen" w:date="2026-02-27T18:15:00Z"/>
                <w:moveFrom w:id="234" w:author="Richard Wen" w:date="2026-02-27T17:48:00Z"/>
                <w:b/>
                <w:snapToGrid/>
                <w:vertAlign w:val="subscript"/>
              </w:rPr>
            </w:pPr>
            <w:moveFrom w:id="235" w:author="Richard Wen" w:date="2026-02-27T17:48:00Z">
              <w:del w:id="236" w:author="Richard Wen" w:date="2026-02-27T18:15:00Z">
                <w:r w:rsidDel="009A4C1C">
                  <w:rPr>
                    <w:b/>
                    <w:snapToGrid/>
                  </w:rPr>
                  <w:delText>L</w:delText>
                </w:r>
                <w:r w:rsidDel="009A4C1C">
                  <w:rPr>
                    <w:b/>
                    <w:snapToGrid/>
                    <w:vertAlign w:val="subscript"/>
                  </w:rPr>
                  <w:delText>i</w:delText>
                </w:r>
              </w:del>
            </w:moveFrom>
          </w:p>
        </w:tc>
      </w:tr>
      <w:tr w:rsidR="003B50B1" w:rsidRPr="00F30E14" w:rsidDel="009A4C1C" w14:paraId="0165AA83" w14:textId="727C9669" w:rsidTr="006C106D">
        <w:trPr>
          <w:del w:id="237" w:author="Richard Wen" w:date="2026-02-27T18:15:00Z"/>
        </w:trPr>
        <w:tc>
          <w:tcPr>
            <w:tcW w:w="0" w:type="auto"/>
            <w:tcBorders>
              <w:bottom w:val="single" w:sz="4" w:space="0" w:color="auto"/>
            </w:tcBorders>
          </w:tcPr>
          <w:p w14:paraId="46D7D900" w14:textId="5E3B4CEE" w:rsidR="006C106D" w:rsidRPr="00FA0ADF" w:rsidDel="009A4C1C" w:rsidRDefault="006C106D" w:rsidP="006C106D">
            <w:pPr>
              <w:pStyle w:val="MDPI42tablebody"/>
              <w:spacing w:line="240" w:lineRule="auto"/>
              <w:rPr>
                <w:del w:id="238" w:author="Richard Wen" w:date="2026-02-27T18:15:00Z"/>
                <w:moveFrom w:id="239" w:author="Richard Wen" w:date="2026-02-27T17:48:00Z"/>
                <w:b/>
                <w:bCs/>
              </w:rPr>
            </w:pPr>
            <w:moveFrom w:id="240" w:author="Richard Wen" w:date="2026-02-27T17:48:00Z">
              <w:del w:id="241" w:author="Richard Wen" w:date="2026-02-27T18:15:00Z">
                <w:r w:rsidRPr="00FA0ADF" w:rsidDel="009A4C1C">
                  <w:rPr>
                    <w:b/>
                    <w:bCs/>
                  </w:rPr>
                  <w:delText>1</w:delText>
                </w:r>
              </w:del>
            </w:moveFrom>
          </w:p>
        </w:tc>
        <w:tc>
          <w:tcPr>
            <w:tcW w:w="0" w:type="auto"/>
            <w:tcBorders>
              <w:bottom w:val="single" w:sz="4" w:space="0" w:color="auto"/>
            </w:tcBorders>
          </w:tcPr>
          <w:p w14:paraId="51B0CF5B" w14:textId="2742D86A" w:rsidR="006C106D" w:rsidRPr="00F220D4" w:rsidDel="009A4C1C" w:rsidRDefault="006C106D" w:rsidP="006C106D">
            <w:pPr>
              <w:pStyle w:val="MDPI42tablebody"/>
              <w:spacing w:line="240" w:lineRule="auto"/>
              <w:rPr>
                <w:del w:id="242" w:author="Richard Wen" w:date="2026-02-27T18:15:00Z"/>
                <w:moveFrom w:id="243" w:author="Richard Wen" w:date="2026-02-27T17:48:00Z"/>
              </w:rPr>
            </w:pPr>
            <w:moveFrom w:id="244" w:author="Richard Wen" w:date="2026-02-27T17:48:00Z">
              <w:del w:id="245" w:author="Richard Wen" w:date="2026-02-27T18:15:00Z">
                <w:r w:rsidDel="009A4C1C">
                  <w:delText>1.25</w:delText>
                </w:r>
              </w:del>
            </w:moveFrom>
          </w:p>
        </w:tc>
        <w:tc>
          <w:tcPr>
            <w:tcW w:w="0" w:type="auto"/>
            <w:tcBorders>
              <w:bottom w:val="single" w:sz="4" w:space="0" w:color="auto"/>
            </w:tcBorders>
          </w:tcPr>
          <w:p w14:paraId="20926B6A" w14:textId="4A751999" w:rsidR="006C106D" w:rsidDel="009A4C1C" w:rsidRDefault="006C106D" w:rsidP="006C106D">
            <w:pPr>
              <w:pStyle w:val="MDPI42tablebody"/>
              <w:spacing w:line="240" w:lineRule="auto"/>
              <w:rPr>
                <w:del w:id="246" w:author="Richard Wen" w:date="2026-02-27T18:15:00Z"/>
                <w:moveFrom w:id="247" w:author="Richard Wen" w:date="2026-02-27T17:48:00Z"/>
                <w:lang w:val="en"/>
              </w:rPr>
            </w:pPr>
            <w:moveFrom w:id="248" w:author="Richard Wen" w:date="2026-02-27T17:48:00Z">
              <w:del w:id="249" w:author="Richard Wen" w:date="2026-02-27T18:15:00Z">
                <w:r w:rsidDel="009A4C1C">
                  <w:rPr>
                    <w:lang w:val="en"/>
                  </w:rPr>
                  <w:delText>2</w:delText>
                </w:r>
              </w:del>
            </w:moveFrom>
          </w:p>
        </w:tc>
        <w:tc>
          <w:tcPr>
            <w:tcW w:w="0" w:type="auto"/>
            <w:tcBorders>
              <w:bottom w:val="single" w:sz="4" w:space="0" w:color="auto"/>
            </w:tcBorders>
          </w:tcPr>
          <w:p w14:paraId="602BEAA3" w14:textId="56B5B0C9" w:rsidR="006C106D" w:rsidDel="009A4C1C" w:rsidRDefault="002165B9" w:rsidP="006C106D">
            <w:pPr>
              <w:pStyle w:val="MDPI42tablebody"/>
              <w:spacing w:line="240" w:lineRule="auto"/>
              <w:rPr>
                <w:del w:id="250" w:author="Richard Wen" w:date="2026-02-27T18:15:00Z"/>
                <w:moveFrom w:id="251" w:author="Richard Wen" w:date="2026-02-27T17:48:00Z"/>
                <w:lang w:val="en"/>
              </w:rPr>
            </w:pPr>
            <w:moveFrom w:id="252" w:author="Richard Wen" w:date="2026-02-27T17:48:00Z">
              <w:del w:id="253" w:author="Richard Wen" w:date="2026-02-27T18:15:00Z">
                <w:r w:rsidDel="009A4C1C">
                  <w:rPr>
                    <w:lang w:val="en"/>
                  </w:rPr>
                  <w:delText>4</w:delText>
                </w:r>
              </w:del>
            </w:moveFrom>
          </w:p>
        </w:tc>
        <w:tc>
          <w:tcPr>
            <w:tcW w:w="0" w:type="auto"/>
            <w:tcBorders>
              <w:bottom w:val="single" w:sz="4" w:space="0" w:color="auto"/>
            </w:tcBorders>
          </w:tcPr>
          <w:p w14:paraId="4D009657" w14:textId="134BF0F4" w:rsidR="006C106D" w:rsidDel="009A4C1C" w:rsidRDefault="006C106D" w:rsidP="006C106D">
            <w:pPr>
              <w:pStyle w:val="MDPI42tablebody"/>
              <w:spacing w:line="240" w:lineRule="auto"/>
              <w:rPr>
                <w:del w:id="254" w:author="Richard Wen" w:date="2026-02-27T18:15:00Z"/>
                <w:moveFrom w:id="255" w:author="Richard Wen" w:date="2026-02-27T17:48:00Z"/>
                <w:lang w:val="en"/>
              </w:rPr>
            </w:pPr>
            <w:moveFrom w:id="256" w:author="Richard Wen" w:date="2026-02-27T17:48:00Z">
              <w:del w:id="257" w:author="Richard Wen" w:date="2026-02-27T18:15:00Z">
                <w:r w:rsidDel="009A4C1C">
                  <w:rPr>
                    <w:lang w:val="en"/>
                  </w:rPr>
                  <w:delText>3.25</w:delText>
                </w:r>
              </w:del>
            </w:moveFrom>
          </w:p>
        </w:tc>
        <w:tc>
          <w:tcPr>
            <w:tcW w:w="0" w:type="auto"/>
            <w:tcBorders>
              <w:bottom w:val="single" w:sz="4" w:space="0" w:color="auto"/>
            </w:tcBorders>
          </w:tcPr>
          <w:p w14:paraId="3D212103" w14:textId="636783A0" w:rsidR="006C106D" w:rsidDel="009A4C1C" w:rsidRDefault="006C106D" w:rsidP="006C106D">
            <w:pPr>
              <w:pStyle w:val="MDPI42tablebody"/>
              <w:spacing w:line="240" w:lineRule="auto"/>
              <w:rPr>
                <w:del w:id="258" w:author="Richard Wen" w:date="2026-02-27T18:15:00Z"/>
                <w:moveFrom w:id="259" w:author="Richard Wen" w:date="2026-02-27T17:48:00Z"/>
                <w:lang w:val="en"/>
              </w:rPr>
            </w:pPr>
            <w:moveFrom w:id="260" w:author="Richard Wen" w:date="2026-02-27T17:48:00Z">
              <w:del w:id="261" w:author="Richard Wen" w:date="2026-02-27T18:15:00Z">
                <w:r w:rsidDel="009A4C1C">
                  <w:rPr>
                    <w:lang w:val="en"/>
                  </w:rPr>
                  <w:delText>2</w:delText>
                </w:r>
              </w:del>
            </w:moveFrom>
          </w:p>
        </w:tc>
        <w:tc>
          <w:tcPr>
            <w:tcW w:w="0" w:type="auto"/>
            <w:tcBorders>
              <w:bottom w:val="single" w:sz="4" w:space="0" w:color="auto"/>
            </w:tcBorders>
          </w:tcPr>
          <w:p w14:paraId="431C43A5" w14:textId="153179CE" w:rsidR="006C106D" w:rsidDel="009A4C1C" w:rsidRDefault="006C106D" w:rsidP="006C106D">
            <w:pPr>
              <w:pStyle w:val="MDPI42tablebody"/>
              <w:spacing w:line="240" w:lineRule="auto"/>
              <w:rPr>
                <w:del w:id="262" w:author="Richard Wen" w:date="2026-02-27T18:15:00Z"/>
                <w:moveFrom w:id="263" w:author="Richard Wen" w:date="2026-02-27T17:48:00Z"/>
                <w:lang w:val="en"/>
              </w:rPr>
            </w:pPr>
            <w:moveFrom w:id="264" w:author="Richard Wen" w:date="2026-02-27T17:48:00Z">
              <w:del w:id="265" w:author="Richard Wen" w:date="2026-02-27T18:15:00Z">
                <w:r w:rsidDel="009A4C1C">
                  <w:rPr>
                    <w:lang w:val="en"/>
                  </w:rPr>
                  <w:delText>0</w:delText>
                </w:r>
              </w:del>
            </w:moveFrom>
          </w:p>
        </w:tc>
        <w:tc>
          <w:tcPr>
            <w:tcW w:w="0" w:type="auto"/>
            <w:tcBorders>
              <w:bottom w:val="single" w:sz="4" w:space="0" w:color="auto"/>
            </w:tcBorders>
          </w:tcPr>
          <w:p w14:paraId="3BC9C8BF" w14:textId="261A7DCC" w:rsidR="006C106D" w:rsidDel="009A4C1C" w:rsidRDefault="006C106D" w:rsidP="006C106D">
            <w:pPr>
              <w:pStyle w:val="MDPI42tablebody"/>
              <w:spacing w:line="240" w:lineRule="auto"/>
              <w:jc w:val="left"/>
              <w:rPr>
                <w:del w:id="266" w:author="Richard Wen" w:date="2026-02-27T18:15:00Z"/>
                <w:moveFrom w:id="267" w:author="Richard Wen" w:date="2026-02-27T17:48:00Z"/>
                <w:lang w:val="en"/>
              </w:rPr>
            </w:pPr>
            <w:moveFrom w:id="268" w:author="Richard Wen" w:date="2026-02-27T17:48:00Z">
              <w:del w:id="269" w:author="Richard Wen" w:date="2026-02-27T18:15:00Z">
                <w:r w:rsidDel="009A4C1C">
                  <w:rPr>
                    <w:lang w:val="en"/>
                  </w:rPr>
                  <w:delText>Point</w:delText>
                </w:r>
              </w:del>
            </w:moveFrom>
          </w:p>
        </w:tc>
        <w:tc>
          <w:tcPr>
            <w:tcW w:w="0" w:type="auto"/>
            <w:tcBorders>
              <w:bottom w:val="single" w:sz="4" w:space="0" w:color="auto"/>
            </w:tcBorders>
          </w:tcPr>
          <w:p w14:paraId="070FBA2B" w14:textId="26505293" w:rsidR="006C106D" w:rsidRPr="00F220D4" w:rsidDel="009A4C1C" w:rsidRDefault="006C106D" w:rsidP="006C106D">
            <w:pPr>
              <w:pStyle w:val="MDPI42tablebody"/>
              <w:spacing w:line="240" w:lineRule="auto"/>
              <w:jc w:val="left"/>
              <w:rPr>
                <w:del w:id="270" w:author="Richard Wen" w:date="2026-02-27T18:15:00Z"/>
                <w:moveFrom w:id="271" w:author="Richard Wen" w:date="2026-02-27T17:48:00Z"/>
              </w:rPr>
            </w:pPr>
            <w:moveFrom w:id="272" w:author="Richard Wen" w:date="2026-02-27T17:48:00Z">
              <w:del w:id="273" w:author="Richard Wen" w:date="2026-02-27T18:15:00Z">
                <w:r w:rsidDel="009A4C1C">
                  <w:rPr>
                    <w:lang w:val="en"/>
                  </w:rPr>
                  <w:delText>(43, -79)</w:delText>
                </w:r>
              </w:del>
            </w:moveFrom>
          </w:p>
        </w:tc>
      </w:tr>
      <w:tr w:rsidR="003B50B1" w:rsidRPr="00F30E14" w:rsidDel="009A4C1C" w14:paraId="3FBBC087" w14:textId="5622D149" w:rsidTr="006C106D">
        <w:trPr>
          <w:del w:id="274" w:author="Richard Wen" w:date="2026-02-27T18:15:00Z"/>
        </w:trPr>
        <w:tc>
          <w:tcPr>
            <w:tcW w:w="0" w:type="auto"/>
            <w:tcBorders>
              <w:top w:val="single" w:sz="4" w:space="0" w:color="auto"/>
              <w:bottom w:val="single" w:sz="4" w:space="0" w:color="auto"/>
            </w:tcBorders>
          </w:tcPr>
          <w:p w14:paraId="367D59A5" w14:textId="30A31F26" w:rsidR="006C106D" w:rsidRPr="00FA0ADF" w:rsidDel="009A4C1C" w:rsidRDefault="006C106D" w:rsidP="006C106D">
            <w:pPr>
              <w:pStyle w:val="MDPI42tablebody"/>
              <w:spacing w:line="240" w:lineRule="auto"/>
              <w:rPr>
                <w:del w:id="275" w:author="Richard Wen" w:date="2026-02-27T18:15:00Z"/>
                <w:moveFrom w:id="276" w:author="Richard Wen" w:date="2026-02-27T17:48:00Z"/>
                <w:b/>
                <w:bCs/>
              </w:rPr>
            </w:pPr>
            <w:moveFrom w:id="277" w:author="Richard Wen" w:date="2026-02-27T17:48:00Z">
              <w:del w:id="278" w:author="Richard Wen" w:date="2026-02-27T18:15:00Z">
                <w:r w:rsidRPr="00FA0ADF" w:rsidDel="009A4C1C">
                  <w:rPr>
                    <w:b/>
                    <w:bCs/>
                  </w:rPr>
                  <w:delText>2</w:delText>
                </w:r>
              </w:del>
            </w:moveFrom>
          </w:p>
        </w:tc>
        <w:tc>
          <w:tcPr>
            <w:tcW w:w="0" w:type="auto"/>
            <w:tcBorders>
              <w:top w:val="single" w:sz="4" w:space="0" w:color="auto"/>
              <w:bottom w:val="single" w:sz="4" w:space="0" w:color="auto"/>
            </w:tcBorders>
          </w:tcPr>
          <w:p w14:paraId="344B217B" w14:textId="6F9FEB70" w:rsidR="006C106D" w:rsidRPr="00F220D4" w:rsidDel="009A4C1C" w:rsidRDefault="006C106D" w:rsidP="006C106D">
            <w:pPr>
              <w:pStyle w:val="MDPI42tablebody"/>
              <w:spacing w:line="240" w:lineRule="auto"/>
              <w:rPr>
                <w:del w:id="279" w:author="Richard Wen" w:date="2026-02-27T18:15:00Z"/>
                <w:moveFrom w:id="280" w:author="Richard Wen" w:date="2026-02-27T17:48:00Z"/>
              </w:rPr>
            </w:pPr>
            <w:moveFrom w:id="281" w:author="Richard Wen" w:date="2026-02-27T17:48:00Z">
              <w:del w:id="282" w:author="Richard Wen" w:date="2026-02-27T18:15:00Z">
                <w:r w:rsidDel="009A4C1C">
                  <w:delText>2.55</w:delText>
                </w:r>
              </w:del>
            </w:moveFrom>
          </w:p>
        </w:tc>
        <w:tc>
          <w:tcPr>
            <w:tcW w:w="0" w:type="auto"/>
            <w:tcBorders>
              <w:top w:val="single" w:sz="4" w:space="0" w:color="auto"/>
              <w:bottom w:val="single" w:sz="4" w:space="0" w:color="auto"/>
            </w:tcBorders>
          </w:tcPr>
          <w:p w14:paraId="356DE4C9" w14:textId="65182DE2" w:rsidR="006C106D" w:rsidDel="009A4C1C" w:rsidRDefault="006C106D" w:rsidP="006C106D">
            <w:pPr>
              <w:pStyle w:val="MDPI42tablebody"/>
              <w:spacing w:line="240" w:lineRule="auto"/>
              <w:rPr>
                <w:del w:id="283" w:author="Richard Wen" w:date="2026-02-27T18:15:00Z"/>
                <w:moveFrom w:id="284" w:author="Richard Wen" w:date="2026-02-27T17:48:00Z"/>
                <w:lang w:val="en"/>
              </w:rPr>
            </w:pPr>
            <w:moveFrom w:id="285" w:author="Richard Wen" w:date="2026-02-27T17:48:00Z">
              <w:del w:id="286" w:author="Richard Wen" w:date="2026-02-27T18:15:00Z">
                <w:r w:rsidDel="009A4C1C">
                  <w:rPr>
                    <w:lang w:val="en"/>
                  </w:rPr>
                  <w:delText>4</w:delText>
                </w:r>
              </w:del>
            </w:moveFrom>
          </w:p>
        </w:tc>
        <w:tc>
          <w:tcPr>
            <w:tcW w:w="0" w:type="auto"/>
            <w:tcBorders>
              <w:top w:val="single" w:sz="4" w:space="0" w:color="auto"/>
              <w:bottom w:val="single" w:sz="4" w:space="0" w:color="auto"/>
            </w:tcBorders>
          </w:tcPr>
          <w:p w14:paraId="057FE2D4" w14:textId="385F2A04" w:rsidR="006C106D" w:rsidDel="009A4C1C" w:rsidRDefault="00AB5FF9" w:rsidP="006C106D">
            <w:pPr>
              <w:pStyle w:val="MDPI42tablebody"/>
              <w:spacing w:line="240" w:lineRule="auto"/>
              <w:rPr>
                <w:del w:id="287" w:author="Richard Wen" w:date="2026-02-27T18:15:00Z"/>
                <w:moveFrom w:id="288" w:author="Richard Wen" w:date="2026-02-27T17:48:00Z"/>
                <w:lang w:val="en"/>
              </w:rPr>
            </w:pPr>
            <w:moveFrom w:id="289" w:author="Richard Wen" w:date="2026-02-27T17:48:00Z">
              <w:del w:id="290" w:author="Richard Wen" w:date="2026-02-27T18:15:00Z">
                <w:r w:rsidDel="009A4C1C">
                  <w:rPr>
                    <w:lang w:val="en"/>
                  </w:rPr>
                  <w:delText>0</w:delText>
                </w:r>
              </w:del>
            </w:moveFrom>
          </w:p>
        </w:tc>
        <w:tc>
          <w:tcPr>
            <w:tcW w:w="0" w:type="auto"/>
            <w:tcBorders>
              <w:top w:val="single" w:sz="4" w:space="0" w:color="auto"/>
              <w:bottom w:val="single" w:sz="4" w:space="0" w:color="auto"/>
            </w:tcBorders>
          </w:tcPr>
          <w:p w14:paraId="1806B420" w14:textId="35DB9D51" w:rsidR="006C106D" w:rsidDel="009A4C1C" w:rsidRDefault="006C106D" w:rsidP="006C106D">
            <w:pPr>
              <w:pStyle w:val="MDPI42tablebody"/>
              <w:spacing w:line="240" w:lineRule="auto"/>
              <w:rPr>
                <w:del w:id="291" w:author="Richard Wen" w:date="2026-02-27T18:15:00Z"/>
                <w:moveFrom w:id="292" w:author="Richard Wen" w:date="2026-02-27T17:48:00Z"/>
                <w:lang w:val="en"/>
              </w:rPr>
            </w:pPr>
            <w:moveFrom w:id="293" w:author="Richard Wen" w:date="2026-02-27T17:48:00Z">
              <w:del w:id="294" w:author="Richard Wen" w:date="2026-02-27T18:15:00Z">
                <w:r w:rsidDel="009A4C1C">
                  <w:rPr>
                    <w:lang w:val="en"/>
                  </w:rPr>
                  <w:delText>6.55</w:delText>
                </w:r>
              </w:del>
            </w:moveFrom>
          </w:p>
        </w:tc>
        <w:tc>
          <w:tcPr>
            <w:tcW w:w="0" w:type="auto"/>
            <w:tcBorders>
              <w:top w:val="single" w:sz="4" w:space="0" w:color="auto"/>
              <w:bottom w:val="single" w:sz="4" w:space="0" w:color="auto"/>
            </w:tcBorders>
          </w:tcPr>
          <w:p w14:paraId="79A79869" w14:textId="452EF94D" w:rsidR="006C106D" w:rsidDel="009A4C1C" w:rsidRDefault="006C106D" w:rsidP="006C106D">
            <w:pPr>
              <w:pStyle w:val="MDPI42tablebody"/>
              <w:spacing w:line="240" w:lineRule="auto"/>
              <w:rPr>
                <w:del w:id="295" w:author="Richard Wen" w:date="2026-02-27T18:15:00Z"/>
                <w:moveFrom w:id="296" w:author="Richard Wen" w:date="2026-02-27T17:48:00Z"/>
                <w:lang w:val="en"/>
              </w:rPr>
            </w:pPr>
            <w:moveFrom w:id="297" w:author="Richard Wen" w:date="2026-02-27T17:48:00Z">
              <w:del w:id="298" w:author="Richard Wen" w:date="2026-02-27T18:15:00Z">
                <w:r w:rsidDel="009A4C1C">
                  <w:rPr>
                    <w:lang w:val="en"/>
                  </w:rPr>
                  <w:delText>1</w:delText>
                </w:r>
              </w:del>
            </w:moveFrom>
          </w:p>
        </w:tc>
        <w:tc>
          <w:tcPr>
            <w:tcW w:w="0" w:type="auto"/>
            <w:tcBorders>
              <w:top w:val="single" w:sz="4" w:space="0" w:color="auto"/>
              <w:bottom w:val="single" w:sz="4" w:space="0" w:color="auto"/>
            </w:tcBorders>
          </w:tcPr>
          <w:p w14:paraId="17C0A707" w14:textId="361EE6C0" w:rsidR="006C106D" w:rsidDel="009A4C1C" w:rsidRDefault="006C106D" w:rsidP="006C106D">
            <w:pPr>
              <w:pStyle w:val="MDPI42tablebody"/>
              <w:spacing w:line="240" w:lineRule="auto"/>
              <w:rPr>
                <w:del w:id="299" w:author="Richard Wen" w:date="2026-02-27T18:15:00Z"/>
                <w:moveFrom w:id="300" w:author="Richard Wen" w:date="2026-02-27T17:48:00Z"/>
                <w:lang w:val="en"/>
              </w:rPr>
            </w:pPr>
            <w:moveFrom w:id="301" w:author="Richard Wen" w:date="2026-02-27T17:48:00Z">
              <w:del w:id="302" w:author="Richard Wen" w:date="2026-02-27T18:15:00Z">
                <w:r w:rsidDel="009A4C1C">
                  <w:rPr>
                    <w:lang w:val="en"/>
                  </w:rPr>
                  <w:delText>1.41</w:delText>
                </w:r>
              </w:del>
            </w:moveFrom>
          </w:p>
        </w:tc>
        <w:tc>
          <w:tcPr>
            <w:tcW w:w="0" w:type="auto"/>
            <w:tcBorders>
              <w:top w:val="single" w:sz="4" w:space="0" w:color="auto"/>
              <w:bottom w:val="single" w:sz="4" w:space="0" w:color="auto"/>
            </w:tcBorders>
          </w:tcPr>
          <w:p w14:paraId="3F9D88FF" w14:textId="5A871D2E" w:rsidR="006C106D" w:rsidDel="009A4C1C" w:rsidRDefault="006C106D" w:rsidP="006C106D">
            <w:pPr>
              <w:pStyle w:val="MDPI42tablebody"/>
              <w:spacing w:line="240" w:lineRule="auto"/>
              <w:jc w:val="left"/>
              <w:rPr>
                <w:del w:id="303" w:author="Richard Wen" w:date="2026-02-27T18:15:00Z"/>
                <w:moveFrom w:id="304" w:author="Richard Wen" w:date="2026-02-27T17:48:00Z"/>
                <w:lang w:val="en"/>
              </w:rPr>
            </w:pPr>
            <w:moveFrom w:id="305" w:author="Richard Wen" w:date="2026-02-27T17:48:00Z">
              <w:del w:id="306" w:author="Richard Wen" w:date="2026-02-27T18:15:00Z">
                <w:r w:rsidDel="009A4C1C">
                  <w:rPr>
                    <w:lang w:val="en"/>
                  </w:rPr>
                  <w:delText>Line</w:delText>
                </w:r>
              </w:del>
            </w:moveFrom>
          </w:p>
        </w:tc>
        <w:tc>
          <w:tcPr>
            <w:tcW w:w="0" w:type="auto"/>
            <w:tcBorders>
              <w:top w:val="single" w:sz="4" w:space="0" w:color="auto"/>
              <w:bottom w:val="single" w:sz="4" w:space="0" w:color="auto"/>
            </w:tcBorders>
          </w:tcPr>
          <w:p w14:paraId="415046DF" w14:textId="66D00A2A" w:rsidR="006C106D" w:rsidRPr="00F220D4" w:rsidDel="009A4C1C" w:rsidRDefault="009C61F8" w:rsidP="006C106D">
            <w:pPr>
              <w:pStyle w:val="MDPI42tablebody"/>
              <w:spacing w:line="240" w:lineRule="auto"/>
              <w:jc w:val="left"/>
              <w:rPr>
                <w:del w:id="307" w:author="Richard Wen" w:date="2026-02-27T18:15:00Z"/>
                <w:moveFrom w:id="308" w:author="Richard Wen" w:date="2026-02-27T17:48:00Z"/>
              </w:rPr>
            </w:pPr>
            <w:moveFrom w:id="309" w:author="Richard Wen" w:date="2026-02-27T17:48:00Z">
              <w:del w:id="310" w:author="Richard Wen" w:date="2026-02-27T18:15:00Z">
                <w:r w:rsidRPr="009C61F8" w:rsidDel="009A4C1C">
                  <w:rPr>
                    <w:lang w:val="en"/>
                  </w:rPr>
                  <w:delText>(45, -79)</w:delText>
                </w:r>
                <w:r w:rsidR="00A730A2" w:rsidDel="009A4C1C">
                  <w:rPr>
                    <w:lang w:val="en"/>
                  </w:rPr>
                  <w:delText xml:space="preserve"> </w:delText>
                </w:r>
                <w:r w:rsidRPr="009C61F8" w:rsidDel="009A4C1C">
                  <w:rPr>
                    <w:lang w:val="en"/>
                  </w:rPr>
                  <w:delText>(44, -78)</w:delText>
                </w:r>
              </w:del>
            </w:moveFrom>
          </w:p>
        </w:tc>
      </w:tr>
      <w:tr w:rsidR="003B50B1" w:rsidRPr="00F30E14" w:rsidDel="009A4C1C" w14:paraId="2B4A6BCF" w14:textId="20D5F994" w:rsidTr="006C106D">
        <w:trPr>
          <w:del w:id="311" w:author="Richard Wen" w:date="2026-02-27T18:15:00Z"/>
        </w:trPr>
        <w:tc>
          <w:tcPr>
            <w:tcW w:w="0" w:type="auto"/>
            <w:tcBorders>
              <w:top w:val="single" w:sz="4" w:space="0" w:color="auto"/>
              <w:bottom w:val="single" w:sz="8" w:space="0" w:color="auto"/>
            </w:tcBorders>
          </w:tcPr>
          <w:p w14:paraId="42BAF53F" w14:textId="10C3CA2B" w:rsidR="006C106D" w:rsidRPr="00FA0ADF" w:rsidDel="009A4C1C" w:rsidRDefault="006C106D" w:rsidP="006C106D">
            <w:pPr>
              <w:pStyle w:val="MDPI42tablebody"/>
              <w:spacing w:line="240" w:lineRule="auto"/>
              <w:rPr>
                <w:del w:id="312" w:author="Richard Wen" w:date="2026-02-27T18:15:00Z"/>
                <w:moveFrom w:id="313" w:author="Richard Wen" w:date="2026-02-27T17:48:00Z"/>
                <w:b/>
                <w:bCs/>
              </w:rPr>
            </w:pPr>
            <w:moveFrom w:id="314" w:author="Richard Wen" w:date="2026-02-27T17:48:00Z">
              <w:del w:id="315" w:author="Richard Wen" w:date="2026-02-27T18:15:00Z">
                <w:r w:rsidRPr="00FA0ADF" w:rsidDel="009A4C1C">
                  <w:rPr>
                    <w:b/>
                    <w:bCs/>
                  </w:rPr>
                  <w:delText>3</w:delText>
                </w:r>
              </w:del>
            </w:moveFrom>
          </w:p>
        </w:tc>
        <w:tc>
          <w:tcPr>
            <w:tcW w:w="0" w:type="auto"/>
            <w:tcBorders>
              <w:top w:val="single" w:sz="4" w:space="0" w:color="auto"/>
              <w:bottom w:val="single" w:sz="8" w:space="0" w:color="auto"/>
            </w:tcBorders>
          </w:tcPr>
          <w:p w14:paraId="20D5BF4E" w14:textId="368C42AA" w:rsidR="006C106D" w:rsidRPr="00F220D4" w:rsidDel="009A4C1C" w:rsidRDefault="006C106D" w:rsidP="006C106D">
            <w:pPr>
              <w:pStyle w:val="MDPI42tablebody"/>
              <w:spacing w:line="240" w:lineRule="auto"/>
              <w:rPr>
                <w:del w:id="316" w:author="Richard Wen" w:date="2026-02-27T18:15:00Z"/>
                <w:moveFrom w:id="317" w:author="Richard Wen" w:date="2026-02-27T17:48:00Z"/>
              </w:rPr>
            </w:pPr>
            <w:moveFrom w:id="318" w:author="Richard Wen" w:date="2026-02-27T17:48:00Z">
              <w:del w:id="319" w:author="Richard Wen" w:date="2026-02-27T18:15:00Z">
                <w:r w:rsidDel="009A4C1C">
                  <w:delText>5.75</w:delText>
                </w:r>
              </w:del>
            </w:moveFrom>
          </w:p>
        </w:tc>
        <w:tc>
          <w:tcPr>
            <w:tcW w:w="0" w:type="auto"/>
            <w:tcBorders>
              <w:top w:val="single" w:sz="4" w:space="0" w:color="auto"/>
              <w:bottom w:val="single" w:sz="8" w:space="0" w:color="auto"/>
            </w:tcBorders>
          </w:tcPr>
          <w:p w14:paraId="0B4CE490" w14:textId="3DE6534B" w:rsidR="006C106D" w:rsidDel="009A4C1C" w:rsidRDefault="006C106D" w:rsidP="006C106D">
            <w:pPr>
              <w:pStyle w:val="MDPI42tablebody"/>
              <w:spacing w:line="240" w:lineRule="auto"/>
              <w:rPr>
                <w:del w:id="320" w:author="Richard Wen" w:date="2026-02-27T18:15:00Z"/>
                <w:moveFrom w:id="321" w:author="Richard Wen" w:date="2026-02-27T17:48:00Z"/>
                <w:lang w:val="en"/>
              </w:rPr>
            </w:pPr>
            <w:moveFrom w:id="322" w:author="Richard Wen" w:date="2026-02-27T17:48:00Z">
              <w:del w:id="323" w:author="Richard Wen" w:date="2026-02-27T18:15:00Z">
                <w:r w:rsidDel="009A4C1C">
                  <w:rPr>
                    <w:lang w:val="en"/>
                  </w:rPr>
                  <w:delText>6</w:delText>
                </w:r>
              </w:del>
            </w:moveFrom>
          </w:p>
        </w:tc>
        <w:tc>
          <w:tcPr>
            <w:tcW w:w="0" w:type="auto"/>
            <w:tcBorders>
              <w:top w:val="single" w:sz="4" w:space="0" w:color="auto"/>
              <w:bottom w:val="single" w:sz="8" w:space="0" w:color="auto"/>
            </w:tcBorders>
          </w:tcPr>
          <w:p w14:paraId="6EC3ED26" w14:textId="15FFDEB2" w:rsidR="006C106D" w:rsidDel="009A4C1C" w:rsidRDefault="002165B9" w:rsidP="006C106D">
            <w:pPr>
              <w:pStyle w:val="MDPI42tablebody"/>
              <w:spacing w:line="240" w:lineRule="auto"/>
              <w:rPr>
                <w:del w:id="324" w:author="Richard Wen" w:date="2026-02-27T18:15:00Z"/>
                <w:moveFrom w:id="325" w:author="Richard Wen" w:date="2026-02-27T17:48:00Z"/>
                <w:lang w:val="en"/>
              </w:rPr>
            </w:pPr>
            <w:moveFrom w:id="326" w:author="Richard Wen" w:date="2026-02-27T17:48:00Z">
              <w:del w:id="327" w:author="Richard Wen" w:date="2026-02-27T18:15:00Z">
                <w:r w:rsidDel="009A4C1C">
                  <w:rPr>
                    <w:lang w:val="en"/>
                  </w:rPr>
                  <w:delText>16</w:delText>
                </w:r>
              </w:del>
            </w:moveFrom>
          </w:p>
        </w:tc>
        <w:tc>
          <w:tcPr>
            <w:tcW w:w="0" w:type="auto"/>
            <w:tcBorders>
              <w:top w:val="single" w:sz="4" w:space="0" w:color="auto"/>
              <w:bottom w:val="single" w:sz="8" w:space="0" w:color="auto"/>
            </w:tcBorders>
          </w:tcPr>
          <w:p w14:paraId="273359AF" w14:textId="140F1700" w:rsidR="006C106D" w:rsidDel="009A4C1C" w:rsidRDefault="006C106D" w:rsidP="006C106D">
            <w:pPr>
              <w:pStyle w:val="MDPI42tablebody"/>
              <w:spacing w:line="240" w:lineRule="auto"/>
              <w:rPr>
                <w:del w:id="328" w:author="Richard Wen" w:date="2026-02-27T18:15:00Z"/>
                <w:moveFrom w:id="329" w:author="Richard Wen" w:date="2026-02-27T17:48:00Z"/>
                <w:lang w:val="en"/>
              </w:rPr>
            </w:pPr>
            <w:moveFrom w:id="330" w:author="Richard Wen" w:date="2026-02-27T17:48:00Z">
              <w:del w:id="331" w:author="Richard Wen" w:date="2026-02-27T18:15:00Z">
                <w:r w:rsidDel="009A4C1C">
                  <w:rPr>
                    <w:lang w:val="en"/>
                  </w:rPr>
                  <w:delText>11.75</w:delText>
                </w:r>
              </w:del>
            </w:moveFrom>
          </w:p>
        </w:tc>
        <w:tc>
          <w:tcPr>
            <w:tcW w:w="0" w:type="auto"/>
            <w:tcBorders>
              <w:top w:val="single" w:sz="4" w:space="0" w:color="auto"/>
              <w:bottom w:val="single" w:sz="8" w:space="0" w:color="auto"/>
            </w:tcBorders>
          </w:tcPr>
          <w:p w14:paraId="5C5E38D3" w14:textId="61E80489" w:rsidR="006C106D" w:rsidDel="009A4C1C" w:rsidRDefault="00041EC6" w:rsidP="006C106D">
            <w:pPr>
              <w:pStyle w:val="MDPI42tablebody"/>
              <w:spacing w:line="240" w:lineRule="auto"/>
              <w:rPr>
                <w:del w:id="332" w:author="Richard Wen" w:date="2026-02-27T18:15:00Z"/>
                <w:moveFrom w:id="333" w:author="Richard Wen" w:date="2026-02-27T17:48:00Z"/>
                <w:lang w:val="en"/>
              </w:rPr>
            </w:pPr>
            <w:moveFrom w:id="334" w:author="Richard Wen" w:date="2026-02-27T17:48:00Z">
              <w:del w:id="335" w:author="Richard Wen" w:date="2026-02-27T18:15:00Z">
                <w:r w:rsidDel="009A4C1C">
                  <w:rPr>
                    <w:lang w:val="en"/>
                  </w:rPr>
                  <w:delText>2</w:delText>
                </w:r>
              </w:del>
            </w:moveFrom>
          </w:p>
        </w:tc>
        <w:tc>
          <w:tcPr>
            <w:tcW w:w="0" w:type="auto"/>
            <w:tcBorders>
              <w:top w:val="single" w:sz="4" w:space="0" w:color="auto"/>
              <w:bottom w:val="single" w:sz="8" w:space="0" w:color="auto"/>
            </w:tcBorders>
          </w:tcPr>
          <w:p w14:paraId="7775E9D1" w14:textId="15EE181E" w:rsidR="006C106D" w:rsidDel="009A4C1C" w:rsidRDefault="00DC6B02" w:rsidP="006C106D">
            <w:pPr>
              <w:pStyle w:val="MDPI42tablebody"/>
              <w:spacing w:line="240" w:lineRule="auto"/>
              <w:rPr>
                <w:del w:id="336" w:author="Richard Wen" w:date="2026-02-27T18:15:00Z"/>
                <w:moveFrom w:id="337" w:author="Richard Wen" w:date="2026-02-27T17:48:00Z"/>
                <w:lang w:val="en"/>
              </w:rPr>
            </w:pPr>
            <w:moveFrom w:id="338" w:author="Richard Wen" w:date="2026-02-27T17:48:00Z">
              <w:del w:id="339" w:author="Richard Wen" w:date="2026-02-27T18:15:00Z">
                <w:r w:rsidDel="009A4C1C">
                  <w:rPr>
                    <w:lang w:val="en"/>
                  </w:rPr>
                  <w:delText>11.09</w:delText>
                </w:r>
              </w:del>
            </w:moveFrom>
          </w:p>
        </w:tc>
        <w:tc>
          <w:tcPr>
            <w:tcW w:w="0" w:type="auto"/>
            <w:tcBorders>
              <w:top w:val="single" w:sz="4" w:space="0" w:color="auto"/>
              <w:bottom w:val="single" w:sz="8" w:space="0" w:color="auto"/>
            </w:tcBorders>
          </w:tcPr>
          <w:p w14:paraId="4A9C410D" w14:textId="6A1FE248" w:rsidR="006C106D" w:rsidDel="009A4C1C" w:rsidRDefault="006C106D" w:rsidP="006C106D">
            <w:pPr>
              <w:pStyle w:val="MDPI42tablebody"/>
              <w:spacing w:line="240" w:lineRule="auto"/>
              <w:jc w:val="left"/>
              <w:rPr>
                <w:del w:id="340" w:author="Richard Wen" w:date="2026-02-27T18:15:00Z"/>
                <w:moveFrom w:id="341" w:author="Richard Wen" w:date="2026-02-27T17:48:00Z"/>
                <w:lang w:val="en"/>
              </w:rPr>
            </w:pPr>
            <w:moveFrom w:id="342" w:author="Richard Wen" w:date="2026-02-27T17:48:00Z">
              <w:del w:id="343" w:author="Richard Wen" w:date="2026-02-27T18:15:00Z">
                <w:r w:rsidDel="009A4C1C">
                  <w:rPr>
                    <w:lang w:val="en"/>
                  </w:rPr>
                  <w:delText>Polygon</w:delText>
                </w:r>
              </w:del>
            </w:moveFrom>
          </w:p>
        </w:tc>
        <w:tc>
          <w:tcPr>
            <w:tcW w:w="0" w:type="auto"/>
            <w:tcBorders>
              <w:top w:val="single" w:sz="4" w:space="0" w:color="auto"/>
              <w:bottom w:val="single" w:sz="8" w:space="0" w:color="auto"/>
            </w:tcBorders>
          </w:tcPr>
          <w:p w14:paraId="4318D905" w14:textId="70D7C60E" w:rsidR="006C106D" w:rsidRPr="00F220D4" w:rsidDel="009A4C1C" w:rsidRDefault="00790943" w:rsidP="006C106D">
            <w:pPr>
              <w:pStyle w:val="MDPI42tablebody"/>
              <w:spacing w:line="240" w:lineRule="auto"/>
              <w:jc w:val="left"/>
              <w:rPr>
                <w:del w:id="344" w:author="Richard Wen" w:date="2026-02-27T18:15:00Z"/>
                <w:moveFrom w:id="345" w:author="Richard Wen" w:date="2026-02-27T17:48:00Z"/>
              </w:rPr>
            </w:pPr>
            <w:moveFrom w:id="346" w:author="Richard Wen" w:date="2026-02-27T17:48:00Z">
              <w:del w:id="347" w:author="Richard Wen" w:date="2026-02-27T18:15:00Z">
                <w:r w:rsidRPr="00790943" w:rsidDel="009A4C1C">
                  <w:rPr>
                    <w:lang w:val="en"/>
                  </w:rPr>
                  <w:delText>(46, -77) (47, -80) (48, -75)</w:delText>
                </w:r>
              </w:del>
            </w:moveFrom>
          </w:p>
        </w:tc>
      </w:tr>
    </w:tbl>
    <w:moveFromRangeEnd w:id="197"/>
    <w:p w14:paraId="495136A9" w14:textId="470F7CBD" w:rsidR="00941DFB" w:rsidDel="009A4C1C" w:rsidRDefault="00941DFB" w:rsidP="00941DFB">
      <w:pPr>
        <w:pStyle w:val="MDPI23heading3"/>
        <w:rPr>
          <w:del w:id="348" w:author="Richard Wen" w:date="2026-02-27T18:15:00Z"/>
          <w:lang w:val="en"/>
        </w:rPr>
      </w:pPr>
      <w:del w:id="349" w:author="Richard Wen" w:date="2026-02-27T18:15:00Z">
        <w:r w:rsidDel="009A4C1C">
          <w:delText>3.1.</w:delText>
        </w:r>
        <w:r w:rsidR="00E0330B" w:rsidDel="009A4C1C">
          <w:delText>2</w:delText>
        </w:r>
        <w:r w:rsidDel="009A4C1C">
          <w:delText xml:space="preserve">. </w:delText>
        </w:r>
        <w:r w:rsidR="00E0330B" w:rsidDel="009A4C1C">
          <w:delText>Outcome Modelling</w:delText>
        </w:r>
        <w:r w:rsidDel="009A4C1C">
          <w:delText xml:space="preserve"> Component</w:delText>
        </w:r>
      </w:del>
    </w:p>
    <w:p w14:paraId="047E73EE" w14:textId="13842A90" w:rsidR="00941DFB" w:rsidDel="009A4C1C" w:rsidRDefault="007F4298" w:rsidP="00814CDB">
      <w:pPr>
        <w:pStyle w:val="MDPI23heading3"/>
        <w:rPr>
          <w:del w:id="350" w:author="Richard Wen" w:date="2026-02-27T18:15:00Z"/>
          <w:lang w:val="en"/>
        </w:rPr>
      </w:pPr>
      <w:del w:id="351" w:author="Richard Wen" w:date="2026-02-27T18:15:00Z">
        <w:r w:rsidDel="009A4C1C">
          <w:rPr>
            <w:lang w:val="en"/>
          </w:rPr>
          <w:delText xml:space="preserve">The </w:delText>
        </w:r>
        <w:r w:rsidR="008B5972" w:rsidDel="009A4C1C">
          <w:rPr>
            <w:lang w:val="en"/>
          </w:rPr>
          <w:delText xml:space="preserve">outcome modelling component </w:delText>
        </w:r>
        <w:r w:rsidR="00073E84" w:rsidDel="009A4C1C">
          <w:rPr>
            <w:lang w:val="en"/>
          </w:rPr>
          <w:delText>consisted</w:delText>
        </w:r>
        <w:r w:rsidR="00230E49" w:rsidDel="009A4C1C">
          <w:rPr>
            <w:lang w:val="en"/>
          </w:rPr>
          <w:delText xml:space="preserve"> of</w:delText>
        </w:r>
        <w:r w:rsidR="00073E84" w:rsidDel="009A4C1C">
          <w:rPr>
            <w:lang w:val="en"/>
          </w:rPr>
          <w:delText xml:space="preserve"> sub-components that were divided into two main </w:delText>
        </w:r>
        <w:r w:rsidR="00AF223F" w:rsidDel="009A4C1C">
          <w:rPr>
            <w:lang w:val="en"/>
          </w:rPr>
          <w:delText xml:space="preserve">sub-component </w:delText>
        </w:r>
        <w:r w:rsidR="00073E84" w:rsidDel="009A4C1C">
          <w:rPr>
            <w:lang w:val="en"/>
          </w:rPr>
          <w:delText>processes of models and model selection</w:delText>
        </w:r>
        <w:r w:rsidR="00941DFB" w:rsidDel="009A4C1C">
          <w:rPr>
            <w:lang w:val="en"/>
          </w:rPr>
          <w:delText>.</w:delText>
        </w:r>
        <w:r w:rsidR="00AF223F" w:rsidDel="009A4C1C">
          <w:rPr>
            <w:lang w:val="en"/>
          </w:rPr>
          <w:delText xml:space="preserve"> For the models sub-component</w:delText>
        </w:r>
        <w:r w:rsidR="0005304F" w:rsidDel="009A4C1C">
          <w:rPr>
            <w:lang w:val="en"/>
          </w:rPr>
          <w:delText xml:space="preserve">, </w:delText>
        </w:r>
        <w:r w:rsidR="009B35B8" w:rsidDel="009A4C1C">
          <w:rPr>
            <w:lang w:val="en"/>
          </w:rPr>
          <w:delText>the variables sub-component</w:delText>
        </w:r>
        <w:r w:rsidR="007B5DE8" w:rsidDel="009A4C1C">
          <w:rPr>
            <w:lang w:val="en"/>
          </w:rPr>
          <w:delText xml:space="preserve"> </w:delText>
        </w:r>
        <w:r w:rsidR="00A71462" w:rsidDel="009A4C1C">
          <w:rPr>
            <w:lang w:val="en"/>
          </w:rPr>
          <w:delText>was</w:delText>
        </w:r>
        <w:r w:rsidR="007B5DE8" w:rsidDel="009A4C1C">
          <w:rPr>
            <w:lang w:val="en"/>
          </w:rPr>
          <w:delText xml:space="preserve"> </w:delText>
        </w:r>
        <w:r w:rsidR="0085004C" w:rsidDel="009A4C1C">
          <w:rPr>
            <w:lang w:val="en"/>
          </w:rPr>
          <w:delText>used to build</w:delText>
        </w:r>
        <w:r w:rsidR="007B5DE8" w:rsidDel="009A4C1C">
          <w:rPr>
            <w:lang w:val="en"/>
          </w:rPr>
          <w:delText xml:space="preserve"> several models that output predicted outcomes</w:delText>
        </w:r>
        <w:r w:rsidR="0085004C" w:rsidDel="009A4C1C">
          <w:rPr>
            <w:lang w:val="en"/>
          </w:rPr>
          <w:delText>.</w:delText>
        </w:r>
        <w:r w:rsidR="001B2071" w:rsidDel="009A4C1C">
          <w:rPr>
            <w:lang w:val="en"/>
          </w:rPr>
          <w:delText xml:space="preserve"> Optionally, parameters can be included in each model to adjust model behaviors, with the goal of improving model performance.</w:delText>
        </w:r>
        <w:r w:rsidR="00CE33F7" w:rsidDel="009A4C1C">
          <w:rPr>
            <w:lang w:val="en"/>
          </w:rPr>
          <w:delText xml:space="preserve"> The models sub-component’s objective </w:delText>
        </w:r>
        <w:r w:rsidR="00801903" w:rsidDel="009A4C1C">
          <w:rPr>
            <w:lang w:val="en"/>
          </w:rPr>
          <w:delText>was</w:delText>
        </w:r>
        <w:r w:rsidR="00CE33F7" w:rsidDel="009A4C1C">
          <w:rPr>
            <w:lang w:val="en"/>
          </w:rPr>
          <w:delText xml:space="preserve"> to discover patterns in the variables that </w:delText>
        </w:r>
        <w:r w:rsidR="008414A7" w:rsidDel="009A4C1C">
          <w:rPr>
            <w:lang w:val="en"/>
          </w:rPr>
          <w:delText xml:space="preserve">can </w:delText>
        </w:r>
        <w:r w:rsidR="00CE33F7" w:rsidDel="009A4C1C">
          <w:rPr>
            <w:lang w:val="en"/>
          </w:rPr>
          <w:delText>predict</w:delText>
        </w:r>
        <w:r w:rsidR="008414A7" w:rsidDel="009A4C1C">
          <w:rPr>
            <w:lang w:val="en"/>
          </w:rPr>
          <w:delText xml:space="preserve"> an outcome variable with </w:delText>
        </w:r>
        <w:r w:rsidR="00196B3D" w:rsidDel="009A4C1C">
          <w:rPr>
            <w:lang w:val="en"/>
          </w:rPr>
          <w:delText>performance measured by the model metric sub-component</w:delText>
        </w:r>
        <w:r w:rsidR="008414A7" w:rsidDel="009A4C1C">
          <w:rPr>
            <w:lang w:val="en"/>
          </w:rPr>
          <w:delText>.</w:delText>
        </w:r>
        <w:r w:rsidR="004A53AD" w:rsidDel="009A4C1C">
          <w:rPr>
            <w:lang w:val="en"/>
          </w:rPr>
          <w:delText xml:space="preserve"> If more than one model was built, the model selection sub-component</w:delText>
        </w:r>
        <w:r w:rsidR="00ED2189" w:rsidDel="009A4C1C">
          <w:rPr>
            <w:lang w:val="en"/>
          </w:rPr>
          <w:delText xml:space="preserve"> must be defined with a selection strategy or algorithm </w:delText>
        </w:r>
        <w:r w:rsidR="00024360" w:rsidDel="009A4C1C">
          <w:delText xml:space="preserve">(e.g., cross validation </w:delText>
        </w:r>
        <w:r w:rsidR="00024360" w:rsidDel="009A4C1C">
          <w:fldChar w:fldCharType="begin"/>
        </w:r>
        <w:r w:rsidR="007837A4" w:rsidDel="009A4C1C">
          <w:delInstrText xml:space="preserve"> ADDIN ZOTERO_ITEM CSL_CITATION {"citationID":"pXWEqA3O","properties":{"formattedCitation":"[62]","plainCitation":"[62]","noteIndex":0},"citationItems":[{"id":2270,"uris":["http://zotero.org/users/6749620/items/G8UHF2KM"],"itemData":{"id":2270,"type":"chapter","abstract":"Cross-validation is one of the most widely used data resampling methods to estimate the true prediction error of models and to tune model parameters. This article provides an introduction to the most common types of cross-validation and their related data resampling methods.","container-title":"Encyclopedia of Bioinformatics and Computational Biology","event-place":"Oxford","ISBN":"978-0-12-811432-2","note":"DOI: 10.1016/B978-0-12-809633-8.20349-X","page":"542-545","publisher":"Academic Press","publisher-place":"Oxford","source":"ScienceDirect","title":"Cross-Validation","URL":"https://www.sciencedirect.com/science/article/pii/B978012809633820349X","author":[{"family":"Berrar","given":"Daniel"}],"editor":[{"family":"Ranganathan","given":"Shoba"},{"family":"Gribskov","given":"Michael"},{"family":"Nakai","given":"Kenta"},{"family":"Schönbach","given":"Christian"}],"accessed":{"date-parts":[["2024",12,25]]},"issued":{"date-parts":[["2019",1,1]]}}}],"schema":"https://github.com/citation-style-language/schema/raw/master/csl-citation.json"} </w:delInstrText>
        </w:r>
        <w:r w:rsidR="00024360" w:rsidDel="009A4C1C">
          <w:fldChar w:fldCharType="separate"/>
        </w:r>
        <w:r w:rsidR="007837A4" w:rsidRPr="007837A4" w:rsidDel="009A4C1C">
          <w:delText>[62]</w:delText>
        </w:r>
        <w:r w:rsidR="00024360" w:rsidDel="009A4C1C">
          <w:fldChar w:fldCharType="end"/>
        </w:r>
        <w:r w:rsidR="00024360" w:rsidDel="009A4C1C">
          <w:delText xml:space="preserve">, selecting the model with the best model metric value) </w:delText>
        </w:r>
        <w:r w:rsidR="00ED2189" w:rsidDel="009A4C1C">
          <w:rPr>
            <w:lang w:val="en"/>
          </w:rPr>
          <w:delText>based on the predicted model outcomes and model metrics.</w:delText>
        </w:r>
        <w:r w:rsidR="009D4071" w:rsidDel="009A4C1C">
          <w:rPr>
            <w:lang w:val="en"/>
          </w:rPr>
          <w:delText xml:space="preserve"> This model selection process results in a best model being selected</w:delText>
        </w:r>
        <w:r w:rsidR="000F73B4" w:rsidDel="009A4C1C">
          <w:rPr>
            <w:lang w:val="en"/>
          </w:rPr>
          <w:delText>, based on the model metrics and model selection sub-components</w:delText>
        </w:r>
        <w:r w:rsidR="009D4071" w:rsidDel="009A4C1C">
          <w:rPr>
            <w:lang w:val="en"/>
          </w:rPr>
          <w:delText xml:space="preserve">, </w:delText>
        </w:r>
        <w:r w:rsidR="00135AE0" w:rsidDel="009A4C1C">
          <w:rPr>
            <w:lang w:val="en"/>
          </w:rPr>
          <w:delText xml:space="preserve">which </w:delText>
        </w:r>
        <w:r w:rsidR="009D4071" w:rsidDel="009A4C1C">
          <w:rPr>
            <w:lang w:val="en"/>
          </w:rPr>
          <w:delText xml:space="preserve">will be used </w:delText>
        </w:r>
        <w:r w:rsidR="000A2C9D" w:rsidDel="009A4C1C">
          <w:rPr>
            <w:lang w:val="en"/>
          </w:rPr>
          <w:delText>as input for</w:delText>
        </w:r>
        <w:r w:rsidR="009D4071" w:rsidDel="009A4C1C">
          <w:rPr>
            <w:lang w:val="en"/>
          </w:rPr>
          <w:delText xml:space="preserve"> the geo-interventions generation component.</w:delText>
        </w:r>
        <w:r w:rsidR="00941DFB" w:rsidDel="009A4C1C">
          <w:delText>3.1.</w:delText>
        </w:r>
        <w:r w:rsidR="00E0330B" w:rsidDel="009A4C1C">
          <w:delText>3</w:delText>
        </w:r>
        <w:r w:rsidR="00941DFB" w:rsidDel="009A4C1C">
          <w:delText xml:space="preserve">. </w:delText>
        </w:r>
        <w:r w:rsidR="00E0330B" w:rsidDel="009A4C1C">
          <w:delText>Geo-intervention Generation</w:delText>
        </w:r>
        <w:r w:rsidR="00941DFB" w:rsidDel="009A4C1C">
          <w:delText xml:space="preserve"> Component</w:delText>
        </w:r>
      </w:del>
    </w:p>
    <w:p w14:paraId="291DB7AA" w14:textId="7B1891FA" w:rsidR="00B00FCA" w:rsidRPr="00071EE1" w:rsidDel="009A4C1C" w:rsidRDefault="00020E32" w:rsidP="00071EE1">
      <w:pPr>
        <w:pStyle w:val="MDPI31text"/>
        <w:rPr>
          <w:del w:id="352" w:author="Richard Wen" w:date="2026-02-27T18:15:00Z"/>
          <w:b/>
          <w:snapToGrid/>
          <w:sz w:val="16"/>
          <w:szCs w:val="16"/>
        </w:rPr>
      </w:pPr>
      <w:del w:id="353" w:author="Richard Wen" w:date="2026-02-27T18:15:00Z">
        <w:r w:rsidDel="009A4C1C">
          <w:rPr>
            <w:lang w:val="en"/>
          </w:rPr>
          <w:delText>The geo-intervention generation component consisted of sub-components that formed an optimization problem, where the actions sub-component was optimized based on the constraints and outcome metric sub-components</w:delText>
        </w:r>
        <w:r w:rsidR="00941DFB" w:rsidDel="009A4C1C">
          <w:rPr>
            <w:lang w:val="en"/>
          </w:rPr>
          <w:delText>.</w:delText>
        </w:r>
        <w:r w:rsidR="00767211" w:rsidDel="009A4C1C">
          <w:rPr>
            <w:lang w:val="en"/>
          </w:rPr>
          <w:delText xml:space="preserve"> The major sub-component process was the optimization algorithm</w:delText>
        </w:r>
        <w:r w:rsidR="00E41212" w:rsidDel="009A4C1C">
          <w:rPr>
            <w:lang w:val="en"/>
          </w:rPr>
          <w:delText xml:space="preserve">, which searched for the most optimal outcome metric value given the actions and </w:delText>
        </w:r>
        <w:r w:rsidR="002A6A91" w:rsidDel="009A4C1C">
          <w:rPr>
            <w:lang w:val="en"/>
          </w:rPr>
          <w:delText xml:space="preserve">optional </w:delText>
        </w:r>
        <w:r w:rsidR="00E41212" w:rsidDel="009A4C1C">
          <w:rPr>
            <w:lang w:val="en"/>
          </w:rPr>
          <w:delText>constraints sub-components.</w:delText>
        </w:r>
        <w:r w:rsidR="00226314" w:rsidDel="009A4C1C">
          <w:rPr>
            <w:lang w:val="en"/>
          </w:rPr>
          <w:delText xml:space="preserve"> The actions sub-component contain</w:delText>
        </w:r>
        <w:r w:rsidR="000A3E5B" w:rsidDel="009A4C1C">
          <w:rPr>
            <w:lang w:val="en"/>
          </w:rPr>
          <w:delText>ed</w:delText>
        </w:r>
        <w:r w:rsidR="00226314" w:rsidDel="009A4C1C">
          <w:rPr>
            <w:lang w:val="en"/>
          </w:rPr>
          <w:delText xml:space="preserve"> changes to the best model’s variables to produce a set of predicted outcomes associated with those changes</w:delText>
        </w:r>
        <w:r w:rsidR="000A3E5B" w:rsidDel="009A4C1C">
          <w:rPr>
            <w:lang w:val="en"/>
          </w:rPr>
          <w:delText>, while the constraints sub-component conta</w:delText>
        </w:r>
        <w:r w:rsidR="00F27B81" w:rsidDel="009A4C1C">
          <w:rPr>
            <w:lang w:val="en"/>
          </w:rPr>
          <w:delText>ined</w:delText>
        </w:r>
        <w:r w:rsidR="00A23D7B" w:rsidDel="009A4C1C">
          <w:rPr>
            <w:lang w:val="en"/>
          </w:rPr>
          <w:delText xml:space="preserve"> limitations on the possible actions to optimize for based on prior knowledge.</w:delText>
        </w:r>
        <w:r w:rsidR="004B37F2" w:rsidDel="009A4C1C">
          <w:rPr>
            <w:lang w:val="en"/>
          </w:rPr>
          <w:delText xml:space="preserve"> The outcome metrics sub-component sets the objective for the optimization algorithm sub-component, in which a measure is defined based on the predicted outcomes, and a </w:delText>
        </w:r>
        <w:r w:rsidR="00A10139" w:rsidDel="009A4C1C">
          <w:rPr>
            <w:lang w:val="en"/>
          </w:rPr>
          <w:delText>minimization</w:delText>
        </w:r>
        <w:r w:rsidR="004B37F2" w:rsidDel="009A4C1C">
          <w:rPr>
            <w:lang w:val="en"/>
          </w:rPr>
          <w:delText xml:space="preserve"> or maximization objective is chosen for the algorithm based on this measure.</w:delText>
        </w:r>
        <w:r w:rsidR="00112165" w:rsidDel="009A4C1C">
          <w:rPr>
            <w:lang w:val="en"/>
          </w:rPr>
          <w:delText xml:space="preserve"> The optimization algorithm sub-component produced the best outcomes and geo-interventions sub-components based on optimizing for the selected outcome metric</w:delText>
        </w:r>
        <w:r w:rsidR="00D930B4" w:rsidDel="009A4C1C">
          <w:rPr>
            <w:lang w:val="en"/>
          </w:rPr>
          <w:delText>, which represents the generated geo-interventions and its associated predicted outcomes</w:delText>
        </w:r>
        <w:r w:rsidR="00112165" w:rsidDel="009A4C1C">
          <w:rPr>
            <w:lang w:val="en"/>
          </w:rPr>
          <w:delText>.</w:delText>
        </w:r>
        <w:r w:rsidR="007613FA" w:rsidDel="009A4C1C">
          <w:rPr>
            <w:lang w:val="en"/>
          </w:rPr>
          <w:delText xml:space="preserve"> These geo-interventions represented the most optimal actions for each of the locations to produce the optimal predicted outcomes, given the constraints set</w:delText>
        </w:r>
        <w:r w:rsidR="00814CDB" w:rsidDel="009A4C1C">
          <w:rPr>
            <w:b/>
            <w:snapToGrid/>
            <w:sz w:val="16"/>
            <w:szCs w:val="16"/>
          </w:rPr>
          <w:delText>.</w:delText>
        </w:r>
      </w:del>
    </w:p>
    <w:p w14:paraId="517E0D85" w14:textId="46724714" w:rsidR="008F6884" w:rsidRPr="0076503D" w:rsidRDefault="008F6884" w:rsidP="00697558">
      <w:pPr>
        <w:pStyle w:val="MDPI22heading2"/>
      </w:pPr>
      <w:r w:rsidRPr="004A0CD6">
        <w:lastRenderedPageBreak/>
        <w:t xml:space="preserve">3.2. </w:t>
      </w:r>
      <w:r w:rsidR="00D5018A" w:rsidRPr="004A0CD6">
        <w:t>Case Study</w:t>
      </w:r>
    </w:p>
    <w:p w14:paraId="3E0DD3BB" w14:textId="16B5D826" w:rsidR="004A1DBC" w:rsidDel="004E1FB6" w:rsidRDefault="00CC61CC">
      <w:pPr>
        <w:pStyle w:val="MDPI32textnoindent"/>
        <w:rPr>
          <w:del w:id="354" w:author="Richard Wen" w:date="2025-12-24T15:39:00Z"/>
        </w:rPr>
        <w:pPrChange w:id="355" w:author="Richard Wen" w:date="2026-02-25T18:51:00Z">
          <w:pPr>
            <w:pStyle w:val="MDPI31text"/>
          </w:pPr>
        </w:pPrChange>
      </w:pPr>
      <w:commentRangeStart w:id="356"/>
      <w:commentRangeStart w:id="357"/>
      <w:del w:id="358" w:author="Richard Wen" w:date="2025-12-22T19:09:00Z">
        <w:r w:rsidDel="00B86581">
          <w:delText>A case study</w:delText>
        </w:r>
        <w:r w:rsidR="00355BC8" w:rsidDel="00B86581">
          <w:delText xml:space="preserve"> of</w:delText>
        </w:r>
        <w:r w:rsidR="0090552E" w:rsidDel="00B86581">
          <w:delText xml:space="preserve"> reducing</w:delText>
        </w:r>
        <w:r w:rsidR="00355BC8" w:rsidDel="00B86581">
          <w:delText xml:space="preserve"> MVCs in Toronto, Canada, from</w:delText>
        </w:r>
        <w:r w:rsidR="0090552E" w:rsidDel="00B86581">
          <w:delText xml:space="preserve"> 201</w:delText>
        </w:r>
        <w:r w:rsidR="003E4C6F" w:rsidDel="00B86581">
          <w:delText>4-2024</w:delText>
        </w:r>
        <w:r w:rsidR="0090552E" w:rsidDel="00B86581">
          <w:delText xml:space="preserve"> using infrastructure-related variables</w:delText>
        </w:r>
        <w:r w:rsidDel="00B86581">
          <w:delText xml:space="preserve"> was conducted to demonstrate real-world use of the </w:delText>
        </w:r>
        <w:r w:rsidR="00BD4EEA" w:rsidDel="00B86581">
          <w:delText>geo-intervention model</w:delText>
        </w:r>
        <w:r w:rsidDel="00B86581">
          <w:delText>ling framework</w:delText>
        </w:r>
        <w:r w:rsidR="00803F15" w:rsidRPr="00C01742" w:rsidDel="00B86581">
          <w:delText>.</w:delText>
        </w:r>
        <w:r w:rsidR="008D3828" w:rsidDel="00B86581">
          <w:delText xml:space="preserve"> The case study followed the</w:delText>
        </w:r>
        <w:r w:rsidR="001E3CE5" w:rsidDel="00B86581">
          <w:delText xml:space="preserve"> structure of the</w:delText>
        </w:r>
        <w:r w:rsidR="008D3828" w:rsidDel="00B86581">
          <w:delText xml:space="preserve"> </w:delText>
        </w:r>
        <w:r w:rsidR="00BD4EEA" w:rsidDel="00B86581">
          <w:delText>geo-intervention model</w:delText>
        </w:r>
        <w:r w:rsidR="008D3828" w:rsidDel="00B86581">
          <w:delText>ling framework, where spatial data was processed for outcome modelling, and the best outcome model was used for geo-intervention generation.</w:delText>
        </w:r>
        <w:r w:rsidR="00904B19" w:rsidDel="00B86581">
          <w:delText xml:space="preserve"> Spatial data related to infrastructure, socio-demographics, transportation, and crime were spatially aggregated through spatial feature engineering into three regularized grids of aggregate data. These</w:delText>
        </w:r>
        <w:r w:rsidR="00D926C8" w:rsidDel="00B86581">
          <w:delText xml:space="preserve"> grids of data were </w:delText>
        </w:r>
        <w:r w:rsidR="00AB7AB0" w:rsidDel="00B86581">
          <w:delText>used for outcome modelling, in which two AutoML regression models were built to predict the number of MVCs in each grid cell.</w:delText>
        </w:r>
        <w:r w:rsidR="00377174" w:rsidDel="00B86581">
          <w:delText xml:space="preserve"> </w:delText>
        </w:r>
        <w:r w:rsidR="00ED1C2D" w:rsidDel="00B86581">
          <w:delText xml:space="preserve">Based on the MAE, the best outcome model was </w:delText>
        </w:r>
        <w:r w:rsidR="008013E5" w:rsidDel="00B86581">
          <w:delText>selected and</w:delText>
        </w:r>
        <w:r w:rsidR="00ED1C2D" w:rsidDel="00B86581">
          <w:delText xml:space="preserve"> used for generating geo-interventions given </w:delText>
        </w:r>
        <w:r w:rsidR="009618AF" w:rsidDel="00B86581">
          <w:delText>the top three modifiable infrastructure-related variables, and two scenarios related to traffic volume and infrastructure density</w:delText>
        </w:r>
        <w:r w:rsidR="00ED1C2D" w:rsidDel="00B86581">
          <w:delText xml:space="preserve">. </w:delText>
        </w:r>
        <w:commentRangeEnd w:id="356"/>
        <w:r w:rsidR="00815FC5" w:rsidDel="00B86581">
          <w:rPr>
            <w:rStyle w:val="CommentReference"/>
            <w:sz w:val="20"/>
            <w:szCs w:val="22"/>
          </w:rPr>
          <w:commentReference w:id="356"/>
        </w:r>
        <w:commentRangeEnd w:id="357"/>
        <w:r w:rsidR="0053364C" w:rsidDel="00B86581">
          <w:rPr>
            <w:rStyle w:val="CommentReference"/>
            <w:sz w:val="20"/>
            <w:szCs w:val="22"/>
          </w:rPr>
          <w:commentReference w:id="357"/>
        </w:r>
      </w:del>
      <w:del w:id="359" w:author="Richard Wen" w:date="2025-12-24T15:39:00Z">
        <w:r w:rsidR="002B2244" w:rsidDel="004E1FB6">
          <w:delText>An overview of the case study is provided in Figure 4</w:delText>
        </w:r>
        <w:r w:rsidR="00527BC4" w:rsidDel="004E1FB6">
          <w:delText>, while Sections 3.2.1 to 3.2.</w:delText>
        </w:r>
      </w:del>
      <w:del w:id="360" w:author="Richard Wen" w:date="2025-12-22T19:10:00Z">
        <w:r w:rsidR="00527BC4" w:rsidDel="00B86581">
          <w:delText>3</w:delText>
        </w:r>
      </w:del>
      <w:del w:id="361" w:author="Richard Wen" w:date="2025-12-24T15:39:00Z">
        <w:r w:rsidR="00527BC4" w:rsidDel="004E1FB6">
          <w:delText xml:space="preserve"> detail</w:delText>
        </w:r>
        <w:r w:rsidR="008013E5" w:rsidDel="004E1FB6">
          <w:delText xml:space="preserve"> the implementation of the </w:delText>
        </w:r>
        <w:r w:rsidR="00BD4EEA" w:rsidDel="004E1FB6">
          <w:delText>geo-intervention model</w:delText>
        </w:r>
        <w:r w:rsidR="008013E5" w:rsidDel="004E1FB6">
          <w:delText>ling framework based on the components of spatial data, outcome modelling, and geo-interventions generation, respectively.</w:delText>
        </w:r>
      </w:del>
    </w:p>
    <w:p w14:paraId="462A141E" w14:textId="6CC2F9A1" w:rsidR="00C965B2" w:rsidDel="004E1FB6" w:rsidRDefault="00C965B2">
      <w:pPr>
        <w:pStyle w:val="MDPI32textnoindent"/>
        <w:rPr>
          <w:del w:id="362" w:author="Richard Wen" w:date="2025-12-24T15:39:00Z"/>
        </w:rPr>
        <w:pPrChange w:id="363" w:author="Richard Wen" w:date="2026-02-25T18:51:00Z">
          <w:pPr>
            <w:pStyle w:val="MDPI52figure"/>
          </w:pPr>
        </w:pPrChange>
      </w:pPr>
      <w:del w:id="364" w:author="Richard Wen" w:date="2025-12-24T15:39:00Z">
        <w:r w:rsidRPr="000B5B48" w:rsidDel="004E1FB6">
          <w:rPr>
            <w:noProof/>
            <w:lang w:val="en-CA" w:eastAsia="en-CA"/>
          </w:rPr>
          <w:drawing>
            <wp:inline distT="0" distB="0" distL="0" distR="0" wp14:anchorId="17F7A8F7" wp14:editId="39C60DF4">
              <wp:extent cx="3343082" cy="4332364"/>
              <wp:effectExtent l="0" t="0" r="0" b="0"/>
              <wp:docPr id="482265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265357" name="Picture 6"/>
                      <pic:cNvPicPr/>
                    </pic:nvPicPr>
                    <pic:blipFill>
                      <a:blip r:embed="rId16"/>
                      <a:stretch>
                        <a:fillRect/>
                      </a:stretch>
                    </pic:blipFill>
                    <pic:spPr>
                      <a:xfrm>
                        <a:off x="0" y="0"/>
                        <a:ext cx="3449034" cy="4469669"/>
                      </a:xfrm>
                      <a:prstGeom prst="rect">
                        <a:avLst/>
                      </a:prstGeom>
                    </pic:spPr>
                  </pic:pic>
                </a:graphicData>
              </a:graphic>
            </wp:inline>
          </w:drawing>
        </w:r>
      </w:del>
    </w:p>
    <w:p w14:paraId="0FA9FFDA" w14:textId="097A281B" w:rsidR="00C965B2" w:rsidDel="00FD77C0" w:rsidRDefault="00C965B2">
      <w:pPr>
        <w:pStyle w:val="MDPI31text"/>
        <w:rPr>
          <w:del w:id="365" w:author="Richard Wen" w:date="2026-02-25T18:51:00Z"/>
        </w:rPr>
        <w:pPrChange w:id="366" w:author="Richard Wen" w:date="2026-02-25T18:51:00Z">
          <w:pPr>
            <w:pStyle w:val="MDPI51figurecaption"/>
          </w:pPr>
        </w:pPrChange>
      </w:pPr>
      <w:del w:id="367" w:author="Richard Wen" w:date="2025-12-24T15:39:00Z">
        <w:r w:rsidRPr="005A7A5A" w:rsidDel="004E1FB6">
          <w:rPr>
            <w:b/>
            <w:bCs/>
          </w:rPr>
          <w:delText xml:space="preserve">Figure </w:delText>
        </w:r>
        <w:r w:rsidRPr="005A7A5A" w:rsidDel="004E1FB6">
          <w:rPr>
            <w:b/>
            <w:bCs/>
          </w:rPr>
          <w:fldChar w:fldCharType="begin"/>
        </w:r>
        <w:r w:rsidRPr="009C4C6E" w:rsidDel="004E1FB6">
          <w:rPr>
            <w:b/>
            <w:bCs/>
          </w:rPr>
          <w:delInstrText xml:space="preserve"> SEQ Figure \* ARABIC </w:delInstrText>
        </w:r>
        <w:r w:rsidRPr="005A7A5A" w:rsidDel="004E1FB6">
          <w:rPr>
            <w:b/>
            <w:bCs/>
          </w:rPr>
          <w:fldChar w:fldCharType="separate"/>
        </w:r>
        <w:r w:rsidDel="004E1FB6">
          <w:rPr>
            <w:b/>
            <w:bCs/>
          </w:rPr>
          <w:delText>4</w:delText>
        </w:r>
        <w:r w:rsidRPr="005A7A5A" w:rsidDel="004E1FB6">
          <w:rPr>
            <w:b/>
            <w:bCs/>
          </w:rPr>
          <w:fldChar w:fldCharType="end"/>
        </w:r>
        <w:r w:rsidRPr="005A7A5A" w:rsidDel="004E1FB6">
          <w:rPr>
            <w:b/>
            <w:bCs/>
          </w:rPr>
          <w:delText>.</w:delText>
        </w:r>
        <w:r w:rsidDel="004E1FB6">
          <w:delText xml:space="preserve"> </w:delText>
        </w:r>
        <w:r w:rsidR="000370B9" w:rsidDel="004E1FB6">
          <w:delText xml:space="preserve">Application of the </w:delText>
        </w:r>
        <w:r w:rsidR="00BD4EEA" w:rsidDel="004E1FB6">
          <w:delText>geo-intervention model</w:delText>
        </w:r>
        <w:r w:rsidR="000370B9" w:rsidDel="004E1FB6">
          <w:delText>ling framework for case study</w:delText>
        </w:r>
        <w:r w:rsidDel="004E1FB6">
          <w:delText>.</w:delText>
        </w:r>
      </w:del>
    </w:p>
    <w:p w14:paraId="61DD76B0" w14:textId="3C76B3C4" w:rsidR="0082557F" w:rsidRPr="00C01742" w:rsidDel="00B86581" w:rsidRDefault="003961F3">
      <w:pPr>
        <w:pStyle w:val="MDPI31text"/>
        <w:rPr>
          <w:del w:id="368" w:author="Richard Wen" w:date="2025-12-22T19:09:00Z"/>
        </w:rPr>
      </w:pPr>
      <w:commentRangeStart w:id="369"/>
      <w:commentRangeStart w:id="370"/>
      <w:del w:id="371" w:author="Richard Wen" w:date="2025-12-22T19:09:00Z">
        <w:r w:rsidRPr="0073604D" w:rsidDel="00B86581">
          <w:delText xml:space="preserve">A total of 21 datasets with </w:delText>
        </w:r>
        <w:r w:rsidR="007947C4" w:rsidDel="00B86581">
          <w:delText>518</w:delText>
        </w:r>
        <w:r w:rsidRPr="0073604D" w:rsidDel="00B86581">
          <w:delText xml:space="preserve"> variables (columns) and </w:delText>
        </w:r>
        <w:r w:rsidR="007947C4" w:rsidDel="00B86581">
          <w:rPr>
            <w:lang w:val="en"/>
          </w:rPr>
          <w:delText xml:space="preserve">1,488,148 </w:delText>
        </w:r>
        <w:r w:rsidDel="00B86581">
          <w:delText xml:space="preserve">spatial </w:delText>
        </w:r>
        <w:r w:rsidRPr="0073604D" w:rsidDel="00B86581">
          <w:delText>objects (rows) were collected from the City of Toronto Open Data Portal and Toronto Police Service Public Safety Data Portal related to infrastructure, socio</w:delText>
        </w:r>
        <w:r w:rsidR="00904B19" w:rsidDel="00B86581">
          <w:delText>-</w:delText>
        </w:r>
        <w:r w:rsidRPr="0073604D" w:rsidDel="00B86581">
          <w:delText>demographic</w:delText>
        </w:r>
        <w:r w:rsidR="00F0391F" w:rsidDel="00B86581">
          <w:delText>s</w:delText>
        </w:r>
        <w:r w:rsidRPr="0073604D" w:rsidDel="00B86581">
          <w:delText>, transportation, and crime</w:delText>
        </w:r>
        <w:r w:rsidDel="00B86581">
          <w:delText xml:space="preserve"> (Table 2). </w:delText>
        </w:r>
        <w:r w:rsidRPr="00352099" w:rsidDel="00B86581">
          <w:delText xml:space="preserve">These datasets were </w:delText>
        </w:r>
        <w:r w:rsidR="000E586C" w:rsidDel="00B86581">
          <w:delText xml:space="preserve">spatially </w:delText>
        </w:r>
        <w:r w:rsidDel="00B86581">
          <w:delText>aggregated</w:delText>
        </w:r>
        <w:r w:rsidR="0023645D" w:rsidDel="00B86581">
          <w:delText xml:space="preserve"> (see Table 3)</w:delText>
        </w:r>
        <w:r w:rsidRPr="00352099" w:rsidDel="00B86581">
          <w:delText xml:space="preserve"> in</w:delText>
        </w:r>
        <w:r w:rsidDel="00B86581">
          <w:delText>to</w:delText>
        </w:r>
        <w:r w:rsidRPr="00352099" w:rsidDel="00B86581">
          <w:delText xml:space="preserve"> regularized grids based on spatial resolutions of 10 by 10, 40 by 40, and 80 by 80 grid cells.</w:delText>
        </w:r>
        <w:r w:rsidDel="00B86581">
          <w:delText xml:space="preserve"> </w:delText>
        </w:r>
        <w:r w:rsidR="000E586C" w:rsidDel="00B86581">
          <w:delText>The</w:delText>
        </w:r>
        <w:r w:rsidRPr="00352099" w:rsidDel="00B86581">
          <w:delText xml:space="preserve"> 10 by 10, 40 by 40, and 80 by 80</w:delText>
        </w:r>
        <w:r w:rsidR="000E586C" w:rsidDel="00B86581">
          <w:delText xml:space="preserve"> </w:delText>
        </w:r>
        <w:r w:rsidR="00C27BA6" w:rsidDel="00B86581">
          <w:delText>grids</w:delText>
        </w:r>
        <w:r w:rsidRPr="00352099" w:rsidDel="00B86581">
          <w:delText xml:space="preserve"> had 1</w:delText>
        </w:r>
        <w:r w:rsidR="006032A5" w:rsidDel="00B86581">
          <w:delText>408</w:delText>
        </w:r>
        <w:r w:rsidRPr="00352099" w:rsidDel="00B86581">
          <w:delText xml:space="preserve"> aggregate variables (</w:delText>
        </w:r>
        <w:r w:rsidR="000E586C" w:rsidDel="00B86581">
          <w:delText>from 5</w:delText>
        </w:r>
        <w:r w:rsidR="004147A6" w:rsidDel="00B86581">
          <w:delText>18</w:delText>
        </w:r>
        <w:r w:rsidR="000E586C" w:rsidDel="00B86581">
          <w:delText xml:space="preserve"> variables originally in the datasets</w:delText>
        </w:r>
        <w:r w:rsidRPr="00352099" w:rsidDel="00B86581">
          <w:delText xml:space="preserve">), </w:delText>
        </w:r>
        <w:r w:rsidR="00BE5153" w:rsidDel="00B86581">
          <w:delText>with</w:delText>
        </w:r>
        <w:r w:rsidRPr="00352099" w:rsidDel="00B86581">
          <w:delText xml:space="preserve"> 100, 1600, and 6400 cells (rows), respectively.</w:delText>
        </w:r>
        <w:r w:rsidR="00871669" w:rsidDel="00B86581">
          <w:delText xml:space="preserve"> Each of these grids of data were used as input for outcome modelling, where the total number of MVCs in each cell was used as the outcome variable.</w:delText>
        </w:r>
        <w:commentRangeEnd w:id="369"/>
        <w:r w:rsidR="00815FC5" w:rsidRPr="00C01742" w:rsidDel="00B86581">
          <w:rPr>
            <w:rStyle w:val="CommentReference"/>
            <w:sz w:val="20"/>
            <w:szCs w:val="22"/>
          </w:rPr>
          <w:commentReference w:id="369"/>
        </w:r>
        <w:commentRangeEnd w:id="370"/>
        <w:r w:rsidR="0053364C" w:rsidRPr="00C01742" w:rsidDel="00B86581">
          <w:rPr>
            <w:rStyle w:val="CommentReference"/>
            <w:sz w:val="20"/>
            <w:szCs w:val="22"/>
          </w:rPr>
          <w:commentReference w:id="370"/>
        </w:r>
      </w:del>
    </w:p>
    <w:p w14:paraId="6A8C0959" w14:textId="4A29A454" w:rsidR="0082557F" w:rsidDel="007C32D3" w:rsidRDefault="0082557F">
      <w:pPr>
        <w:pStyle w:val="MDPI31text"/>
        <w:rPr>
          <w:del w:id="372" w:author="Richard Wen" w:date="2025-12-24T15:41:00Z"/>
          <w:lang w:val="en"/>
        </w:rPr>
        <w:pPrChange w:id="373" w:author="Richard Wen" w:date="2026-02-25T18:51:00Z">
          <w:pPr>
            <w:pStyle w:val="MDPI23heading3"/>
          </w:pPr>
        </w:pPrChange>
      </w:pPr>
      <w:del w:id="374" w:author="Richard Wen" w:date="2025-12-24T15:41:00Z">
        <w:r w:rsidDel="007C32D3">
          <w:delText>3.2.</w:delText>
        </w:r>
      </w:del>
      <w:del w:id="375" w:author="Richard Wen" w:date="2025-12-22T19:10:00Z">
        <w:r w:rsidR="00ED6344" w:rsidDel="00B86581">
          <w:delText>2</w:delText>
        </w:r>
      </w:del>
      <w:del w:id="376" w:author="Richard Wen" w:date="2025-12-24T15:41:00Z">
        <w:r w:rsidDel="007C32D3">
          <w:delText xml:space="preserve">. </w:delText>
        </w:r>
        <w:r w:rsidR="00A06AD2" w:rsidDel="007C32D3">
          <w:delText>Outcome Modelling</w:delText>
        </w:r>
      </w:del>
    </w:p>
    <w:p w14:paraId="2471D6E2" w14:textId="62F690A9" w:rsidR="006734CA" w:rsidDel="00B86581" w:rsidRDefault="008961CB">
      <w:pPr>
        <w:pStyle w:val="MDPI31text"/>
        <w:rPr>
          <w:del w:id="377" w:author="Richard Wen" w:date="2025-12-22T19:09:00Z"/>
          <w:lang w:val="en"/>
        </w:rPr>
        <w:pPrChange w:id="378" w:author="Richard Wen" w:date="2026-02-25T18:51:00Z">
          <w:pPr>
            <w:pStyle w:val="MDPI23heading3"/>
          </w:pPr>
        </w:pPrChange>
      </w:pPr>
      <w:r w:rsidRPr="006F376D">
        <w:lastRenderedPageBreak/>
        <w:t xml:space="preserve">Regression-based AutoML models </w:t>
      </w:r>
      <w:r w:rsidRPr="000339C2">
        <w:rPr>
          <w:i/>
          <w:iCs/>
        </w:rPr>
        <w:t>auto-sklearn</w:t>
      </w:r>
      <w:r w:rsidRPr="006F376D">
        <w:t xml:space="preserve"> and </w:t>
      </w:r>
      <w:r w:rsidRPr="000339C2">
        <w:rPr>
          <w:i/>
          <w:iCs/>
        </w:rPr>
        <w:t>tpot</w:t>
      </w:r>
      <w:r w:rsidRPr="006F376D">
        <w:t xml:space="preserve"> were built for each of the three set of standardized grids, which produced six models (two for each 10 by 10, 40 by 40, and 80 by 80 grid).</w:t>
      </w:r>
      <w:r w:rsidR="00E55CDE" w:rsidRPr="006F376D">
        <w:t xml:space="preserve"> Out of the six models, the </w:t>
      </w:r>
      <w:r w:rsidR="0026314C">
        <w:t>8</w:t>
      </w:r>
      <w:r w:rsidR="00E55CDE" w:rsidRPr="006F376D">
        <w:t xml:space="preserve">0 by </w:t>
      </w:r>
      <w:r w:rsidR="0026314C">
        <w:t>8</w:t>
      </w:r>
      <w:r w:rsidR="00E55CDE" w:rsidRPr="006F376D">
        <w:t xml:space="preserve">0 </w:t>
      </w:r>
      <w:r w:rsidR="00C805D1">
        <w:t>grid</w:t>
      </w:r>
      <w:r w:rsidR="00E55CDE" w:rsidRPr="006F376D">
        <w:t xml:space="preserve"> </w:t>
      </w:r>
      <w:r w:rsidR="0026314C">
        <w:rPr>
          <w:i/>
          <w:iCs/>
        </w:rPr>
        <w:t>autosklearn</w:t>
      </w:r>
      <w:r w:rsidR="005078BB">
        <w:rPr>
          <w:i/>
          <w:iCs/>
        </w:rPr>
        <w:t xml:space="preserve"> </w:t>
      </w:r>
      <w:r w:rsidR="00E55CDE" w:rsidRPr="006F376D">
        <w:t xml:space="preserve">model had the best performance </w:t>
      </w:r>
      <w:r w:rsidR="0091574D">
        <w:t>(</w:t>
      </w:r>
      <w:r w:rsidR="0026314C">
        <w:t xml:space="preserve">lowest </w:t>
      </w:r>
      <w:r w:rsidR="0091574D">
        <w:t>MAE=</w:t>
      </w:r>
      <w:r w:rsidR="0026314C">
        <w:t>82.95</w:t>
      </w:r>
      <w:r w:rsidR="0091574D">
        <w:t xml:space="preserve">), </w:t>
      </w:r>
      <w:r w:rsidR="00E55CDE" w:rsidRPr="006F376D">
        <w:t xml:space="preserve">while the 10 by 10 </w:t>
      </w:r>
      <w:r w:rsidR="00C805D1">
        <w:t>grid</w:t>
      </w:r>
      <w:r w:rsidR="00E55CDE" w:rsidRPr="006F376D">
        <w:t xml:space="preserve"> </w:t>
      </w:r>
      <w:r w:rsidR="00AC4016">
        <w:rPr>
          <w:i/>
          <w:iCs/>
        </w:rPr>
        <w:t>autosklearn</w:t>
      </w:r>
      <w:r w:rsidR="00E55CDE" w:rsidRPr="006F376D">
        <w:t xml:space="preserve"> model had the worst performance </w:t>
      </w:r>
      <w:r w:rsidR="00520DD1">
        <w:t>(</w:t>
      </w:r>
      <w:r w:rsidR="00947844">
        <w:t xml:space="preserve">highest </w:t>
      </w:r>
      <w:r w:rsidR="00E55CDE" w:rsidRPr="006F376D">
        <w:t>MAE</w:t>
      </w:r>
      <w:r w:rsidR="00520DD1">
        <w:t>=</w:t>
      </w:r>
      <w:r w:rsidR="00B30874">
        <w:t>1</w:t>
      </w:r>
      <w:r w:rsidR="002633A5">
        <w:t>241.93</w:t>
      </w:r>
      <w:r w:rsidR="00520DD1">
        <w:t>)</w:t>
      </w:r>
      <w:r w:rsidR="00E55CDE" w:rsidRPr="006F376D">
        <w:t>.</w:t>
      </w:r>
      <w:r w:rsidR="00081873">
        <w:t xml:space="preserve"> </w:t>
      </w:r>
      <w:r w:rsidR="00054E90">
        <w:t xml:space="preserve">The performances improved with higher </w:t>
      </w:r>
      <w:r w:rsidR="003751AB">
        <w:t xml:space="preserve">cell counts </w:t>
      </w:r>
      <w:r w:rsidR="00054E90">
        <w:t>from 40</w:t>
      </w:r>
      <w:r w:rsidR="006445CD">
        <w:t xml:space="preserve"> by 40</w:t>
      </w:r>
      <w:r w:rsidR="00054E90">
        <w:t xml:space="preserve"> to 80</w:t>
      </w:r>
      <w:r w:rsidR="006445CD">
        <w:t xml:space="preserve"> by 80</w:t>
      </w:r>
      <w:r w:rsidR="00054E90">
        <w:t xml:space="preserve"> grids, with the greatest improvement </w:t>
      </w:r>
      <w:r w:rsidR="00DA3D91">
        <w:t>seen in</w:t>
      </w:r>
      <w:r w:rsidR="00054E90">
        <w:t xml:space="preserve"> 10</w:t>
      </w:r>
      <w:r w:rsidR="00A91AFA">
        <w:t xml:space="preserve"> by 10</w:t>
      </w:r>
      <w:r w:rsidR="00054E90">
        <w:t xml:space="preserve"> to 40</w:t>
      </w:r>
      <w:r w:rsidR="00A91AFA">
        <w:t xml:space="preserve"> by 40</w:t>
      </w:r>
      <w:r w:rsidR="00054E90">
        <w:t xml:space="preserve"> grid models</w:t>
      </w:r>
      <w:r w:rsidR="007E7B87">
        <w:t xml:space="preserve"> (</w:t>
      </w:r>
      <w:r w:rsidR="000B1389">
        <w:t>-1039 and -951</w:t>
      </w:r>
      <w:r w:rsidR="007E7B87">
        <w:t xml:space="preserve"> MAE</w:t>
      </w:r>
      <w:r w:rsidR="00215033">
        <w:t xml:space="preserve"> for </w:t>
      </w:r>
      <w:r w:rsidR="00215033">
        <w:rPr>
          <w:i/>
          <w:iCs/>
        </w:rPr>
        <w:t>autosklearn</w:t>
      </w:r>
      <w:r w:rsidR="00215033">
        <w:t xml:space="preserve"> and </w:t>
      </w:r>
      <w:r w:rsidR="00215033">
        <w:rPr>
          <w:i/>
          <w:iCs/>
        </w:rPr>
        <w:t>tpot</w:t>
      </w:r>
      <w:r w:rsidR="00215033">
        <w:t xml:space="preserve"> respectively</w:t>
      </w:r>
      <w:r w:rsidR="007E7B87">
        <w:t>)</w:t>
      </w:r>
      <w:r w:rsidR="00054E90">
        <w:t>.</w:t>
      </w:r>
      <w:r w:rsidR="00C805D1">
        <w:t xml:space="preserve"> The 80 by 80 grid </w:t>
      </w:r>
      <w:r w:rsidR="00C805D1">
        <w:rPr>
          <w:i/>
          <w:iCs/>
        </w:rPr>
        <w:t>autosklearn</w:t>
      </w:r>
      <w:r w:rsidR="002317B2">
        <w:t xml:space="preserve"> model was selected as the best model for the geo-intervention generation component.</w:t>
      </w:r>
      <w:r w:rsidR="00054E90">
        <w:t xml:space="preserve"> </w:t>
      </w:r>
      <w:r w:rsidR="009A4FB6" w:rsidRPr="006951A5">
        <w:t>The performance of the six models</w:t>
      </w:r>
      <w:r w:rsidR="003C434B">
        <w:t xml:space="preserve"> by MAE</w:t>
      </w:r>
      <w:r w:rsidR="009A4FB6" w:rsidRPr="006951A5">
        <w:t xml:space="preserve"> is s</w:t>
      </w:r>
      <w:r w:rsidR="007E797D">
        <w:t>hown</w:t>
      </w:r>
      <w:r w:rsidR="009A4FB6" w:rsidRPr="006951A5">
        <w:t xml:space="preserve"> in</w:t>
      </w:r>
      <w:r w:rsidR="009A4FB6">
        <w:t xml:space="preserve"> Figure 5</w:t>
      </w:r>
      <w:r w:rsidR="006734CA">
        <w:t xml:space="preserve">. </w:t>
      </w:r>
      <w:ins w:id="379" w:author="Richard Wen" w:date="2025-12-24T15:45:00Z">
        <w:r w:rsidR="006734CA">
          <w:t xml:space="preserve">An </w:t>
        </w:r>
      </w:ins>
      <w:r w:rsidR="006734CA">
        <w:t>overview of the case study</w:t>
      </w:r>
      <w:r w:rsidR="00AF0B77">
        <w:t xml:space="preserve"> process, applying the geo-intervention modelling framework,</w:t>
      </w:r>
      <w:r w:rsidR="006734CA">
        <w:t xml:space="preserve"> is visualized in Figure C1 of Appendix C</w:t>
      </w:r>
      <w:ins w:id="380" w:author="Richard Wen" w:date="2025-12-24T15:48:00Z">
        <w:r w:rsidR="006734CA">
          <w:t>.</w:t>
        </w:r>
      </w:ins>
      <w:del w:id="381" w:author="Richard Wen" w:date="2025-12-22T19:09:00Z">
        <w:r w:rsidR="006734CA" w:rsidDel="00B86581">
          <w:delText>3.2.1. Spatial Data</w:delText>
        </w:r>
      </w:del>
    </w:p>
    <w:p w14:paraId="1D016138" w14:textId="403DF877" w:rsidR="00CF77D1" w:rsidRDefault="00CF77D1">
      <w:pPr>
        <w:pStyle w:val="MDPI31text"/>
        <w:rPr>
          <w:ins w:id="382" w:author="Richard Wen" w:date="2026-02-27T19:05:00Z"/>
        </w:rPr>
      </w:pPr>
    </w:p>
    <w:p w14:paraId="50CB1E85" w14:textId="70A389E7" w:rsidR="007A1D43" w:rsidRDefault="007A1D43" w:rsidP="007A1D43">
      <w:pPr>
        <w:pStyle w:val="MDPI31text"/>
        <w:rPr>
          <w:ins w:id="383" w:author="Richard Wen" w:date="2026-02-27T19:05:00Z"/>
          <w:lang w:val="en"/>
        </w:rPr>
      </w:pPr>
      <w:ins w:id="384" w:author="Richard Wen" w:date="2026-02-27T19:05:00Z">
        <w:r>
          <w:rPr>
            <w:lang w:val="en"/>
          </w:rPr>
          <w:t xml:space="preserve">With the 80 by 80 grid </w:t>
        </w:r>
        <w:r>
          <w:rPr>
            <w:i/>
            <w:iCs/>
            <w:lang w:val="en"/>
          </w:rPr>
          <w:t>autosklearn</w:t>
        </w:r>
        <w:r>
          <w:rPr>
            <w:lang w:val="en"/>
          </w:rPr>
          <w:t xml:space="preserve"> model as the best model (lowest MAE=82.95), permutation variable importance was calculated for 1408 variables used in the model </w:t>
        </w:r>
        <w:r>
          <w:rPr>
            <w:lang w:val="en"/>
          </w:rPr>
          <w:fldChar w:fldCharType="begin"/>
        </w:r>
      </w:ins>
      <w:r w:rsidR="00C936B5">
        <w:rPr>
          <w:lang w:val="en"/>
        </w:rPr>
        <w:instrText xml:space="preserve"> ADDIN ZOTERO_ITEM CSL_CITATION {"citationID":"aj3bf8t8no","properties":{"formattedCitation":"[104]","plainCitation":"[104]","noteIndex":0},"citationItems":[{"id":2218,"uris":["http://zotero.org/users/6749620/items/VMQ6QZS8"],"itemData":{"id":2218,"type":"article-journal","abstract":"Motivation: In life sciences, interpretability of machine learning models is as important as their prediction accuracy. Linear models are probably the most frequently used methods for assessing feature relevance, despite their relative inflexibility. However, in the past years effective estimators of feature relevance have been derived for highly complex or non-parametric models such as support vector machines and RandomForest (RF) models. Recently, it has been observed that RF models are biased in such a way that categorical variables with a large number of categories are preferred.Results: In this work, we introduce a heuristic for normalizing feature importance measures that can correct the feature importance bias. The method is based on repeated permutations of the outcome vector for estimating the distribution of measured importance for each variable in a non-informative setting. The P-value of the observed importance provides a corrected measure of feature importance. We apply our method to simulated data and demonstrate that (i) non-informative predictors do not receive significant P-values, (ii) informative variables can successfully be recovered among non-informative variables and (iii) P-values computed with permutation importance (PIMP) are very helpful for deciding the significance of variables, and therefore improve model interpretability. Furthermore, PIMP was used to correct RF-based importance measures for two real-world case studies. We propose an improved RF model that uses the significant variables with respect to the PIMP measure and show that its prediction accuracy is superior to that of other existing models.Availability: R code for the method presented in this article is available at http://www.mpi-inf.mpg.de/</w:instrText>
      </w:r>
      <w:r w:rsidR="00C936B5">
        <w:rPr>
          <w:rFonts w:ascii="Cambria Math" w:hAnsi="Cambria Math" w:cs="Cambria Math"/>
          <w:lang w:val="en"/>
        </w:rPr>
        <w:instrText>∼</w:instrText>
      </w:r>
      <w:r w:rsidR="00C936B5">
        <w:rPr>
          <w:lang w:val="en"/>
        </w:rPr>
        <w:instrText xml:space="preserve">altmann/download/PIMP.RContact:altmann@mpi-inf.mpg.de, laura.tolosi@mpi-inf.mpg.deSupplementary information:Supplementary data are available at Bioinformatics online.","container-title":"Bioinformatics","DOI":"10.1093/bioinformatics/btq134","ISSN":"1367-4803","issue":"10","journalAbbreviation":"Bioinformatics","page":"1340-1347","source":"Silverchair","title":"Permutation importance: a corrected feature importance measure","title-short":"Permutation importance","volume":"26","author":[{"family":"Altmann","given":"André"},{"family":"Toloşi","given":"Laura"},{"family":"Sander","given":"Oliver"},{"family":"Lengauer","given":"Thomas"}],"issued":{"date-parts":[["2010",5,15]]}}}],"schema":"https://github.com/citation-style-language/schema/raw/master/csl-citation.json"} </w:instrText>
      </w:r>
      <w:ins w:id="385" w:author="Richard Wen" w:date="2026-02-27T19:05:00Z">
        <w:r>
          <w:rPr>
            <w:lang w:val="en"/>
          </w:rPr>
          <w:fldChar w:fldCharType="separate"/>
        </w:r>
      </w:ins>
      <w:r w:rsidR="00C936B5" w:rsidRPr="00C936B5">
        <w:t>[104]</w:t>
      </w:r>
      <w:ins w:id="386" w:author="Richard Wen" w:date="2026-02-27T19:05:00Z">
        <w:r>
          <w:rPr>
            <w:lang w:val="en"/>
          </w:rPr>
          <w:fldChar w:fldCharType="end"/>
        </w:r>
        <w:r>
          <w:rPr>
            <w:lang w:val="en"/>
          </w:rPr>
          <w:t xml:space="preserve">. The top 25 most important variables from the best model are shown in Figure 6. The most important variable was the number of arterial roads, followed by the number of red light cameras, transit shelters, and crime occurrences involving pointing a firearm. The rest of the variables with variable importance lower than 0.005 were mostly related to traffic volumes and crime occurrences, with a few related to infrastructure (wayfinding, fire hydrants, public art locations, litter receptacles), and one related to the curvature (sinuosity) of road centrelines. The most important traffic volume related variable was </w:t>
        </w:r>
        <w:r>
          <w:rPr>
            <w:i/>
            <w:iCs/>
            <w:lang w:val="en"/>
          </w:rPr>
          <w:t>traffic_eb_cars_l_sum</w:t>
        </w:r>
        <w:r>
          <w:rPr>
            <w:lang w:val="en"/>
          </w:rPr>
          <w:t>, the total volume of left-turning eastbound cars. This variable was selected for defining the higher than average traffic areas constraint for scenario one.</w:t>
        </w:r>
      </w:ins>
    </w:p>
    <w:p w14:paraId="357252F6" w14:textId="1BA0CFFE" w:rsidR="007A1D43" w:rsidRDefault="007A1D43">
      <w:pPr>
        <w:pStyle w:val="MDPI31text"/>
        <w:rPr>
          <w:lang w:val="en"/>
        </w:rPr>
      </w:pPr>
      <w:ins w:id="387" w:author="Richard Wen" w:date="2026-02-27T19:05:00Z">
        <w:r>
          <w:rPr>
            <w:lang w:val="en"/>
          </w:rPr>
          <w:t>The top 25 most important infrastructure-related variables are shown in Figure 7. Asides from the number of red light cameras and transit shelters being the top variables, the number of wayfinding structures, fire hydrants, public art locations, and litter receptacles were among the top most important infrastructure-related variables. Other variables with variable importance less than 0.002 were related to bicycle, Watch Your Speed (WYS) program, school, and cultural hotspot infrastructure. The top three infrastructure variables selected as the actions for scenarios one and two were the number of red light cameras, the number of transit shelters, and the number of wayfinding structures according to their variable importance.</w:t>
        </w:r>
      </w:ins>
    </w:p>
    <w:p w14:paraId="278AA1AF" w14:textId="0354CD41" w:rsidR="0082557F" w:rsidRDefault="00566713" w:rsidP="008333F2">
      <w:pPr>
        <w:pStyle w:val="MDPI31text"/>
      </w:pPr>
      <w:r>
        <w:t xml:space="preserve">Geo-interventions were generated using the 80 by 80 grid autosklearn model, 1101 iterations of Bayesian Optimization, and the top three most important infrastructure variables, namely the </w:t>
      </w:r>
      <w:del w:id="388" w:author="snli" w:date="2025-11-18T01:09:00Z">
        <w:r w:rsidDel="000B7479">
          <w:delText>red light</w:delText>
        </w:r>
      </w:del>
      <w:ins w:id="389" w:author="snli" w:date="2025-11-18T01:09:00Z">
        <w:r>
          <w:t>red-light</w:t>
        </w:r>
      </w:ins>
      <w:r>
        <w:t xml:space="preserve"> camera, transit shelter, and wayfinding structure counts. Recall that in scenario one, Bayesian Optimization was constrained to grid cells with </w:t>
      </w:r>
      <w:del w:id="390" w:author="snli" w:date="2025-11-18T01:10:00Z">
        <w:r w:rsidDel="000B7479">
          <w:delText>higher than average</w:delText>
        </w:r>
      </w:del>
      <w:ins w:id="391" w:author="snli" w:date="2025-11-18T01:10:00Z">
        <w:r>
          <w:t>higher-than-average</w:t>
        </w:r>
      </w:ins>
      <w:r>
        <w:t xml:space="preserve"> traffic, while in scenario two, optimization was constrained to grid cells with lower than average red light camera, transit shelter, and wayfinding structure counts. In scenario one, the best geo-intervention occurred </w:t>
      </w:r>
      <w:del w:id="392" w:author="Richard Wen" w:date="2026-02-28T00:54:00Z">
        <w:r w:rsidDel="008A3F83">
          <w:delText>in iteration 983</w:delText>
        </w:r>
        <w:r w:rsidR="008F2028" w:rsidDel="008A3F83">
          <w:delText xml:space="preserve"> (Figure C1</w:delText>
        </w:r>
        <w:r w:rsidDel="008A3F83">
          <w:delText xml:space="preserve">) </w:delText>
        </w:r>
      </w:del>
      <w:r>
        <w:t>with a predicted 554,584 MVC, a reduction of 33,606 (5.7%) compared to the initial 588,190 MVC, while in scenario two, none of the iterations resulted in a reduction in predicted MVC</w:t>
      </w:r>
      <w:ins w:id="393" w:author="Richard Wen" w:date="2026-02-28T00:55:00Z">
        <w:r w:rsidR="008A3F83">
          <w:t xml:space="preserve">. See Appendix C </w:t>
        </w:r>
        <w:r w:rsidR="00A9798A">
          <w:t>for details on the iterations to find</w:t>
        </w:r>
        <w:r w:rsidR="008A3F83">
          <w:t xml:space="preserve"> optimized geo-intervention</w:t>
        </w:r>
      </w:ins>
      <w:ins w:id="394" w:author="Richard Wen" w:date="2026-02-28T00:56:00Z">
        <w:r w:rsidR="00A9798A">
          <w:t>s for each scenario</w:t>
        </w:r>
      </w:ins>
      <w:ins w:id="395" w:author="Richard Wen" w:date="2026-02-28T00:55:00Z">
        <w:r w:rsidR="008A3F83">
          <w:t xml:space="preserve">. </w:t>
        </w:r>
      </w:ins>
      <w:del w:id="396" w:author="Richard Wen" w:date="2026-02-28T00:55:00Z">
        <w:r w:rsidDel="008A3F83">
          <w:delText xml:space="preserve"> over the initial iteration (</w:delText>
        </w:r>
        <w:r w:rsidR="008F2028" w:rsidDel="008A3F83">
          <w:delText>Figure C2</w:delText>
        </w:r>
        <w:r w:rsidDel="008A3F83">
          <w:delText>).</w:delText>
        </w:r>
        <w:r w:rsidR="008F2028" w:rsidDel="008A3F83">
          <w:delText xml:space="preserve"> </w:delText>
        </w:r>
      </w:del>
      <w:r>
        <w:t>In scenario one, changes in red light cameras were spread out away from the downtown Toronto area, changes in transit shelters were more concentrated in the downtown area, and changes in wayfinding structures were mostly concentrated in the downtown area and along the center and lower portions</w:t>
      </w:r>
      <w:r w:rsidR="00F62FBB">
        <w:t xml:space="preserve"> (Figure 8</w:t>
      </w:r>
      <w:r>
        <w:t>). Similarly, the changes in predicted MVC were more concentrated in the downtown area and more spread out away from</w:t>
      </w:r>
      <w:r w:rsidR="00C50A8D">
        <w:t xml:space="preserve"> the downtown core. However,</w:t>
      </w:r>
      <w:r>
        <w:t xml:space="preserve"> predicted reductions in MVC were seen more in the western than eastern portion of the city.</w:t>
      </w:r>
    </w:p>
    <w:p w14:paraId="0A2821FB" w14:textId="1BC218B9" w:rsidR="001505A5" w:rsidRDefault="000C54CE" w:rsidP="00CC03C3">
      <w:pPr>
        <w:pStyle w:val="MDPI52figure"/>
        <w:ind w:left="2040" w:firstLine="510"/>
        <w:jc w:val="left"/>
      </w:pPr>
      <w:r w:rsidRPr="00E53481">
        <w:rPr>
          <w:noProof/>
          <w:lang w:val="en-CA" w:eastAsia="en-CA" w:bidi="ar-SA"/>
        </w:rPr>
        <w:lastRenderedPageBreak/>
        <w:drawing>
          <wp:inline distT="0" distB="0" distL="0" distR="0" wp14:anchorId="003B3579" wp14:editId="6BAFEEC9">
            <wp:extent cx="3017598" cy="25383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pic:cNvPicPr>
                  </pic:nvPicPr>
                  <pic:blipFill>
                    <a:blip r:embed="rId17"/>
                    <a:stretch>
                      <a:fillRect/>
                    </a:stretch>
                  </pic:blipFill>
                  <pic:spPr bwMode="auto">
                    <a:xfrm>
                      <a:off x="0" y="0"/>
                      <a:ext cx="3134068" cy="2636349"/>
                    </a:xfrm>
                    <a:prstGeom prst="rect">
                      <a:avLst/>
                    </a:prstGeom>
                    <a:noFill/>
                    <a:ln>
                      <a:noFill/>
                    </a:ln>
                  </pic:spPr>
                </pic:pic>
              </a:graphicData>
            </a:graphic>
          </wp:inline>
        </w:drawing>
      </w:r>
    </w:p>
    <w:p w14:paraId="6EF7E5B9" w14:textId="26F4C637" w:rsidR="001505A5" w:rsidRPr="006F376D" w:rsidDel="005A6436" w:rsidRDefault="001505A5">
      <w:pPr>
        <w:pStyle w:val="MDPI51figurecaption"/>
        <w:rPr>
          <w:del w:id="397" w:author="Richard Wen" w:date="2026-02-27T19:04:00Z"/>
        </w:rPr>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Pr>
          <w:b/>
          <w:bCs/>
          <w:noProof/>
        </w:rPr>
        <w:t>5</w:t>
      </w:r>
      <w:r w:rsidRPr="005A7A5A">
        <w:rPr>
          <w:b/>
          <w:bCs/>
        </w:rPr>
        <w:fldChar w:fldCharType="end"/>
      </w:r>
      <w:r w:rsidRPr="005A7A5A">
        <w:rPr>
          <w:b/>
          <w:bCs/>
        </w:rPr>
        <w:t>.</w:t>
      </w:r>
      <w:r>
        <w:t xml:space="preserve"> </w:t>
      </w:r>
      <w:r w:rsidR="008D1F93">
        <w:t>Outcome model performance for 10 by 10, 40 by 40, and 80 by 80 grids</w:t>
      </w:r>
      <w:r>
        <w:t>.</w:t>
      </w:r>
    </w:p>
    <w:p w14:paraId="7CD86266" w14:textId="791C4A6F" w:rsidR="00BC766B" w:rsidDel="00417B47" w:rsidRDefault="00BC766B">
      <w:pPr>
        <w:pStyle w:val="MDPI51figurecaption"/>
        <w:rPr>
          <w:del w:id="398" w:author="Richard Wen" w:date="2025-12-24T15:42:00Z"/>
          <w:lang w:val="en"/>
        </w:rPr>
        <w:pPrChange w:id="399" w:author="Richard Wen" w:date="2026-02-27T19:04:00Z">
          <w:pPr>
            <w:pStyle w:val="MDPI23heading3"/>
          </w:pPr>
        </w:pPrChange>
      </w:pPr>
      <w:del w:id="400" w:author="Richard Wen" w:date="2025-12-24T15:42:00Z">
        <w:r w:rsidDel="00417B47">
          <w:delText>3.2.</w:delText>
        </w:r>
      </w:del>
      <w:del w:id="401" w:author="Richard Wen" w:date="2025-12-22T19:10:00Z">
        <w:r w:rsidDel="00B86581">
          <w:delText>1</w:delText>
        </w:r>
      </w:del>
      <w:del w:id="402" w:author="Richard Wen" w:date="2025-12-24T15:42:00Z">
        <w:r w:rsidDel="00417B47">
          <w:delText xml:space="preserve">. Geo-intervention </w:delText>
        </w:r>
        <w:r w:rsidR="00A06AD2" w:rsidDel="00417B47">
          <w:delText>Generation</w:delText>
        </w:r>
      </w:del>
    </w:p>
    <w:p w14:paraId="4D7766EE" w14:textId="1CF91E18" w:rsidR="00186DA8" w:rsidRPr="005232EF" w:rsidDel="005A6436" w:rsidRDefault="00ED2F61">
      <w:pPr>
        <w:pStyle w:val="MDPI51figurecaption"/>
        <w:rPr>
          <w:del w:id="403" w:author="Richard Wen" w:date="2026-02-27T19:04:00Z"/>
          <w:moveTo w:id="404" w:author="Richard Wen" w:date="2025-12-24T15:48:00Z"/>
          <w:lang w:val="en"/>
        </w:rPr>
        <w:pPrChange w:id="405" w:author="Richard Wen" w:date="2026-02-27T19:04:00Z">
          <w:pPr>
            <w:pStyle w:val="MDPI31text"/>
          </w:pPr>
        </w:pPrChange>
      </w:pPr>
      <w:del w:id="406" w:author="Richard Wen" w:date="2026-02-27T19:04:00Z">
        <w:r w:rsidDel="005A6436">
          <w:rPr>
            <w:lang w:val="en"/>
          </w:rPr>
          <w:delText xml:space="preserve">With the 80 by 80 grid </w:delText>
        </w:r>
        <w:r w:rsidDel="005A6436">
          <w:rPr>
            <w:i/>
            <w:iCs/>
            <w:lang w:val="en"/>
          </w:rPr>
          <w:delText>autosklearn</w:delText>
        </w:r>
        <w:r w:rsidDel="005A6436">
          <w:rPr>
            <w:lang w:val="en"/>
          </w:rPr>
          <w:delText xml:space="preserve"> model as the best model (lowest MAE=82.95), permutation variable importance was calculated for 1</w:delText>
        </w:r>
        <w:r w:rsidR="00E7187F" w:rsidDel="005A6436">
          <w:rPr>
            <w:lang w:val="en"/>
          </w:rPr>
          <w:delText>408</w:delText>
        </w:r>
        <w:r w:rsidDel="005A6436">
          <w:rPr>
            <w:lang w:val="en"/>
          </w:rPr>
          <w:delText xml:space="preserve"> variables</w:delText>
        </w:r>
        <w:r w:rsidR="004C309E" w:rsidDel="005A6436">
          <w:rPr>
            <w:lang w:val="en"/>
          </w:rPr>
          <w:delText xml:space="preserve"> used in the model</w:delText>
        </w:r>
        <w:r w:rsidDel="005A6436">
          <w:rPr>
            <w:lang w:val="en"/>
          </w:rPr>
          <w:delText xml:space="preserve"> </w:delText>
        </w:r>
        <w:r w:rsidDel="005A6436">
          <w:rPr>
            <w:lang w:val="en"/>
          </w:rPr>
          <w:fldChar w:fldCharType="begin"/>
        </w:r>
        <w:r w:rsidR="007837A4" w:rsidDel="005A6436">
          <w:rPr>
            <w:lang w:val="en"/>
          </w:rPr>
          <w:delInstrText xml:space="preserve"> ADDIN ZOTERO_ITEM CSL_CITATION {"citationID":"aj3bf8t8no","properties":{"formattedCitation":"[105]","plainCitation":"[105]","noteIndex":0},"citationItems":[{"id":2218,"uris":["http://zotero.org/users/6749620/items/VMQ6QZS8"],"itemData":{"id":2218,"type":"article-journal","abstract":"Motivation: In life sciences, interpretability of machine learning models is as important as their prediction accuracy. Linear models are probably the most frequently used methods for assessing feature relevance, despite their relative inflexibility. However, in the past years effective estimators of feature relevance have been derived for highly complex or non-parametric models such as support vector machines and RandomForest (RF) models. Recently, it has been observed that RF models are biased in such a way that categorical variables with a large number of categories are preferred.Results: In this work, we introduce a heuristic for normalizing feature importance measures that can correct the feature importance bias. The method is based on repeated permutations of the outcome vector for estimating the distribution of measured importance for each variable in a non-informative setting. The P-value of the observed importance provides a corrected measure of feature importance. We apply our method to simulated data and demonstrate that (i) non-informative predictors do not receive significant P-values, (ii) informative variables can successfully be recovered among non-informative variables and (iii) P-values computed with permutation importance (PIMP) are very helpful for deciding the significance of variables, and therefore improve model interpretability. Furthermore, PIMP was used to correct RF-based importance measures for two real-world case studies. We propose an improved RF model that uses the significant variables with respect to the PIMP measure and show that its prediction accuracy is superior to that of other existing models.Availability: R code for the method presented in this article is available at http://www.mpi-inf.mpg.de/</w:delInstrText>
        </w:r>
        <w:r w:rsidR="007837A4" w:rsidDel="005A6436">
          <w:rPr>
            <w:rFonts w:ascii="Cambria Math" w:hAnsi="Cambria Math" w:cs="Cambria Math"/>
            <w:lang w:val="en"/>
          </w:rPr>
          <w:delInstrText>∼</w:delInstrText>
        </w:r>
        <w:r w:rsidR="007837A4" w:rsidDel="005A6436">
          <w:rPr>
            <w:lang w:val="en"/>
          </w:rPr>
          <w:delInstrText xml:space="preserve">altmann/download/PIMP.RContact:altmann@mpi-inf.mpg.de, laura.tolosi@mpi-inf.mpg.deSupplementary information:Supplementary data are available at Bioinformatics online.","container-title":"Bioinformatics","DOI":"10.1093/bioinformatics/btq134","ISSN":"1367-4803","issue":"10","journalAbbreviation":"Bioinformatics","page":"1340-1347","source":"Silverchair","title":"Permutation importance: a corrected feature importance measure","title-short":"Permutation importance","volume":"26","author":[{"family":"Altmann","given":"André"},{"family":"Toloşi","given":"Laura"},{"family":"Sander","given":"Oliver"},{"family":"Lengauer","given":"Thomas"}],"issued":{"date-parts":[["2010",5,15]]}}}],"schema":"https://github.com/citation-style-language/schema/raw/master/csl-citation.json"} </w:delInstrText>
        </w:r>
        <w:r w:rsidDel="005A6436">
          <w:rPr>
            <w:lang w:val="en"/>
          </w:rPr>
          <w:fldChar w:fldCharType="separate"/>
        </w:r>
        <w:r w:rsidR="007837A4" w:rsidRPr="007837A4" w:rsidDel="005A6436">
          <w:delText>[105]</w:delText>
        </w:r>
        <w:r w:rsidDel="005A6436">
          <w:rPr>
            <w:lang w:val="en"/>
          </w:rPr>
          <w:fldChar w:fldCharType="end"/>
        </w:r>
        <w:r w:rsidR="00BC766B" w:rsidDel="005A6436">
          <w:rPr>
            <w:lang w:val="en"/>
          </w:rPr>
          <w:delText>.</w:delText>
        </w:r>
        <w:r w:rsidR="00834F98" w:rsidDel="005A6436">
          <w:rPr>
            <w:lang w:val="en"/>
          </w:rPr>
          <w:delText xml:space="preserve"> The top 25 most important variables from the best model </w:delText>
        </w:r>
        <w:r w:rsidR="00BD2A53" w:rsidDel="005A6436">
          <w:rPr>
            <w:lang w:val="en"/>
          </w:rPr>
          <w:delText>are</w:delText>
        </w:r>
        <w:r w:rsidR="00834F98" w:rsidDel="005A6436">
          <w:rPr>
            <w:lang w:val="en"/>
          </w:rPr>
          <w:delText xml:space="preserve"> shown in Figure 6.</w:delText>
        </w:r>
        <w:r w:rsidR="00143454" w:rsidDel="005A6436">
          <w:rPr>
            <w:lang w:val="en"/>
          </w:rPr>
          <w:delText xml:space="preserve"> The most important variable was the number of arterial roads, followed by the number of red light cameras</w:delText>
        </w:r>
        <w:r w:rsidR="003A144E" w:rsidDel="005A6436">
          <w:rPr>
            <w:lang w:val="en"/>
          </w:rPr>
          <w:delText>, transit shelters, and crime occurrences involving pointing a firearm.</w:delText>
        </w:r>
        <w:r w:rsidR="00834F98" w:rsidDel="005A6436">
          <w:rPr>
            <w:lang w:val="en"/>
          </w:rPr>
          <w:delText xml:space="preserve"> The rest of the variables with variable importance lower than 0.005 were mostly related to traffic volumes and crime occurrences, with a few related to infrastructure (wayfinding, fire hydrants, public art locations, litter receptacles), and one related to the curvature (sinuosity) of road centrelines.</w:delText>
        </w:r>
        <w:r w:rsidR="00956EDA" w:rsidDel="005A6436">
          <w:rPr>
            <w:lang w:val="en"/>
          </w:rPr>
          <w:delText xml:space="preserve"> The most important traffic volume related variable was </w:delText>
        </w:r>
        <w:r w:rsidR="00956EDA" w:rsidDel="005A6436">
          <w:rPr>
            <w:i/>
            <w:iCs/>
            <w:lang w:val="en"/>
          </w:rPr>
          <w:delText>traffic_eb_cars_l_sum</w:delText>
        </w:r>
        <w:r w:rsidR="00956EDA" w:rsidDel="005A6436">
          <w:rPr>
            <w:lang w:val="en"/>
          </w:rPr>
          <w:delText xml:space="preserve">, the total volume of left-turning eastbound cars. This variable was selected for defining the </w:delText>
        </w:r>
        <w:r w:rsidR="00990A32" w:rsidDel="005A6436">
          <w:rPr>
            <w:lang w:val="en"/>
          </w:rPr>
          <w:delText xml:space="preserve">higher than average traffic areas constraint </w:delText>
        </w:r>
        <w:r w:rsidR="00956EDA" w:rsidDel="005A6436">
          <w:rPr>
            <w:lang w:val="en"/>
          </w:rPr>
          <w:delText>for scenario one.</w:delText>
        </w:r>
      </w:del>
      <w:moveToRangeStart w:id="407" w:author="Richard Wen" w:date="2025-12-24T15:48:00Z" w:name="move217483735"/>
      <w:moveTo w:id="408" w:author="Richard Wen" w:date="2025-12-24T15:48:00Z">
        <w:del w:id="409" w:author="Richard Wen" w:date="2026-02-27T19:04:00Z">
          <w:r w:rsidR="00186DA8" w:rsidDel="005A6436">
            <w:rPr>
              <w:lang w:val="en"/>
            </w:rPr>
            <w:delText>The top 25 most important infrastructure-related variables are shown in Figure 7. Asides from the number of red light cameras and transit shelters being the top variables, the number of wayfinding structures, fire hydrants, public art locations, and litter receptacles were among the top most important infrastructure-related variables. Other variables with variable importance less than 0.002 were related to bicycle, Watch Your Speed (WYS) program, school, and cultural hotspot infrastructure. The top three infrastructure variables selected as the actions for scenarios one and two were the number of red light cameras, the number of transit shelters, and the number of wayfinding structures according to their variable importance.</w:delText>
          </w:r>
        </w:del>
      </w:moveTo>
    </w:p>
    <w:moveToRangeEnd w:id="407"/>
    <w:p w14:paraId="3096550D" w14:textId="77777777" w:rsidR="00186DA8" w:rsidRPr="00956EDA" w:rsidDel="005A6436" w:rsidRDefault="00186DA8">
      <w:pPr>
        <w:pStyle w:val="MDPI51figurecaption"/>
        <w:rPr>
          <w:del w:id="410" w:author="Richard Wen" w:date="2026-02-27T19:04:00Z"/>
          <w:lang w:val="en"/>
        </w:rPr>
        <w:pPrChange w:id="411" w:author="Richard Wen" w:date="2026-02-27T19:04:00Z">
          <w:pPr>
            <w:pStyle w:val="MDPI31text"/>
          </w:pPr>
        </w:pPrChange>
      </w:pPr>
    </w:p>
    <w:p w14:paraId="0250CB0B" w14:textId="77777777" w:rsidR="00BA68AD" w:rsidRDefault="00BA68AD">
      <w:pPr>
        <w:pStyle w:val="MDPI51figurecaption"/>
        <w:rPr>
          <w:lang w:val="en"/>
        </w:rPr>
        <w:pPrChange w:id="412" w:author="Richard Wen" w:date="2026-02-27T19:04:00Z">
          <w:pPr>
            <w:pStyle w:val="MDPI31text"/>
          </w:pPr>
        </w:pPrChange>
      </w:pPr>
    </w:p>
    <w:p w14:paraId="7C47F399" w14:textId="77777777" w:rsidR="00BA68AD" w:rsidRDefault="00BA68AD" w:rsidP="008A4655">
      <w:pPr>
        <w:pStyle w:val="MDPI52figure"/>
        <w:ind w:left="2040" w:firstLine="510"/>
        <w:jc w:val="left"/>
      </w:pPr>
      <w:r w:rsidRPr="00E53481">
        <w:rPr>
          <w:noProof/>
          <w:lang w:val="en-CA" w:eastAsia="en-CA" w:bidi="ar-SA"/>
        </w:rPr>
        <w:lastRenderedPageBreak/>
        <w:drawing>
          <wp:inline distT="0" distB="0" distL="0" distR="0" wp14:anchorId="48E99B9E" wp14:editId="5D594206">
            <wp:extent cx="4831115" cy="2333549"/>
            <wp:effectExtent l="0" t="0" r="7620" b="0"/>
            <wp:docPr id="495516568" name="Picture 495516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16568" name="Picture 495516568"/>
                    <pic:cNvPicPr>
                      <a:picLocks/>
                    </pic:cNvPicPr>
                  </pic:nvPicPr>
                  <pic:blipFill>
                    <a:blip r:embed="rId18"/>
                    <a:stretch>
                      <a:fillRect/>
                    </a:stretch>
                  </pic:blipFill>
                  <pic:spPr bwMode="auto">
                    <a:xfrm>
                      <a:off x="0" y="0"/>
                      <a:ext cx="5306063" cy="2562961"/>
                    </a:xfrm>
                    <a:prstGeom prst="rect">
                      <a:avLst/>
                    </a:prstGeom>
                    <a:noFill/>
                    <a:ln>
                      <a:noFill/>
                    </a:ln>
                  </pic:spPr>
                </pic:pic>
              </a:graphicData>
            </a:graphic>
          </wp:inline>
        </w:drawing>
      </w:r>
    </w:p>
    <w:p w14:paraId="6EA2F64E" w14:textId="52CBA1EF" w:rsidR="00742EE1" w:rsidRDefault="00BA68AD" w:rsidP="00742EE1">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742EE1">
        <w:rPr>
          <w:b/>
          <w:bCs/>
          <w:noProof/>
        </w:rPr>
        <w:t>6</w:t>
      </w:r>
      <w:r w:rsidRPr="005A7A5A">
        <w:rPr>
          <w:b/>
          <w:bCs/>
        </w:rPr>
        <w:fldChar w:fldCharType="end"/>
      </w:r>
      <w:r w:rsidRPr="005A7A5A">
        <w:rPr>
          <w:b/>
          <w:bCs/>
        </w:rPr>
        <w:t>.</w:t>
      </w:r>
      <w:r>
        <w:t xml:space="preserve"> </w:t>
      </w:r>
      <w:r w:rsidR="006706B9">
        <w:t xml:space="preserve">Top 25 most important variables for 80 by 80 grid </w:t>
      </w:r>
      <w:r w:rsidR="009C5F10">
        <w:t>autosklearn</w:t>
      </w:r>
      <w:r w:rsidR="006706B9" w:rsidRPr="00EB6816">
        <w:rPr>
          <w:i/>
          <w:iCs/>
        </w:rPr>
        <w:t xml:space="preserve"> </w:t>
      </w:r>
      <w:r w:rsidR="006706B9">
        <w:t>model.</w:t>
      </w:r>
    </w:p>
    <w:p w14:paraId="2F0B3CA7" w14:textId="1B2B1857" w:rsidR="005232EF" w:rsidRPr="005232EF" w:rsidDel="00186DA8" w:rsidRDefault="008A4655" w:rsidP="005232EF">
      <w:pPr>
        <w:pStyle w:val="MDPI31text"/>
        <w:rPr>
          <w:moveFrom w:id="413" w:author="Richard Wen" w:date="2025-12-24T15:48:00Z"/>
          <w:lang w:val="en"/>
        </w:rPr>
      </w:pPr>
      <w:r>
        <w:rPr>
          <w:lang w:val="en"/>
        </w:rPr>
        <w:tab/>
      </w:r>
      <w:r>
        <w:rPr>
          <w:lang w:val="en"/>
        </w:rPr>
        <w:tab/>
      </w:r>
      <w:r w:rsidR="00D632A3">
        <w:rPr>
          <w:lang w:val="en"/>
        </w:rPr>
        <w:tab/>
      </w:r>
      <w:r w:rsidR="00D632A3">
        <w:rPr>
          <w:lang w:val="en"/>
        </w:rPr>
        <w:tab/>
      </w:r>
      <w:r w:rsidR="00D632A3">
        <w:rPr>
          <w:lang w:val="en"/>
        </w:rPr>
        <w:tab/>
      </w:r>
      <w:moveFromRangeStart w:id="414" w:author="Richard Wen" w:date="2025-12-24T15:48:00Z" w:name="move217483735"/>
      <w:moveFrom w:id="415" w:author="Richard Wen" w:date="2025-12-24T15:48:00Z">
        <w:r w:rsidR="005232EF" w:rsidDel="00186DA8">
          <w:rPr>
            <w:lang w:val="en"/>
          </w:rPr>
          <w:t>The top 25 most important infrastructure-related variables are shown in Figure 7. Asides from the number of red light cameras and transit shelters being the top variables, the number of wayfinding structures, fire hydrants, public art locations, and litter receptacles were among the top most important infrastructure-related variables. Other variables with variable importance less than 0.002 were related to bicycle, Watch Your Speed (WYS) program, school, and cultural hotspot infrastructure. The top three infrastructure variables selected as the actions</w:t>
        </w:r>
        <w:r w:rsidR="00956EDA" w:rsidDel="00186DA8">
          <w:rPr>
            <w:lang w:val="en"/>
          </w:rPr>
          <w:t xml:space="preserve"> for scenarios one and two</w:t>
        </w:r>
        <w:r w:rsidR="005232EF" w:rsidDel="00186DA8">
          <w:rPr>
            <w:lang w:val="en"/>
          </w:rPr>
          <w:t xml:space="preserve"> were the number of red light cameras, the number of transit shelters, and the number of wayfinding structures according to their variable importance.</w:t>
        </w:r>
      </w:moveFrom>
    </w:p>
    <w:moveFromRangeEnd w:id="414"/>
    <w:p w14:paraId="68541FF2" w14:textId="77777777" w:rsidR="00596596" w:rsidRDefault="00596596" w:rsidP="00D632A3">
      <w:pPr>
        <w:pStyle w:val="MDPI52figure"/>
        <w:jc w:val="left"/>
      </w:pPr>
      <w:r w:rsidRPr="00E53481">
        <w:rPr>
          <w:noProof/>
          <w:lang w:val="en-CA" w:eastAsia="en-CA" w:bidi="ar-SA"/>
        </w:rPr>
        <w:drawing>
          <wp:inline distT="0" distB="0" distL="0" distR="0" wp14:anchorId="6D808F4C" wp14:editId="673D147E">
            <wp:extent cx="4824200" cy="2838297"/>
            <wp:effectExtent l="0" t="0" r="0" b="635"/>
            <wp:docPr id="1062818734" name="Picture 1062818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818734" name="Picture 1062818734"/>
                    <pic:cNvPicPr>
                      <a:picLocks/>
                    </pic:cNvPicPr>
                  </pic:nvPicPr>
                  <pic:blipFill>
                    <a:blip r:embed="rId19"/>
                    <a:stretch>
                      <a:fillRect/>
                    </a:stretch>
                  </pic:blipFill>
                  <pic:spPr bwMode="auto">
                    <a:xfrm>
                      <a:off x="0" y="0"/>
                      <a:ext cx="5089383" cy="2994316"/>
                    </a:xfrm>
                    <a:prstGeom prst="rect">
                      <a:avLst/>
                    </a:prstGeom>
                    <a:noFill/>
                    <a:ln>
                      <a:noFill/>
                    </a:ln>
                  </pic:spPr>
                </pic:pic>
              </a:graphicData>
            </a:graphic>
          </wp:inline>
        </w:drawing>
      </w:r>
    </w:p>
    <w:p w14:paraId="7C01D159" w14:textId="3DA70DB9" w:rsidR="00596596" w:rsidRDefault="00596596" w:rsidP="00596596">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Pr>
          <w:b/>
          <w:bCs/>
          <w:noProof/>
        </w:rPr>
        <w:t>7</w:t>
      </w:r>
      <w:r w:rsidRPr="005A7A5A">
        <w:rPr>
          <w:b/>
          <w:bCs/>
        </w:rPr>
        <w:fldChar w:fldCharType="end"/>
      </w:r>
      <w:r w:rsidRPr="005A7A5A">
        <w:rPr>
          <w:b/>
          <w:bCs/>
        </w:rPr>
        <w:t>.</w:t>
      </w:r>
      <w:r>
        <w:t xml:space="preserve"> </w:t>
      </w:r>
      <w:r w:rsidR="0028269C">
        <w:t xml:space="preserve">Top 25 most important </w:t>
      </w:r>
      <w:r w:rsidR="007C7CC8">
        <w:t xml:space="preserve">infrastructure </w:t>
      </w:r>
      <w:r w:rsidR="0028269C">
        <w:t xml:space="preserve">variables for 80 by 80 grid </w:t>
      </w:r>
      <w:r w:rsidR="001A181E">
        <w:t>autosklearn</w:t>
      </w:r>
      <w:r w:rsidR="0028269C" w:rsidRPr="00EB6816">
        <w:rPr>
          <w:i/>
          <w:iCs/>
        </w:rPr>
        <w:t xml:space="preserve"> </w:t>
      </w:r>
      <w:r w:rsidR="0028269C">
        <w:t>model.</w:t>
      </w:r>
    </w:p>
    <w:p w14:paraId="46680E62" w14:textId="77777777" w:rsidR="00300C56" w:rsidRDefault="00300C56">
      <w:pPr>
        <w:pStyle w:val="MDPI52figure"/>
        <w:ind w:left="1530" w:firstLine="510"/>
        <w:pPrChange w:id="416" w:author="Richard Wen" w:date="2026-02-24T17:58:00Z">
          <w:pPr>
            <w:pStyle w:val="MDPI52figure"/>
            <w:jc w:val="right"/>
          </w:pPr>
        </w:pPrChange>
      </w:pPr>
      <w:r w:rsidRPr="00E53481">
        <w:rPr>
          <w:noProof/>
          <w:lang w:val="en-CA" w:eastAsia="en-CA" w:bidi="ar-SA"/>
        </w:rPr>
        <w:lastRenderedPageBreak/>
        <w:drawing>
          <wp:inline distT="0" distB="0" distL="0" distR="0" wp14:anchorId="142D5E5E" wp14:editId="08D9F5D6">
            <wp:extent cx="4938667" cy="2428646"/>
            <wp:effectExtent l="0" t="0" r="0" b="0"/>
            <wp:docPr id="539038463" name="Picture 539038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038463" name="Picture 539038463"/>
                    <pic:cNvPicPr>
                      <a:picLocks/>
                    </pic:cNvPicPr>
                  </pic:nvPicPr>
                  <pic:blipFill>
                    <a:blip r:embed="rId20"/>
                    <a:stretch>
                      <a:fillRect/>
                    </a:stretch>
                  </pic:blipFill>
                  <pic:spPr bwMode="auto">
                    <a:xfrm>
                      <a:off x="0" y="0"/>
                      <a:ext cx="4985238" cy="2451548"/>
                    </a:xfrm>
                    <a:prstGeom prst="rect">
                      <a:avLst/>
                    </a:prstGeom>
                    <a:noFill/>
                    <a:ln>
                      <a:noFill/>
                    </a:ln>
                  </pic:spPr>
                </pic:pic>
              </a:graphicData>
            </a:graphic>
          </wp:inline>
        </w:drawing>
      </w:r>
    </w:p>
    <w:p w14:paraId="20FC9002" w14:textId="769CA50A" w:rsidR="00300C56" w:rsidRDefault="00300C56" w:rsidP="00300C56">
      <w:pPr>
        <w:pStyle w:val="MDPI51figurecaption"/>
      </w:pPr>
      <w:r w:rsidRPr="005A7A5A">
        <w:rPr>
          <w:b/>
          <w:bCs/>
        </w:rPr>
        <w:t xml:space="preserve">Figure </w:t>
      </w:r>
      <w:r w:rsidRPr="005A7A5A">
        <w:rPr>
          <w:b/>
          <w:bCs/>
        </w:rPr>
        <w:fldChar w:fldCharType="begin"/>
      </w:r>
      <w:r w:rsidRPr="005A7A5A">
        <w:rPr>
          <w:b/>
          <w:bCs/>
        </w:rPr>
        <w:instrText xml:space="preserve"> SEQ Figure \* ARABIC </w:instrText>
      </w:r>
      <w:r w:rsidRPr="005A7A5A">
        <w:rPr>
          <w:b/>
          <w:bCs/>
        </w:rPr>
        <w:fldChar w:fldCharType="separate"/>
      </w:r>
      <w:r w:rsidR="002642EA">
        <w:rPr>
          <w:b/>
          <w:bCs/>
          <w:noProof/>
        </w:rPr>
        <w:t>8</w:t>
      </w:r>
      <w:r w:rsidRPr="005A7A5A">
        <w:rPr>
          <w:b/>
          <w:bCs/>
        </w:rPr>
        <w:fldChar w:fldCharType="end"/>
      </w:r>
      <w:r w:rsidRPr="005A7A5A">
        <w:rPr>
          <w:b/>
          <w:bCs/>
        </w:rPr>
        <w:t>.</w:t>
      </w:r>
      <w:r>
        <w:t xml:space="preserve"> </w:t>
      </w:r>
      <w:r w:rsidR="003D1DB4" w:rsidRPr="0087375B">
        <w:t xml:space="preserve">Scenario </w:t>
      </w:r>
      <w:ins w:id="417" w:author="Richard Wen" w:date="2025-12-22T19:11:00Z">
        <w:r w:rsidR="0087375B" w:rsidRPr="0087375B">
          <w:rPr>
            <w:rPrChange w:id="418" w:author="Richard Wen" w:date="2025-12-22T19:11:00Z">
              <w:rPr>
                <w:highlight w:val="yellow"/>
              </w:rPr>
            </w:rPrChange>
          </w:rPr>
          <w:t>one</w:t>
        </w:r>
      </w:ins>
      <w:del w:id="419" w:author="Richard Wen" w:date="2025-12-22T19:11:00Z">
        <w:r w:rsidR="003D1DB4" w:rsidRPr="0087375B" w:rsidDel="0087375B">
          <w:delText>1</w:delText>
        </w:r>
      </w:del>
      <w:r w:rsidR="003D1DB4">
        <w:t xml:space="preserve"> using</w:t>
      </w:r>
      <w:r>
        <w:t xml:space="preserve"> 80 by 80 grid autosklearn</w:t>
      </w:r>
      <w:r w:rsidRPr="00EB6816">
        <w:rPr>
          <w:i/>
          <w:iCs/>
        </w:rPr>
        <w:t xml:space="preserve"> </w:t>
      </w:r>
      <w:r>
        <w:t>model.</w:t>
      </w:r>
    </w:p>
    <w:p w14:paraId="1BB4FD08" w14:textId="77777777" w:rsidR="00314AC5" w:rsidRPr="00325902" w:rsidRDefault="00314AC5" w:rsidP="00314AC5">
      <w:pPr>
        <w:pStyle w:val="MDPI21heading1"/>
      </w:pPr>
      <w:commentRangeStart w:id="420"/>
      <w:commentRangeStart w:id="421"/>
      <w:r w:rsidRPr="00325902">
        <w:t>4. Discussion</w:t>
      </w:r>
      <w:commentRangeEnd w:id="420"/>
      <w:r w:rsidR="00380E09" w:rsidRPr="00325902">
        <w:rPr>
          <w:rStyle w:val="CommentReference"/>
          <w:sz w:val="20"/>
          <w:szCs w:val="22"/>
        </w:rPr>
        <w:commentReference w:id="420"/>
      </w:r>
      <w:commentRangeEnd w:id="421"/>
      <w:r w:rsidR="00B4106E" w:rsidRPr="00325902">
        <w:rPr>
          <w:rStyle w:val="CommentReference"/>
          <w:sz w:val="20"/>
          <w:szCs w:val="22"/>
        </w:rPr>
        <w:commentReference w:id="421"/>
      </w:r>
    </w:p>
    <w:p w14:paraId="095BD501" w14:textId="3901F8DF" w:rsidR="00314AC5" w:rsidRDefault="0085326F">
      <w:pPr>
        <w:pStyle w:val="MDPI31text"/>
      </w:pPr>
      <w:r>
        <w:t>This section discusses the considerations, advantages, disadvantages, limitations, and future research directions rel</w:t>
      </w:r>
      <w:r w:rsidR="008070B3">
        <w:t>evant</w:t>
      </w:r>
      <w:r>
        <w:t xml:space="preserve"> to the </w:t>
      </w:r>
      <w:r w:rsidR="00BD4EEA">
        <w:t>geo-intervention model</w:t>
      </w:r>
      <w:r>
        <w:t>ling framework and the case study</w:t>
      </w:r>
      <w:r w:rsidR="00E9543A">
        <w:t xml:space="preserve"> from the</w:t>
      </w:r>
      <w:r w:rsidR="000D0215">
        <w:t xml:space="preserve"> results in Section 3</w:t>
      </w:r>
      <w:r w:rsidR="000F1801">
        <w:t>.</w:t>
      </w:r>
      <w:r w:rsidR="006C6142">
        <w:t xml:space="preserve"> S</w:t>
      </w:r>
      <w:r w:rsidR="00477832">
        <w:t>ection</w:t>
      </w:r>
      <w:ins w:id="422" w:author="Richard Wen" w:date="2026-02-28T01:10:00Z">
        <w:r w:rsidR="006C6142">
          <w:t xml:space="preserve"> 4.1</w:t>
        </w:r>
      </w:ins>
      <w:r w:rsidR="00477832">
        <w:t xml:space="preserve"> highlights several advantages from incorporating the geo-intervention modelling framework as a foundation for discovering data-driven geo-interventions in research and practice. The geo-intervention modelling framework provides adaptability and generalizability across disciplines, accelerating the transformation of research into practice by improving human trust through user guided experimentation and design.</w:t>
      </w:r>
      <w:ins w:id="423" w:author="Richard Wen" w:date="2026-02-28T01:11:00Z">
        <w:r w:rsidR="006C6142">
          <w:t xml:space="preserve"> Section 4.2 discusses the disadvantages of applying the geo-intervention modelling framework related to time and knowledge</w:t>
        </w:r>
        <w:r w:rsidR="00F904A8">
          <w:t>.</w:t>
        </w:r>
        <w:r w:rsidR="00DB5209">
          <w:t xml:space="preserve"> The major disadvantages of the geo-intervention modelling framework lie in the omission of very recent advances in modelling approaches and big data, which have been still developing, but rapidly emerging throughout the fields of artificial intelligence and GIS.</w:t>
        </w:r>
      </w:ins>
      <w:ins w:id="424" w:author="Richard Wen" w:date="2026-02-28T01:12:00Z">
        <w:r w:rsidR="00BC65E8">
          <w:t xml:space="preserve"> Section 4.3 discusses the major limitations of the geo-intervention modelling framework relative to validating generated geo-interventions, and lack of empirical evidence for the utility of the framework.</w:t>
        </w:r>
        <w:r w:rsidR="00592C17">
          <w:t xml:space="preserve"> The limitations reveal the need for interdisciplinary research of geo-interventions, encouraging the collection of geo-intervention verification data and promoting more studies focused on geo-interventions to further strengthen the framework in the future.</w:t>
        </w:r>
      </w:ins>
      <w:ins w:id="425" w:author="Richard Wen" w:date="2026-02-28T01:13:00Z">
        <w:r w:rsidR="00260BC6">
          <w:t xml:space="preserve"> Finally, Section 4.4 highlights</w:t>
        </w:r>
        <w:r w:rsidR="00180B06">
          <w:t xml:space="preserve"> research</w:t>
        </w:r>
        <w:r w:rsidR="00260BC6">
          <w:t xml:space="preserve"> opportunities to improve the geo-intervention modelling framework, and long-term visions relative to developments in the framework.</w:t>
        </w:r>
        <w:r w:rsidR="004405B5">
          <w:t xml:space="preserve"> These opportunities follow recent shifts towards data-driven decision-making and the incorporation of interdisciplinary expertise into research, both enabled by the rapid advances in artificial intelligence and large-scale computing infrastructure available today.</w:t>
        </w:r>
      </w:ins>
    </w:p>
    <w:p w14:paraId="16C77F1B" w14:textId="44A4C018" w:rsidR="005D3BC1" w:rsidRPr="000672EC" w:rsidRDefault="005D3BC1" w:rsidP="005D3BC1">
      <w:pPr>
        <w:pStyle w:val="MDPI22heading2"/>
      </w:pPr>
      <w:r>
        <w:t>4</w:t>
      </w:r>
      <w:r w:rsidRPr="000672EC">
        <w:t>.</w:t>
      </w:r>
      <w:r w:rsidR="00477832">
        <w:t>1</w:t>
      </w:r>
      <w:r w:rsidRPr="000672EC">
        <w:t xml:space="preserve">. </w:t>
      </w:r>
      <w:r>
        <w:t>Advantages</w:t>
      </w:r>
    </w:p>
    <w:p w14:paraId="07CB2CF6" w14:textId="1E4B4A70" w:rsidR="00B66FEC" w:rsidRDefault="00477832" w:rsidP="00B66FEC">
      <w:pPr>
        <w:pStyle w:val="MDPI23heading3"/>
      </w:pPr>
      <w:r>
        <w:t>4.1</w:t>
      </w:r>
      <w:r w:rsidR="00B66FEC">
        <w:t>.1. Bridging Research and Practice</w:t>
      </w:r>
    </w:p>
    <w:p w14:paraId="18887C36" w14:textId="3F68EE3E" w:rsidR="00B66FEC" w:rsidRPr="006D2568" w:rsidRDefault="006D2568" w:rsidP="006D2568">
      <w:pPr>
        <w:pStyle w:val="MDPI31text"/>
      </w:pPr>
      <w:r>
        <w:t>C</w:t>
      </w:r>
      <w:r w:rsidRPr="006D2568">
        <w:t xml:space="preserve">ommon GIS modelling and AutoML techniques focus on quantitative </w:t>
      </w:r>
      <w:r>
        <w:t>approaches</w:t>
      </w:r>
      <w:r w:rsidR="008F5927">
        <w:t xml:space="preserve"> based on theory</w:t>
      </w:r>
      <w:r>
        <w:t xml:space="preserve"> </w:t>
      </w:r>
      <w:r w:rsidRPr="006D2568">
        <w:fldChar w:fldCharType="begin"/>
      </w:r>
      <w:r w:rsidR="00607752">
        <w:instrText xml:space="preserve"> ADDIN ZOTERO_ITEM CSL_CITATION {"citationID":"vpIQNA25","properties":{"formattedCitation":"[20]","plainCitation":"[20]","noteIndex":0},"citationItems":[{"id":2226,"uris":["http://zotero.org/users/6749620/items/EI7C95US"],"itemData":{"id":2226,"type":"article-journal","abstract":"Many spatial decision support systems suffer from user adoption issues in practice due to lack of trust, technical expertise, and resources. Automated machine learning has recently allowed non-experts to explore and apply machine-learning models in the industry without requiring abundant expert knowledge and resources. This paper reviews recent literature from 136 papers, and proposes a general framework for integrating spatial decision support systems with automated machine learning as an opportunity to lower major user adoption barriers. Challenges of data quality, model interpretability, and practical usefulness are discussed as general considerations for system implementation. Research opportunities related to spatially explicit models in AutoML, and resource-aware, collaborative/connected, and human-centered systems are also discussed to address these challenges. This paper argues that integrating automated machine learning into spatial decision support systems can not only potentially encourage user adoption, but also mutually benefit research in both fields—bridging human-related and technical advancements for fostering future developments in spatial decision support systems and automated machine learning.","container-title":"ISPRS International Journal of Geo-Information","DOI":"10.3390/ijgi12010012","ISSN":"2220-9964","issue":"1","language":"en","license":"http://creativecommons.org/licenses/by/3.0/","note":"number: 1\npublisher: Multidisciplinary Digital Publishing Institute","page":"12","source":"www.mdpi.com","title":"Spatial Decision Support Systems with Automated Machine Learning: A Review","title-short":"Spatial Decision Support Systems with Automated Machine Learning","volume":"12","author":[{"family":"Wen","given":"Richard"},{"family":"Li","given":"Songnian"}],"issued":{"date-parts":[["2023",1]]}}}],"schema":"https://github.com/citation-style-language/schema/raw/master/csl-citation.json"} </w:instrText>
      </w:r>
      <w:r w:rsidRPr="006D2568">
        <w:fldChar w:fldCharType="separate"/>
      </w:r>
      <w:r w:rsidR="00607752" w:rsidRPr="00607752">
        <w:t>[20]</w:t>
      </w:r>
      <w:r w:rsidRPr="006D2568">
        <w:fldChar w:fldCharType="end"/>
      </w:r>
      <w:r w:rsidRPr="006D2568">
        <w:t xml:space="preserve">, but often do not consider </w:t>
      </w:r>
      <w:r w:rsidR="008F5927">
        <w:t xml:space="preserve">the importance of </w:t>
      </w:r>
      <w:r>
        <w:t>practitioner</w:t>
      </w:r>
      <w:r w:rsidR="008F5927">
        <w:t xml:space="preserve"> knowledge</w:t>
      </w:r>
      <w:r w:rsidRPr="006D2568">
        <w:t xml:space="preserve"> </w:t>
      </w:r>
      <w:r w:rsidRPr="006D2568">
        <w:fldChar w:fldCharType="begin"/>
      </w:r>
      <w:r w:rsidR="00C936B5">
        <w:instrText xml:space="preserve"> ADDIN ZOTERO_ITEM CSL_CITATION {"citationID":"KO5eWRQG","properties":{"formattedCitation":"[105,106]","plainCitation":"[105,106]","noteIndex":0},"citationItems":[{"id":2217,"uris":["http://zotero.org/users/6749620/items/LVGT5ZUT"],"itemData":{"id":2217,"type":"paper-conference","abstract":"Efforts to make machine learning more widely accessible have led to a rapid increase in Auto-ML tools that aim to automate the process of training and deploying machine learning. To understand how Auto-ML tools are used in practice today, we performed a qualitative study with participants ranging from novice hobbyists to industry researchers who use Auto-ML tools. We present insights into the benefits and deficiencies of existing tools, as well as the respective roles of the human and automation in ML workflows. Finally, we discuss design implications for the future of Auto-ML tool development. We argue that instead of full automation being the ultimate goal of Auto-ML, designers of these tools should focus on supporting a partnership between the user and the Auto-ML tool. This means that a range of Auto-ML tools will need to be developed to support varying user goals such as simplicity, reproducibility, and reliability.","collection-title":"CHI '21","container-title":"Proceedings of the 2021 CHI Conference on Human Factors in Computing Systems","DOI":"10.1145/3411764.3445306","event-place":"New York, NY, USA","ISBN":"978-1-4503-8096-6","page":"1–16","publisher":"Association for Computing Machinery","publisher-place":"New York, NY, USA","source":"ACM Digital Library","title":"Whither AutoML? Understanding the Role of Automation in Machine Learning Workflows","title-short":"Whither AutoML?","URL":"https://doi.org/10.1145/3411764.3445306","author":[{"family":"Xin","given":"Doris"},{"family":"Wu","given":"Eva Yiwei"},{"family":"Lee","given":"Doris Jung-Lin"},{"family":"Salehi","given":"Niloufar"},{"family":"Parameswaran","given":"Aditya"}],"accessed":{"date-parts":[["2023",1,8]]},"issued":{"date-parts":[["2021",5,7]]}}},{"id":2221,"uris":["http://zotero.org/users/6749620/items/37MQT3F9"],"itemData":{"id":2221,"type":"article-journal","container-title":"IEEE Data Engineering Bulletin","source":"Google Scholar","title":"A Human-in-the-loop Perspective on AutoML: Milestones and the Road Ahead","title-short":"A Human-in-the-loop Perspective on AutoML","author":[{"family":"Lee","given":"Doris Jung-Lin"},{"family":"Macke","given":"Stephen"}],"issued":{"date-parts":[["2020"]]}}}],"schema":"https://github.com/citation-style-language/schema/raw/master/csl-citation.json"} </w:instrText>
      </w:r>
      <w:r w:rsidRPr="006D2568">
        <w:fldChar w:fldCharType="separate"/>
      </w:r>
      <w:r w:rsidR="00C936B5" w:rsidRPr="00C936B5">
        <w:t>[105,106]</w:t>
      </w:r>
      <w:r w:rsidRPr="006D2568">
        <w:fldChar w:fldCharType="end"/>
      </w:r>
      <w:r w:rsidRPr="006D2568">
        <w:t>.</w:t>
      </w:r>
      <w:r w:rsidR="00737DF8">
        <w:t xml:space="preserve"> The </w:t>
      </w:r>
      <w:r w:rsidR="00E4722B">
        <w:t>geo-intervention modelling framework</w:t>
      </w:r>
      <w:r w:rsidR="00737DF8">
        <w:t xml:space="preserve"> bridges the gap of research and practice through the incorporation of past knowledge from experience or literature</w:t>
      </w:r>
      <w:r w:rsidR="00F818AD">
        <w:t xml:space="preserve"> into technical modelling processes. For example, applying knowledge from experience about the outcome and its variables to </w:t>
      </w:r>
      <w:r w:rsidR="003C77F3">
        <w:t>constrain</w:t>
      </w:r>
      <w:r w:rsidR="00F818AD">
        <w:t xml:space="preserve"> the geo-interventions to actions and areas from practice</w:t>
      </w:r>
      <w:r w:rsidR="00BC7849">
        <w:t xml:space="preserve"> known</w:t>
      </w:r>
      <w:r w:rsidR="00F818AD">
        <w:t xml:space="preserve"> to influence the outcome.</w:t>
      </w:r>
      <w:r w:rsidR="0089553C">
        <w:t xml:space="preserve"> As most models do not hold knowledge or reasoning of feasibility in relation to the decision-making problem, knowledge from practitioners and experts is invaluable in adjusting the geo-interventions for feasibility </w:t>
      </w:r>
      <w:r w:rsidR="0089553C">
        <w:fldChar w:fldCharType="begin"/>
      </w:r>
      <w:r w:rsidR="00C936B5">
        <w:instrText xml:space="preserve"> ADDIN ZOTERO_ITEM CSL_CITATION {"citationID":"a2a370496ur","properties":{"formattedCitation":"[107,108]","plainCitation":"[107,108]","noteIndex":0},"citationItems":[{"id":3243,"uris":["http://zotero.org/users/6749620/items/4XV6KW6E"],"itemData":{"id":3243,"type":"article-journal","container-title":"Landscape and urban planning","issue":"2","note":"publisher: Elsevier","page":"79–93","source":"Google Scholar","title":"Integrating spatial multi-criteria evaluation and expert knowledge for GIS-based habitat suitability modelling","volume":"55","author":[{"family":"Store","given":"Ron"},{"family":"Kangas","given":"Jyrki"}],"issued":{"date-parts":[["2001"]]}}},{"id":3244,"uris":["http://zotero.org/users/6749620/items/7REZM5Z9"],"itemData":{"id":3244,"type":"article-journal","container-title":"Biodiversity &amp; Conservation","DOI":"10.1023/B:BIOC.0000018152.11643.9c","ISSN":"0960-3115, 1572-9710","issue":"6","journalAbbreviation":"Biodiversity and Conservation","language":"en","license":"https://www.springernature.com/gp/researchers/text-and-data-mining","page":"1195-1208","source":"DOI.org (Crossref)","title":"A collaborative GIS method for integrating local and technical knowledge in establishing biodiversity conservation priorities","volume":"13","author":[{"family":"Balram","given":"Shivanand"},{"family":"Dragićević","given":"Suzana"},{"family":"Meredith","given":"Thomas"}],"issued":{"date-parts":[["2004",6]]}}}],"schema":"https://github.com/citation-style-language/schema/raw/master/csl-citation.json"} </w:instrText>
      </w:r>
      <w:r w:rsidR="0089553C">
        <w:fldChar w:fldCharType="separate"/>
      </w:r>
      <w:r w:rsidR="00C936B5" w:rsidRPr="00C936B5">
        <w:t>[107,108]</w:t>
      </w:r>
      <w:r w:rsidR="0089553C">
        <w:fldChar w:fldCharType="end"/>
      </w:r>
      <w:r w:rsidR="0089553C">
        <w:t>. Thus, it is not the most optimal solution that is of</w:t>
      </w:r>
      <w:r w:rsidR="009F4F25">
        <w:t>t</w:t>
      </w:r>
      <w:r w:rsidR="0089553C">
        <w:t>en desired, but the most feasible one</w:t>
      </w:r>
      <w:r w:rsidR="00032E1B">
        <w:t xml:space="preserve">, given </w:t>
      </w:r>
      <w:r w:rsidR="0089553C">
        <w:t>available resources</w:t>
      </w:r>
      <w:r w:rsidR="00032E1B">
        <w:t>,</w:t>
      </w:r>
      <w:r w:rsidR="0089553C">
        <w:t xml:space="preserve"> that is adequate </w:t>
      </w:r>
      <w:r w:rsidR="008C647A">
        <w:t>for</w:t>
      </w:r>
      <w:r w:rsidR="0089553C">
        <w:t xml:space="preserve"> implement</w:t>
      </w:r>
      <w:r w:rsidR="008C647A">
        <w:t>ation</w:t>
      </w:r>
      <w:r w:rsidR="0089553C">
        <w:t xml:space="preserve"> in the real world </w:t>
      </w:r>
      <w:r w:rsidR="0089553C">
        <w:lastRenderedPageBreak/>
        <w:fldChar w:fldCharType="begin"/>
      </w:r>
      <w:r w:rsidR="00C936B5">
        <w:instrText xml:space="preserve"> ADDIN ZOTERO_ITEM CSL_CITATION {"citationID":"a24t3hc62ej","properties":{"formattedCitation":"[109]","plainCitation":"[109]","noteIndex":0},"citationItems":[{"id":3245,"uris":["http://zotero.org/users/6749620/items/GELPTDID"],"itemData":{"id":3245,"type":"book","publisher":"Springer Science &amp; Business Media","source":"Google Scholar","title":"Feasibility and Infeasibility in Optimization:: Algorithms and Computational Methods","title-short":"Feasibility and Infeasibility in Optimization","URL":"https://books.google.ca/books?hl=en&amp;lr=&amp;id=BiBgz6AIRpMC&amp;oi=fnd&amp;pg=PR5&amp;dq=optimization+and+feasibility+in+practice&amp;ots=sIxw_9e0zj&amp;sig=BaQ_Ve_8PlKE6eBp0QrJChYhghM","volume":"118","author":[{"family":"Chinneck","given":"John W."}],"accessed":{"date-parts":[["2025",7,4]]},"issued":{"date-parts":[["2007"]]}}}],"schema":"https://github.com/citation-style-language/schema/raw/master/csl-citation.json"} </w:instrText>
      </w:r>
      <w:r w:rsidR="0089553C">
        <w:fldChar w:fldCharType="separate"/>
      </w:r>
      <w:r w:rsidR="00C936B5" w:rsidRPr="00C936B5">
        <w:t>[109]</w:t>
      </w:r>
      <w:r w:rsidR="0089553C">
        <w:fldChar w:fldCharType="end"/>
      </w:r>
      <w:r w:rsidR="0089553C">
        <w:t>.</w:t>
      </w:r>
      <w:r w:rsidR="0041718B">
        <w:t xml:space="preserve"> </w:t>
      </w:r>
      <w:r w:rsidR="00DF7E0F">
        <w:t>R</w:t>
      </w:r>
      <w:r w:rsidR="0041718B">
        <w:t xml:space="preserve">esults from GIS research </w:t>
      </w:r>
      <w:r w:rsidR="00DF7E0F">
        <w:t>are also</w:t>
      </w:r>
      <w:r w:rsidR="0041718B">
        <w:t xml:space="preserve"> made more feasible</w:t>
      </w:r>
      <w:r w:rsidR="001F6BA8">
        <w:t xml:space="preserve"> and easier to adopt in the real-world</w:t>
      </w:r>
      <w:r w:rsidR="0041718B">
        <w:t xml:space="preserve"> </w:t>
      </w:r>
      <w:r w:rsidR="002701D1">
        <w:t>through</w:t>
      </w:r>
      <w:r w:rsidR="0041718B">
        <w:t xml:space="preserve"> knowledge from practitioners, encouraging collaboration between academia and industry practice, notably seen in fields like implementation science</w:t>
      </w:r>
      <w:r w:rsidR="001F6BA8">
        <w:t xml:space="preserve"> </w:t>
      </w:r>
      <w:r w:rsidR="001F6BA8">
        <w:fldChar w:fldCharType="begin"/>
      </w:r>
      <w:r w:rsidR="00C936B5">
        <w:instrText xml:space="preserve"> ADDIN ZOTERO_ITEM CSL_CITATION {"citationID":"au512n8ikm","properties":{"formattedCitation":"[110]","plainCitation":"[110]","noteIndex":0},"citationItems":[{"id":3242,"uris":["http://zotero.org/users/6749620/items/I8XR4TLR"],"itemData":{"id":3242,"type":"article-journal","container-title":"Psychiatry research","note":"publisher: Elsevier","page":"112376","source":"Google Scholar","title":"Implementation science: what is it and why should I care?","title-short":"Implementation science","volume":"283","author":[{"family":"Bauer","given":"Mark S."},{"family":"Kirchner","given":"JoAnn"}],"issued":{"date-parts":[["2020"]]}}}],"schema":"https://github.com/citation-style-language/schema/raw/master/csl-citation.json"} </w:instrText>
      </w:r>
      <w:r w:rsidR="001F6BA8">
        <w:fldChar w:fldCharType="separate"/>
      </w:r>
      <w:r w:rsidR="00C936B5" w:rsidRPr="00C936B5">
        <w:t>[110]</w:t>
      </w:r>
      <w:r w:rsidR="001F6BA8">
        <w:fldChar w:fldCharType="end"/>
      </w:r>
      <w:r w:rsidR="0041718B">
        <w:t>.</w:t>
      </w:r>
      <w:r w:rsidR="001F6BA8">
        <w:t xml:space="preserve"> Implementing interventions in case studies may require large investments and commitments, with the risk of undesirable or minimal results </w:t>
      </w:r>
      <w:r w:rsidR="001F6BA8">
        <w:fldChar w:fldCharType="begin"/>
      </w:r>
      <w:r w:rsidR="00C936B5">
        <w:instrText xml:space="preserve"> ADDIN ZOTERO_ITEM CSL_CITATION {"citationID":"a2cb8j6hpbj","properties":{"formattedCitation":"[111]","plainCitation":"[111]","noteIndex":0},"citationItems":[{"id":3241,"uris":["http://zotero.org/users/6749620/items/PW4WLXBS"],"itemData":{"id":3241,"type":"article-journal","abstract":"National governments and international agencies, including programmes like the Global Alliance for Vaccines and Immunizations and the Global Fund to Fight AIDS, Tuberculosis and Malaria, have committed to scaling up health interventions and to meeting the Millennium Development Goals (MDGs), and need information on costs of scaling up these interventions. However, there has been no systematic attempt across health interventions to determine the impact of scaling up on the costs of programmes.This paper presents a systematic review of the literature on the costs of scaling up health interventions. The objectives of this review are to identify factors affecting costs as coverage increases and to describe typical cost curves for different kinds of interventions. Thirty-seven studies were found, three containing cost data from programmes that had already been scaled up. The other studies provide either quantitative cost projections or qualitative descriptions of factors affecting costs when interventions are scaled up, and are used to determine important factors to consider when scaling up. Cost curves for the scaling up of different health interventions could not be derived with the available data.This review demonstrates that the costs of scaling up an intervention are specific to both the type of intervention and its particular setting. However, the literature indicates general principles that can guide the process: (1) calculate separate unit costs for urban and rural populations; (2) identify economies and diseconomies of scale, and separate the fixed and variable components of the costs; (3) assess availability and capacity of health human resources; and (4) include administrative costs, which can constitute a significant proportion of scale-up costs in the short run.This study is limited by the scarcity of real data reported in the public domain that address costs when scaling up health interventions. As coverage of health interventions increases in the process of meeting the MDGs and other health goals, it is recommended that costs of scaling up are reported alongside the impact on health of the scaled-up interventions.","container-title":"Health Policy and Planning","DOI":"10.1093/heapol/czi001","ISSN":"0268-1080","issue":"1","journalAbbreviation":"Health Policy and Planning","page":"1-13","source":"Silverchair","title":"Costs of scaling up health interventions: a systematic review","title-short":"Costs of scaling up health interventions","volume":"20","author":[{"family":"Johns","given":"Benjamin"},{"family":"Torres","given":"Tessa Tan"},{"literal":"on behalf of WHO-CHOICE"}],"issued":{"date-parts":[["2005",1,1]]}}}],"schema":"https://github.com/citation-style-language/schema/raw/master/csl-citation.json"} </w:instrText>
      </w:r>
      <w:r w:rsidR="001F6BA8">
        <w:fldChar w:fldCharType="separate"/>
      </w:r>
      <w:r w:rsidR="00C936B5" w:rsidRPr="00C936B5">
        <w:t>[111]</w:t>
      </w:r>
      <w:r w:rsidR="001F6BA8">
        <w:fldChar w:fldCharType="end"/>
      </w:r>
      <w:r w:rsidR="001F6BA8">
        <w:t>. Predicting the effects of geo-interventions under feasibility considerations</w:t>
      </w:r>
      <w:r w:rsidR="00273294">
        <w:t xml:space="preserve">, </w:t>
      </w:r>
      <w:r w:rsidR="001F6BA8">
        <w:t>without directly implementing them, reduces risk in investment and enables exploration of a larger range of alternatives for practice, including innovations in research</w:t>
      </w:r>
      <w:r w:rsidR="009801F9">
        <w:t xml:space="preserve"> that have yet to reach practice</w:t>
      </w:r>
      <w:r w:rsidR="001F6BA8">
        <w:t>.</w:t>
      </w:r>
    </w:p>
    <w:p w14:paraId="1BCF9F3A" w14:textId="7BB3274E" w:rsidR="00B66FEC" w:rsidRDefault="00477832" w:rsidP="00B66FEC">
      <w:pPr>
        <w:pStyle w:val="MDPI23heading3"/>
      </w:pPr>
      <w:r>
        <w:t>4.1</w:t>
      </w:r>
      <w:r w:rsidR="00B66FEC">
        <w:t xml:space="preserve">.2. </w:t>
      </w:r>
      <w:r w:rsidR="000B4725">
        <w:t>Adaptability</w:t>
      </w:r>
      <w:r w:rsidR="00827C58">
        <w:t xml:space="preserve"> </w:t>
      </w:r>
      <w:r w:rsidR="000B4725">
        <w:t>and Generalizability</w:t>
      </w:r>
    </w:p>
    <w:p w14:paraId="4532DAF8" w14:textId="4B2A96CD" w:rsidR="00B66FEC" w:rsidRDefault="00234B67" w:rsidP="00B66FEC">
      <w:pPr>
        <w:pStyle w:val="MDPI31text"/>
      </w:pPr>
      <w:r>
        <w:t xml:space="preserve">The geo-intervention modelling framework is built as a system of </w:t>
      </w:r>
      <w:r w:rsidR="00273294">
        <w:t xml:space="preserve">three </w:t>
      </w:r>
      <w:r>
        <w:t>modular components,</w:t>
      </w:r>
      <w:r w:rsidR="0016463F">
        <w:t xml:space="preserve"> spatial data, outcome modelling, and geo-intervention generation,</w:t>
      </w:r>
      <w:r>
        <w:t xml:space="preserve"> such that each component may be used individually </w:t>
      </w:r>
      <w:r w:rsidR="00273294">
        <w:t>if</w:t>
      </w:r>
      <w:r>
        <w:t xml:space="preserve"> the input is satisfied</w:t>
      </w:r>
      <w:r w:rsidR="00B66FEC">
        <w:t>.</w:t>
      </w:r>
      <w:r w:rsidR="00273294">
        <w:t xml:space="preserve"> Thus, these components may be used in other </w:t>
      </w:r>
      <w:r w:rsidR="006E6083">
        <w:t xml:space="preserve">modelling </w:t>
      </w:r>
      <w:r w:rsidR="00273294">
        <w:t>frameworks or systems</w:t>
      </w:r>
      <w:r w:rsidR="002A5EA0">
        <w:t xml:space="preserve">, </w:t>
      </w:r>
      <w:r w:rsidR="00222349">
        <w:t>while being</w:t>
      </w:r>
      <w:r w:rsidR="002A5EA0">
        <w:t xml:space="preserve"> applied to various domains when spatial data is available.</w:t>
      </w:r>
      <w:r w:rsidR="006E6083">
        <w:t xml:space="preserve"> </w:t>
      </w:r>
      <w:r w:rsidR="00CC2DD1">
        <w:t>For example, we may apply</w:t>
      </w:r>
      <w:r w:rsidR="00801AA4" w:rsidRPr="006951A5">
        <w:t xml:space="preserve"> </w:t>
      </w:r>
      <w:r w:rsidR="00CC2DD1">
        <w:t xml:space="preserve">the framework </w:t>
      </w:r>
      <w:r w:rsidR="00801AA4" w:rsidRPr="006951A5">
        <w:t>into public health intervention studies</w:t>
      </w:r>
      <w:r w:rsidR="00CC2DD1">
        <w:t xml:space="preserve"> to consider spatial data and geo-intervention generation, incorporating more precise and locatable</w:t>
      </w:r>
      <w:r w:rsidR="00801AA4" w:rsidRPr="006951A5">
        <w:t xml:space="preserve"> </w:t>
      </w:r>
      <w:r w:rsidR="00CC2DD1">
        <w:t>health</w:t>
      </w:r>
      <w:r w:rsidR="00801AA4" w:rsidRPr="006951A5">
        <w:t xml:space="preserve"> interventions </w:t>
      </w:r>
      <w:r w:rsidR="00801AA4" w:rsidRPr="006951A5">
        <w:fldChar w:fldCharType="begin"/>
      </w:r>
      <w:r w:rsidR="00C936B5">
        <w:instrText xml:space="preserve"> ADDIN ZOTERO_ITEM CSL_CITATION {"citationID":"S4NQ3aKZ","properties":{"formattedCitation":"[112]","plainCitation":"[112]","noteIndex":0},"citationItems":[{"id":2483,"uris":["http://zotero.org/users/6749620/items/BREB27VC"],"itemData":{"id":2483,"type":"article-journal","abstract":"Public health interventions tend to be complex, programmatic, and context dependent. The evidence for their effectiveness must be sufficiently comprehensive to encompass that complexity. This paper asks whether and to what extent evaluative research on public health interventions can be adequately appraised by applying well established criteria for judging the quality of evidence in clinical practice. It is adduced that these criteria are useful in evaluating some aspects of evidence. However, there are other important aspects of evidence on public health interventions that are not covered by the established criteria. The evaluation of evidence must distinguish between the fidelity of the evaluation process in detecting the success or failure of an intervention, and the success or failure of the intervention itself. Moreover, if an intervention is unsuccessful, the evidence should help to determine whether the intervention was inherently faulty (that is, failure of intervention concept or theory), or just badly delivered (failure of implementation). Furthermore, proper interpretation of the evidence depends upon the availability of descriptive information on the intervention and its context, so that the transferability of the evidence can be determined. Study design alone is an inadequate marker of evidence quality in public health intervention evaluation.","container-title":"Journal of Epidemiology &amp; Community Health","DOI":"10.1136/jech.56.2.119","ISSN":"0143-005X, 1470-2738","issue":"2","language":"en","license":"Copyright 2002 Journal of Epidemiology and Community Health","note":"publisher: BMJ Publishing Group Ltd\nsection: Theory and methods\nPMID: 11812811","page":"119-127","source":"jech.bmj.com","title":"Criteria for evaluating evidence on public health interventions","volume":"56","author":[{"family":"Rychetnik","given":"L."},{"family":"Frommer","given":"M."},{"family":"Hawe","given":"P."},{"family":"Shiell","given":"A."}],"issued":{"date-parts":[["2002",2,1]]}}}],"schema":"https://github.com/citation-style-language/schema/raw/master/csl-citation.json"} </w:instrText>
      </w:r>
      <w:r w:rsidR="00801AA4" w:rsidRPr="006951A5">
        <w:fldChar w:fldCharType="separate"/>
      </w:r>
      <w:r w:rsidR="00C936B5" w:rsidRPr="00C936B5">
        <w:t>[112]</w:t>
      </w:r>
      <w:r w:rsidR="00801AA4" w:rsidRPr="006951A5">
        <w:fldChar w:fldCharType="end"/>
      </w:r>
      <w:r w:rsidR="00801AA4" w:rsidRPr="006951A5">
        <w:t xml:space="preserve">. </w:t>
      </w:r>
      <w:r w:rsidR="0016463F">
        <w:t xml:space="preserve">Another example is to modify existing GIS frameworks, where we </w:t>
      </w:r>
      <w:r w:rsidR="009E2797">
        <w:t>integrate</w:t>
      </w:r>
      <w:r w:rsidR="0016463F">
        <w:t xml:space="preserve"> the third geo-intervention generation</w:t>
      </w:r>
      <w:r w:rsidR="009E2797">
        <w:t xml:space="preserve"> component to frameworks where the scope of the research is to predict outcomes or events</w:t>
      </w:r>
      <w:r w:rsidR="00137D78">
        <w:t xml:space="preserve"> </w:t>
      </w:r>
      <w:r w:rsidR="00137D78" w:rsidRPr="006951A5">
        <w:t xml:space="preserve">(e.g., traffic event detection </w:t>
      </w:r>
      <w:r w:rsidR="00137D78" w:rsidRPr="006951A5">
        <w:fldChar w:fldCharType="begin"/>
      </w:r>
      <w:r w:rsidR="00C936B5">
        <w:instrText xml:space="preserve"> ADDIN ZOTERO_ITEM CSL_CITATION {"citationID":"7W1Sc4Qx","properties":{"formattedCitation":"[113]","plainCitation":"[113]","noteIndex":0},"citationItems":[{"id":2485,"uris":["http://zotero.org/users/6749620/items/TBA7YF27"],"itemData":{"id":2485,"type":"article-journal","abstract":"Social media platforms, or social networks, have allowed millions of users to post online content about topics related to our daily lives. Traffic is one of the many topics for which users generate content. People tend to post traffic related messages through the ever-expanding geosocial media platforms. Monitoring and analyzing this rich and continuous user-generated content can yield unprecedentedly valuable traffic related information, which can be mined to extract traffic events to enable users and organizations to acquire actionable knowledge. A great number of literature has reported on the methods developed for detecting traffic information from social media data, especially geosocial media data when geo-tagged. However, a systematic review to synthesize the state-of-the-art developments is missing. This paper presents a systematic review of a wide variety of techniques applied in detecting traffic events from geosocial media data, arranged based on their adoption in each stage of an event detection framework developed from the literature review. The paper also highlights some challenges and potential solutions. The aim of the paper is to provide a structured view on current state-of-art of the geosocial media based traffic event detection techniques, which can help researchers carry out further research in this area.","container-title":"Computers, Environment and Urban Systems","DOI":"10.1016/j.compenvurbsys.2018.06.006","ISSN":"0198-9715","journalAbbreviation":"Computers, Environment and Urban Systems","language":"en","page":"146-160","source":"ScienceDirect","title":"Sensing and detecting traffic events using geosocial media data: A review","title-short":"Sensing and detecting traffic events using geosocial media data","volume":"72","author":[{"family":"Xu","given":"Shishuo"},{"family":"Li","given":"Songnian"},{"family":"Wen","given":"Richard"}],"issued":{"date-parts":[["2018",11,1]]}}}],"schema":"https://github.com/citation-style-language/schema/raw/master/csl-citation.json"} </w:instrText>
      </w:r>
      <w:r w:rsidR="00137D78" w:rsidRPr="006951A5">
        <w:fldChar w:fldCharType="separate"/>
      </w:r>
      <w:r w:rsidR="00C936B5" w:rsidRPr="00C936B5">
        <w:t>[113]</w:t>
      </w:r>
      <w:r w:rsidR="00137D78" w:rsidRPr="006951A5">
        <w:fldChar w:fldCharType="end"/>
      </w:r>
      <w:r w:rsidR="00137D78" w:rsidRPr="006951A5">
        <w:t xml:space="preserve">, predicting urban traffic air pollution </w:t>
      </w:r>
      <w:r w:rsidR="00137D78" w:rsidRPr="006951A5">
        <w:fldChar w:fldCharType="begin"/>
      </w:r>
      <w:r w:rsidR="00C936B5">
        <w:instrText xml:space="preserve"> ADDIN ZOTERO_ITEM CSL_CITATION {"citationID":"5n610B4H","properties":{"formattedCitation":"[114]","plainCitation":"[114]","noteIndex":0},"citationItems":[{"id":2484,"uris":["http://zotero.org/users/6749620/items/K9U6PN2H"],"itemData":{"id":2484,"type":"article-journal","abstract":"This paper presents a comprehensive model for the evaluation of air pollution caused by road traffic in urban areas, depending on site geometric and morphological conditions. The model is integrated in a Geographic Information System (GIS) that allows the use of spatial co-ordinates to describe the structure of urban areas, road networks, and distribution of pollutants in the atmosphere.","container-title":"Transportation Research Part D: Transport and Environment","DOI":"10.1016/S1361-9209(98)00011-X","ISSN":"1361-9209","issue":"5","journalAbbreviation":"Transportation Research Part D: Transport and Environment","language":"en","page":"329-336","source":"ScienceDirect","title":"Predicting urban traffic air pollution: A gis framework","title-short":"Predicting urban traffic air pollution","volume":"3","author":[{"family":"Gualtieri","given":"G."},{"family":"Tartaglia","given":"M."}],"issued":{"date-parts":[["1998",9,1]]}}}],"schema":"https://github.com/citation-style-language/schema/raw/master/csl-citation.json"} </w:instrText>
      </w:r>
      <w:r w:rsidR="00137D78" w:rsidRPr="006951A5">
        <w:fldChar w:fldCharType="separate"/>
      </w:r>
      <w:r w:rsidR="00C936B5" w:rsidRPr="00C936B5">
        <w:t>[114]</w:t>
      </w:r>
      <w:r w:rsidR="00137D78" w:rsidRPr="006951A5">
        <w:fldChar w:fldCharType="end"/>
      </w:r>
      <w:r w:rsidR="00137D78" w:rsidRPr="006951A5">
        <w:t>)</w:t>
      </w:r>
      <w:r w:rsidR="009E2797">
        <w:t xml:space="preserve">. Here, the predictive model can </w:t>
      </w:r>
      <w:r w:rsidR="00702745">
        <w:t>be used as the</w:t>
      </w:r>
      <w:r w:rsidR="009E2797">
        <w:t xml:space="preserve"> outcome model for geo-intervention generation</w:t>
      </w:r>
      <w:r w:rsidR="00702745">
        <w:t>, incorporating</w:t>
      </w:r>
      <w:r w:rsidR="000712F6">
        <w:t xml:space="preserve"> expert knowledge to examine feasibility through</w:t>
      </w:r>
      <w:r w:rsidR="00702745">
        <w:t xml:space="preserve"> the </w:t>
      </w:r>
      <w:r w:rsidR="009E2797">
        <w:t>simulat</w:t>
      </w:r>
      <w:r w:rsidR="00702745">
        <w:t>ion of</w:t>
      </w:r>
      <w:r w:rsidR="009E2797">
        <w:t xml:space="preserve"> changes to input variables and </w:t>
      </w:r>
      <w:r w:rsidR="00702745">
        <w:t>predicted</w:t>
      </w:r>
      <w:r w:rsidR="009E2797">
        <w:t xml:space="preserve"> outcomes in different areas.</w:t>
      </w:r>
      <w:r w:rsidR="00B72743">
        <w:t xml:space="preserve"> In addition, each framework component may be defined to either sensible defaults or changed to adapt to situations involving differences in </w:t>
      </w:r>
      <w:r w:rsidR="00B72743" w:rsidRPr="006951A5">
        <w:t>resources, user requirements, and expertise</w:t>
      </w:r>
      <w:r w:rsidR="00137D78">
        <w:t xml:space="preserve"> </w:t>
      </w:r>
      <w:r w:rsidR="00137D78" w:rsidRPr="006951A5">
        <w:fldChar w:fldCharType="begin"/>
      </w:r>
      <w:r w:rsidR="00C936B5">
        <w:instrText xml:space="preserve"> ADDIN ZOTERO_ITEM CSL_CITATION {"citationID":"hdQAFZFB","properties":{"formattedCitation":"[115]","plainCitation":"[115]","noteIndex":0},"citationItems":[{"id":2481,"uris":["http://zotero.org/users/6749620/items/VEW8YPB7"],"itemData":{"id":2481,"type":"article-journal","abstract":"Context\nSoftware requirements are often not set in concrete at the start of a software development project; and requirements changes become necessary and sometimes inevitable due to changes in customer requirements and changes in business rules and operating environments; hence, requirements development, which includes requirements changes, is a part of a software process. Previous work has shown that failing to manage software requirements changes well is a main contributor to project failure. Given the importance of the subject, there's a plethora of research work that discuss the management of requirements change in various directions, ways and means. An examination of these works suggests that there's a room for improvement.\nObjective\nIn this paper, we present a systematic review of research in Requirements Change Management (RCM) as reported in the literature.\nMethod\nWe use a systematic review method to answer four key research questions related to requirements change management. The questions are: (1) What are the causes of requirements changes? (2) What processes are used for requirements change management? (3) What techniques are used for requirements change management? and (4) How do organizations make decisions regarding requirements changes? These questions are aimed at studying the various directions in the field of requirements change management and at providing suggestions for future research work.\nResults\nThe four questions were answered; and the strengths and weaknesses of existing techniques for RCM were identified.\nConclusions\nThis paper has provided information about the current state-of-the-art techniques and practices for RCM and the research gaps in existing work. Benefits, risks and difficulties associated with RCM are also made available to software practitioners who will be in a position of making better decisions on activities related to RCM. Better decisions will lead to better planning which will increase the chance of project success.","container-title":"Information and Software Technology","DOI":"10.1016/j.infsof.2017.09.004","ISSN":"0950-5849","journalAbbreviation":"Information and Software Technology","language":"en","page":"163-185","source":"ScienceDirect","title":"A systematic review of requirements change management","volume":"93","author":[{"family":"Jayatilleke","given":"Shalinka"},{"family":"Lai","given":"Richard"}],"issued":{"date-parts":[["2018",1,1]]}}}],"schema":"https://github.com/citation-style-language/schema/raw/master/csl-citation.json"} </w:instrText>
      </w:r>
      <w:r w:rsidR="00137D78" w:rsidRPr="006951A5">
        <w:fldChar w:fldCharType="separate"/>
      </w:r>
      <w:r w:rsidR="00C936B5" w:rsidRPr="00C936B5">
        <w:t>[115]</w:t>
      </w:r>
      <w:r w:rsidR="00137D78" w:rsidRPr="006951A5">
        <w:fldChar w:fldCharType="end"/>
      </w:r>
      <w:r w:rsidR="00B72743">
        <w:t>.</w:t>
      </w:r>
      <w:r w:rsidR="00702745">
        <w:t xml:space="preserve"> </w:t>
      </w:r>
      <w:r w:rsidR="00801AA4" w:rsidRPr="006951A5">
        <w:t>As the</w:t>
      </w:r>
      <w:r w:rsidR="009C1160">
        <w:t xml:space="preserve"> concept</w:t>
      </w:r>
      <w:r w:rsidR="00801AA4" w:rsidRPr="006951A5">
        <w:t xml:space="preserve"> of geo-interventions is broad and </w:t>
      </w:r>
      <w:r w:rsidR="00A71368">
        <w:t>solely</w:t>
      </w:r>
      <w:r w:rsidR="00801AA4" w:rsidRPr="006951A5">
        <w:t xml:space="preserve"> requires the transformation of </w:t>
      </w:r>
      <w:r w:rsidR="006179F4">
        <w:t xml:space="preserve">spatial data </w:t>
      </w:r>
      <w:r w:rsidR="00801AA4" w:rsidRPr="006951A5">
        <w:t xml:space="preserve">into outcome models, the framework can be generalized to various domains (e.g., public health </w:t>
      </w:r>
      <w:r w:rsidR="00801AA4" w:rsidRPr="006951A5">
        <w:fldChar w:fldCharType="begin"/>
      </w:r>
      <w:r w:rsidR="00C936B5">
        <w:instrText xml:space="preserve"> ADDIN ZOTERO_ITEM CSL_CITATION {"citationID":"Cgr5urov","properties":{"formattedCitation":"[116]","plainCitation":"[116]","noteIndex":0},"citationItems":[{"id":165,"uris":["http://zotero.org/users/6749620/items/YN9HMY9A"],"itemData":{"id":165,"type":"article-journal","abstract":"Objective\nThe study was conducted to inform area-based prevention intervention programs and plan resource allocation to reduce new infections in the District of Columbia (DC), United States of America.\nStudy design\nThe analysis used spatial regression to evaluate the spatial heterogeneity of the new HIV rate and its association with sexually transmitted infection repeaters (STIREPs) and socio-economic as well as demographic characteristics. The HIV and STIREP data were obtained from the DC Department of Health surveillance data (2010–2016). Other covariates were obtained from the American Community Survey, 2016.\nMethods\nOrdinary least squares (OLS) and geographically weighted regression (GWR) were used to compare global and local relationships. GWR-computed robust results were compared with other spatial regression methods such as spatial lag or spatial error methods.\nResults\nFor the OLS model, age, high school dropouts (NHSD), and the black population had an association with new HIV diagnoses (HIVDVi). The results from the GWR model demonstrate spatial variations of association of STIREPs; mean age of each block group; and percentage of female population, NHSD, unemployment, and poverty with HIVDVi. Akaike information criterion (AICc) value for the global model was 2770.99, and R2 was 0.54 (54%). The R2 and AICc of the GWR model was 0.81 (81%) and 2580.84, respectively, where the latter showed a 0.27 (27%) increase in R2 and a decreased AICc.\nConclusion\nThese results will assist in planning HIV prevention and intervention strategies. These results will also be used for targeted testing, planning pre-exposure prophylaxis, and access to health care. The results will help plan resource allocation to community-based providers for prevention intervention programs and fund public health programs such as condom distribution, mobile vans, and youth-based sex education.","container-title":"Public Health","DOI":"10.1016/j.puhe.2019.01.009","ISSN":"0033-3506","journalAbbreviation":"Public Health","language":"en","note":"2 citations (Crossref) [2022-09-24]","page":"41-49","source":"ScienceDirect","title":"Planning area-specific prevention and intervention programs for HIV using spatial regression analysis","volume":"169","author":[{"family":"Das","given":"S."},{"family":"Li","given":"J. J."},{"family":"Allston","given":"A."},{"family":"Kharfen","given":"M."}],"issued":{"date-parts":[["2019",4,1]]}}}],"schema":"https://github.com/citation-style-language/schema/raw/master/csl-citation.json"} </w:instrText>
      </w:r>
      <w:r w:rsidR="00801AA4" w:rsidRPr="006951A5">
        <w:fldChar w:fldCharType="separate"/>
      </w:r>
      <w:r w:rsidR="00C936B5" w:rsidRPr="00C936B5">
        <w:t>[116]</w:t>
      </w:r>
      <w:r w:rsidR="00801AA4" w:rsidRPr="006951A5">
        <w:fldChar w:fldCharType="end"/>
      </w:r>
      <w:r w:rsidR="00801AA4" w:rsidRPr="006951A5">
        <w:t xml:space="preserve">, environmental science </w:t>
      </w:r>
      <w:r w:rsidR="00801AA4" w:rsidRPr="006951A5">
        <w:fldChar w:fldCharType="begin"/>
      </w:r>
      <w:r w:rsidR="00C936B5">
        <w:instrText xml:space="preserve"> ADDIN ZOTERO_ITEM CSL_CITATION {"citationID":"LVahRJdR","properties":{"formattedCitation":"[117]","plainCitation":"[117]","noteIndex":0},"citationItems":[{"id":2482,"uris":["http://zotero.org/users/6749620/items/FHEUKTGK"],"itemData":{"id":2482,"type":"article-journal","abstract":"River flooding is a serious hazard in the UK with interest driven by recent widespread events. This paper reviews different approaches to flood risk management and the borders (physical, conceptual and organisational) that are involved. The paper showcases a multi-method approach to negotiating flood risk management interventions. We address three fundamental issues around flood risk management: differences and similarities between a variety of approaches; how different approaches work across borders between professionals, lay people, organisations and between different planning regimes; and, whether the science evidence base is adequate to support different types of flood risk management. We explore these issues through a case study on the River Tweed using Q methodology, community mapping and focus groups, participatory GIS, and interviews, which enabled co-production of knowledge around possible interventions to manage flooding. Our research demonstrated that excellent networks of practice exist to make decisions about flood risk management in the Scottish–English borders. Physical and organisational borders were continually traversed in practice. There was an overwhelming desire from professional flood managers and local communities for an alternative to simply structural methods of flood management. People were keen to make use of the ability of catchments to store water, even if land needed to be sacrificed to do so. There was no difference in the desire to embrace natural flood management approaches between people with different roles in flood management, expertise, training or based in different locations. Thus conceptual borders were also crossed effectively in practice.","container-title":"Natural Hazards","DOI":"10.1007/s11069-016-2284-2","ISSN":"1573-0840","issue":"2","journalAbbreviation":"Nat Hazards","language":"en","page":"217-240","source":"Springer Link","title":"Flood risk management, an approach to managing cross-border hazards","volume":"82","author":[{"family":"Bracken","given":"L. J."},{"family":"Oughton","given":"E. A."},{"family":"Donaldson","given":"A."},{"family":"Cook","given":"B."},{"family":"Forrester","given":"J."},{"family":"Spray","given":"C."},{"family":"Cinderby","given":"S."},{"family":"Passmore","given":"D."},{"family":"Bissett","given":"N."}],"issued":{"date-parts":[["2016",6,1]]}}}],"schema":"https://github.com/citation-style-language/schema/raw/master/csl-citation.json"} </w:instrText>
      </w:r>
      <w:r w:rsidR="00801AA4" w:rsidRPr="006951A5">
        <w:fldChar w:fldCharType="separate"/>
      </w:r>
      <w:r w:rsidR="00C936B5" w:rsidRPr="00C936B5">
        <w:t>[117]</w:t>
      </w:r>
      <w:r w:rsidR="00801AA4" w:rsidRPr="006951A5">
        <w:fldChar w:fldCharType="end"/>
      </w:r>
      <w:r w:rsidR="00801AA4" w:rsidRPr="006951A5">
        <w:t xml:space="preserve">, crime </w:t>
      </w:r>
      <w:r w:rsidR="00801AA4" w:rsidRPr="006951A5">
        <w:fldChar w:fldCharType="begin"/>
      </w:r>
      <w:r w:rsidR="00C936B5">
        <w:instrText xml:space="preserve"> ADDIN ZOTERO_ITEM CSL_CITATION {"citationID":"33nEy3ST","properties":{"formattedCitation":"[17,118]","plainCitation":"[17,118]","noteIndex":0},"citationItems":[{"id":1234,"uris":["http://zotero.org/users/6749620/items/DAW5IFS2"],"itemData":{"id":1234,"type":"book","publisher":"Rutgers Center on Public Security","source":"Google Scholar","title":"Risk terrain modeling manual: Theoretical framework and technical steps of spatial risk assessment for crime analysis","title-short":"Risk terrain modeling manual","author":[{"family":"Caplan","given":"Joel M."},{"family":"Kennedy","given":"Leslie W."}],"issued":{"date-parts":[["2010"]]}}},{"id":1690,"uris":["http://zotero.org/users/6749620/items/YASXL94K"],"itemData":{"id":1690,"type":"article-journal","abstract":"The contemporary policing literature contains numerous examples of partnerships between academic researchers and police agencies. Such efforts have greatly contributed to evidence-based policing by increasing the knowledge base on effective strategies. However, research has demonstrated that successful collaboration between researchers and practitioners can be a challenge, with various organizational and inter-agency factors presenting difficulties at various stages of the process. Additionally, applied research can oftentimes face implementation challenges when the time comes to convert research into practice. The current study contributes to the literature by discussing researcher/practitioner partnerships and program implementation in the context of a multi-city risk-based policing project in the United States. We conceptualize police interventions as contingent on four distinct phases: 1) problem analysis, 2) project design, 3) project implementation, and 4) project evaluation. In this project, the research partners were able to successfully complete each phase in certain cities while the project experienced difficulty at one or more phases in other cities. We discuss these disparate experiences, identifying factors that facilitate or impede successful completion of each step. Policy implications and recommendations for future risk-based policing interventions are discussed.","container-title":"European Journal on Criminal Policy and Research","DOI":"10.1007/s10610-017-9367-9","ISSN":"1572-9869","issue":"4","journalAbbreviation":"Eur J Crim Policy Res","language":"en","page":"489-513","source":"Springer Link","title":"Facilitators and Impediments to Designing, Implementing, and Evaluating Risk-Based Policing Strategies Using Risk Terrain Modeling: Insights from a Multi-City Evaluation in the United States","title-short":"Facilitators and Impediments to Designing, Implementing, and Evaluating Risk-Based Policing Strategies Using Risk Terrain Modeling","volume":"24","author":[{"family":"Piza","given":"Eric L."},{"family":"Kennedy","given":"Leslie W."},{"family":"Caplan","given":"Joel M."}],"issued":{"date-parts":[["2018",12,1]]}}}],"schema":"https://github.com/citation-style-language/schema/raw/master/csl-citation.json"} </w:instrText>
      </w:r>
      <w:r w:rsidR="00801AA4" w:rsidRPr="006951A5">
        <w:fldChar w:fldCharType="separate"/>
      </w:r>
      <w:r w:rsidR="00C936B5" w:rsidRPr="00C936B5">
        <w:t>[17,118]</w:t>
      </w:r>
      <w:r w:rsidR="00801AA4" w:rsidRPr="006951A5">
        <w:fldChar w:fldCharType="end"/>
      </w:r>
      <w:r w:rsidR="00801AA4" w:rsidRPr="006951A5">
        <w:t>)</w:t>
      </w:r>
      <w:r w:rsidR="00CB3847">
        <w:t xml:space="preserve"> and updated for new models or situations</w:t>
      </w:r>
      <w:r w:rsidR="00801AA4" w:rsidRPr="006951A5">
        <w:t xml:space="preserve">, </w:t>
      </w:r>
      <w:r w:rsidR="00CB3847">
        <w:t>such that the</w:t>
      </w:r>
      <w:r w:rsidR="00801AA4" w:rsidRPr="006951A5">
        <w:t xml:space="preserve"> decision-making problem </w:t>
      </w:r>
      <w:r w:rsidR="00CB3847">
        <w:t>follows the concepts of</w:t>
      </w:r>
      <w:r w:rsidR="00801AA4" w:rsidRPr="006951A5">
        <w:t xml:space="preserve"> </w:t>
      </w:r>
      <w:r w:rsidR="00CB3847">
        <w:t xml:space="preserve">geo-intervention related </w:t>
      </w:r>
      <w:r w:rsidR="00801AA4" w:rsidRPr="006951A5">
        <w:t>action</w:t>
      </w:r>
      <w:r w:rsidR="00CB3847">
        <w:t>s</w:t>
      </w:r>
      <w:r w:rsidR="00801AA4" w:rsidRPr="006951A5">
        <w:t>, location</w:t>
      </w:r>
      <w:r w:rsidR="00CB3847">
        <w:t>s</w:t>
      </w:r>
      <w:r w:rsidR="00801AA4" w:rsidRPr="006951A5">
        <w:t>, and outcome</w:t>
      </w:r>
      <w:r w:rsidR="00CB3847">
        <w:t>s</w:t>
      </w:r>
      <w:r w:rsidR="00801AA4" w:rsidRPr="006951A5">
        <w:t>.</w:t>
      </w:r>
    </w:p>
    <w:p w14:paraId="634CFB31" w14:textId="06C40E2E" w:rsidR="009C51A7" w:rsidRDefault="009C51A7" w:rsidP="009C51A7">
      <w:pPr>
        <w:pStyle w:val="MDPI23heading3"/>
      </w:pPr>
      <w:r>
        <w:t>4.</w:t>
      </w:r>
      <w:r w:rsidR="00477832">
        <w:t>1</w:t>
      </w:r>
      <w:r>
        <w:t xml:space="preserve">.3. </w:t>
      </w:r>
      <w:r w:rsidR="009D6DED">
        <w:t>Improving Human Trust</w:t>
      </w:r>
    </w:p>
    <w:p w14:paraId="65D9E156" w14:textId="5B8676C1" w:rsidR="009C51A7" w:rsidRDefault="009015EA" w:rsidP="009C51A7">
      <w:pPr>
        <w:pStyle w:val="MDPI31text"/>
      </w:pPr>
      <w:r>
        <w:t>Human</w:t>
      </w:r>
      <w:r w:rsidR="00ED24EE">
        <w:t xml:space="preserve"> guidance of the geo-intervention generation component is crucial in discovering feasible geo-interventions. M</w:t>
      </w:r>
      <w:r w:rsidR="00ED24EE" w:rsidRPr="006951A5">
        <w:t>ajor barrier</w:t>
      </w:r>
      <w:r w:rsidR="00ED24EE">
        <w:t>s</w:t>
      </w:r>
      <w:r w:rsidR="00ED24EE" w:rsidRPr="006951A5">
        <w:t xml:space="preserve"> in adopting</w:t>
      </w:r>
      <w:r w:rsidR="00ED24EE">
        <w:t xml:space="preserve"> </w:t>
      </w:r>
      <w:r w:rsidR="00ED24EE" w:rsidRPr="006951A5">
        <w:t xml:space="preserve">spatial decision support systems and machine learning </w:t>
      </w:r>
      <w:r w:rsidR="00ED24EE">
        <w:t xml:space="preserve">are </w:t>
      </w:r>
      <w:r w:rsidR="001214AF">
        <w:t xml:space="preserve">user </w:t>
      </w:r>
      <w:r w:rsidR="00ED24EE">
        <w:t>mis</w:t>
      </w:r>
      <w:r w:rsidR="00ED24EE" w:rsidRPr="006951A5">
        <w:t>trust for decision</w:t>
      </w:r>
      <w:r w:rsidR="00ED24EE">
        <w:t>-making</w:t>
      </w:r>
      <w:r w:rsidR="001214AF">
        <w:t xml:space="preserve"> </w:t>
      </w:r>
      <w:r w:rsidR="00ED24EE" w:rsidRPr="006951A5">
        <w:t xml:space="preserve">and </w:t>
      </w:r>
      <w:r w:rsidR="00F27294">
        <w:t>lack of</w:t>
      </w:r>
      <w:r w:rsidR="00ED24EE">
        <w:t xml:space="preserve"> </w:t>
      </w:r>
      <w:r w:rsidR="00ED24EE" w:rsidRPr="006951A5">
        <w:t xml:space="preserve">technical expertise </w:t>
      </w:r>
      <w:r w:rsidR="00ED24EE" w:rsidRPr="006951A5">
        <w:fldChar w:fldCharType="begin"/>
      </w:r>
      <w:r w:rsidR="00C936B5">
        <w:instrText xml:space="preserve"> ADDIN ZOTERO_ITEM CSL_CITATION {"citationID":"4jTSE4V6","properties":{"formattedCitation":"[105,119]","plainCitation":"[105,119]","noteIndex":0},"citationItems":[{"id":1352,"uris":["http://zotero.org/users/6749620/items/9PQMBIVX"],"itemData":{"id":1352,"type":"article-journal","abstract":"Planning Support Systems (PSS) are geo-information based tools intended to support planners in planning tasks such as information handling, communication and analysis in planning processes. They can be useful tools in helping planners to handle the ever-increasing complexity of planning. However, PSS technology is trapped in a vicious circle created by the large mismatch that exists between the supply of and the demand for PSS. Despite their many promising characteristics, PSS have not yet become widely used in planning practice; lessons must be learned on how to effectively develop and apply PSS. Without such experience, it becomes difficult to pursue the improvement of PSS technology, which in turn means fewer lessons can be learned. This paper aims to narrow the gap between supply and demand by providing lessons for planners, PSS developers and researchers of PSS development and use.","container-title":"Applied Spatial Analysis and Policy","DOI":"10.1007/s12061-008-9011-7","ISSN":"1874-4621","issue":"3","journalAbbreviation":"Appl. Spatial Analysis","language":"en","note":"45 citations (Crossref) [2022-09-24]","page":"153-173","source":"Springer Link","title":"Improving the Adoption and Use of Planning Support Systems in Practice","volume":"1","author":[{"family":"Vonk","given":"Guido"},{"family":"Geertman","given":"Stan"}],"issued":{"date-parts":[["2008",11,1]]}}},{"id":2217,"uris":["http://zotero.org/users/6749620/items/LVGT5ZUT"],"itemData":{"id":2217,"type":"paper-conference","abstract":"Efforts to make machine learning more widely accessible have led to a rapid increase in Auto-ML tools that aim to automate the process of training and deploying machine learning. To understand how Auto-ML tools are used in practice today, we performed a qualitative study with participants ranging from novice hobbyists to industry researchers who use Auto-ML tools. We present insights into the benefits and deficiencies of existing tools, as well as the respective roles of the human and automation in ML workflows. Finally, we discuss design implications for the future of Auto-ML tool development. We argue that instead of full automation being the ultimate goal of Auto-ML, designers of these tools should focus on supporting a partnership between the user and the Auto-ML tool. This means that a range of Auto-ML tools will need to be developed to support varying user goals such as simplicity, reproducibility, and reliability.","collection-title":"CHI '21","container-title":"Proceedings of the 2021 CHI Conference on Human Factors in Computing Systems","DOI":"10.1145/3411764.3445306","event-place":"New York, NY, USA","ISBN":"978-1-4503-8096-6","page":"1–16","publisher":"Association for Computing Machinery","publisher-place":"New York, NY, USA","source":"ACM Digital Library","title":"Whither AutoML? Understanding the Role of Automation in Machine Learning Workflows","title-short":"Whither AutoML?","URL":"https://doi.org/10.1145/3411764.3445306","author":[{"family":"Xin","given":"Doris"},{"family":"Wu","given":"Eva Yiwei"},{"family":"Lee","given":"Doris Jung-Lin"},{"family":"Salehi","given":"Niloufar"},{"family":"Parameswaran","given":"Aditya"}],"accessed":{"date-parts":[["2023",1,8]]},"issued":{"date-parts":[["2021",5,7]]}}}],"schema":"https://github.com/citation-style-language/schema/raw/master/csl-citation.json"} </w:instrText>
      </w:r>
      <w:r w:rsidR="00ED24EE" w:rsidRPr="006951A5">
        <w:fldChar w:fldCharType="separate"/>
      </w:r>
      <w:r w:rsidR="00C936B5" w:rsidRPr="00C936B5">
        <w:t>[105,119]</w:t>
      </w:r>
      <w:r w:rsidR="00ED24EE" w:rsidRPr="006951A5">
        <w:fldChar w:fldCharType="end"/>
      </w:r>
      <w:r w:rsidR="00ED24EE" w:rsidRPr="006951A5">
        <w:t>.</w:t>
      </w:r>
      <w:r w:rsidR="005270CD">
        <w:t xml:space="preserve"> Both barriers are tied to improve understanding and reducing complexit</w:t>
      </w:r>
      <w:r w:rsidR="00C94164">
        <w:t>y</w:t>
      </w:r>
      <w:r w:rsidR="003B0B37">
        <w:t xml:space="preserve"> with engagement and transparency</w:t>
      </w:r>
      <w:r w:rsidR="00895A37">
        <w:t xml:space="preserve"> to increase</w:t>
      </w:r>
      <w:r w:rsidR="005270CD">
        <w:t xml:space="preserve"> </w:t>
      </w:r>
      <w:r w:rsidR="00C94164">
        <w:t>trust</w:t>
      </w:r>
      <w:r w:rsidR="005270CD">
        <w:t xml:space="preserve"> for decision-making </w:t>
      </w:r>
      <w:r w:rsidR="005270CD">
        <w:fldChar w:fldCharType="begin"/>
      </w:r>
      <w:r w:rsidR="00C936B5">
        <w:instrText xml:space="preserve"> ADDIN ZOTERO_ITEM CSL_CITATION {"citationID":"a1avta66rub","properties":{"formattedCitation":"[119,120]","plainCitation":"[119,120]","noteIndex":0},"citationItems":[{"id":1352,"uris":["http://zotero.org/users/6749620/items/9PQMBIVX"],"itemData":{"id":1352,"type":"article-journal","abstract":"Planning Support Systems (PSS) are geo-information based tools intended to support planners in planning tasks such as information handling, communication and analysis in planning processes. They can be useful tools in helping planners to handle the ever-increasing complexity of planning. However, PSS technology is trapped in a vicious circle created by the large mismatch that exists between the supply of and the demand for PSS. Despite their many promising characteristics, PSS have not yet become widely used in planning practice; lessons must be learned on how to effectively develop and apply PSS. Without such experience, it becomes difficult to pursue the improvement of PSS technology, which in turn means fewer lessons can be learned. This paper aims to narrow the gap between supply and demand by providing lessons for planners, PSS developers and researchers of PSS development and use.","container-title":"Applied Spatial Analysis and Policy","DOI":"10.1007/s12061-008-9011-7","ISSN":"1874-4621","issue":"3","journalAbbreviation":"Appl. Spatial Analysis","language":"en","note":"45 citations (Crossref) [2022-09-24]","page":"153-173","source":"Springer Link","title":"Improving the Adoption and Use of Planning Support Systems in Practice","volume":"1","author":[{"family":"Vonk","given":"Guido"},{"family":"Geertman","given":"Stan"}],"issued":{"date-parts":[["2008",11,1]]}}},{"id":2479,"uris":["http://zotero.org/users/6749620/items/8LY59Z32"],"itemData":{"id":2479,"type":"article-journal","abstract":"Decision support tools, usually considered to be software-based, may be an important part of the quest for evidence-based decision-making in agriculture to improve productivity and environmental outputs. These tools can lead users through clear steps and suggest optimal decision paths or may act more as information sources to improve the evidence base for decisions. Yet, despite their availability in a wide range of formats, studies in several countries have shown uptake to be disappointingly low. This paper uses a mixed methods approach to investigate the factors affecting the uptake and use of decision support tools by farmers and advisers in the UK. Through a combination of qualitative interviews and quantitative surveys, we found that fifteen factors are influential in convincing farmers and advisers to use decision support tools, which include usability, cost-effectiveness, performance, relevance to user, and compatibility with compliance demands. This study finds a plethora of agricultural decision support tools in operation in the UK, yet, like other studies, shows that their uptake is low. A better understanding of the fifteen factors identified should lead to more effective design and delivery of tools in the future.","container-title":"Agricultural Systems","DOI":"10.1016/j.agsy.2016.09.009","ISSN":"0308-521X","journalAbbreviation":"Agricultural Systems","language":"en","page":"165-174","source":"ScienceDirect","title":"Decision support tools for agriculture: Towards effective design and delivery","title-short":"Decision support tools for agriculture","volume":"149","author":[{"family":"Rose","given":"David C."},{"family":"Sutherland","given":"William J."},{"family":"Parker","given":"Caroline"},{"family":"Lobley","given":"Matt"},{"family":"Winter","given":"Michael"},{"family":"Morris","given":"Carol"},{"family":"Twining","given":"Susan"},{"family":"Ffoulkes","given":"Charles"},{"family":"Amano","given":"Tatsuya"},{"family":"Dicks","given":"Lynn V."}],"issued":{"date-parts":[["2016",11,1]]}}}],"schema":"https://github.com/citation-style-language/schema/raw/master/csl-citation.json"} </w:instrText>
      </w:r>
      <w:r w:rsidR="005270CD">
        <w:fldChar w:fldCharType="separate"/>
      </w:r>
      <w:r w:rsidR="00C936B5" w:rsidRPr="00C936B5">
        <w:t>[119,120]</w:t>
      </w:r>
      <w:r w:rsidR="005270CD">
        <w:fldChar w:fldCharType="end"/>
      </w:r>
      <w:r w:rsidR="005270CD">
        <w:t xml:space="preserve">. </w:t>
      </w:r>
      <w:r w:rsidR="00ED24EE" w:rsidRPr="006951A5">
        <w:t xml:space="preserve">The </w:t>
      </w:r>
      <w:r w:rsidR="005270CD">
        <w:t>geo-intervention modelling</w:t>
      </w:r>
      <w:r w:rsidR="00ED24EE" w:rsidRPr="006951A5">
        <w:t xml:space="preserve"> framework helps improve understanding </w:t>
      </w:r>
      <w:r w:rsidR="005270CD">
        <w:t>by simplifying the modelling of geo-interventions to three</w:t>
      </w:r>
      <w:r w:rsidR="00BB4768">
        <w:t xml:space="preserve"> major</w:t>
      </w:r>
      <w:r w:rsidR="005270CD">
        <w:t xml:space="preserve"> components that are generalizable to any domain</w:t>
      </w:r>
      <w:r w:rsidR="007F2095">
        <w:t>, enabling non-experts with practical knowledge to be involved in the process.</w:t>
      </w:r>
      <w:r w:rsidR="00933AE0">
        <w:t xml:space="preserve"> For example, non-experts </w:t>
      </w:r>
      <w:r w:rsidR="002F7FC5">
        <w:t>can</w:t>
      </w:r>
      <w:r w:rsidR="00933AE0">
        <w:t xml:space="preserve"> collaborate with engineers or developers to evaluate what data is used for the spatial data component, what considerations should be incorporated into the metrics of the outcome modelling component, and what actions and geo-intervention areas are likely to be effective or feasible.</w:t>
      </w:r>
      <w:r w:rsidR="003B0B37">
        <w:t xml:space="preserve"> Additionally,</w:t>
      </w:r>
      <w:r w:rsidR="00A579CE">
        <w:t xml:space="preserve"> </w:t>
      </w:r>
      <w:r w:rsidR="002F7FC5">
        <w:t>non-experts can experiment with different scenarios</w:t>
      </w:r>
      <w:r w:rsidR="00392259">
        <w:t xml:space="preserve">, </w:t>
      </w:r>
      <w:r w:rsidR="002F7FC5">
        <w:t>as done in this paper’s case study</w:t>
      </w:r>
      <w:r w:rsidR="00392259">
        <w:t>,</w:t>
      </w:r>
      <w:r w:rsidR="002F7FC5">
        <w:t xml:space="preserve"> to simulate the effects of different geo-interventions based on their knowledge</w:t>
      </w:r>
      <w:r w:rsidR="00A579CE">
        <w:t xml:space="preserve">. </w:t>
      </w:r>
      <w:r w:rsidR="00702745">
        <w:t>This</w:t>
      </w:r>
      <w:r w:rsidR="00392259">
        <w:t xml:space="preserve"> improves trust by introducing user through </w:t>
      </w:r>
      <w:r w:rsidR="00702745">
        <w:t>external validation</w:t>
      </w:r>
      <w:r w:rsidR="004D193C">
        <w:t xml:space="preserve"> </w:t>
      </w:r>
      <w:r w:rsidR="00392259">
        <w:t>based on</w:t>
      </w:r>
      <w:r w:rsidR="004D193C">
        <w:t xml:space="preserve"> reasoning and past knowledge</w:t>
      </w:r>
      <w:r w:rsidR="000A70CB">
        <w:t>, supplementing pure quantitative approaches</w:t>
      </w:r>
      <w:r w:rsidR="003E6591">
        <w:t xml:space="preserve"> seen in research</w:t>
      </w:r>
      <w:r w:rsidR="000A70CB">
        <w:t>,</w:t>
      </w:r>
      <w:r w:rsidR="00702745">
        <w:t xml:space="preserve"> to observe if the model behaves as expected with changes to the input variables </w:t>
      </w:r>
      <w:r w:rsidR="00702745">
        <w:fldChar w:fldCharType="begin"/>
      </w:r>
      <w:r w:rsidR="00C936B5">
        <w:instrText xml:space="preserve"> ADDIN ZOTERO_ITEM CSL_CITATION {"citationID":"aorsgg259e","properties":{"formattedCitation":"[121,122]","plainCitation":"[121,122]","noteIndex":0},"citationItems":[{"id":3240,"uris":["http://zotero.org/users/6749620/items/NJD4A6NR"],"itemData":{"id":3240,"type":"article-journal","abstract":"Before considering whether to use a multivariable (diagnostic or prognostic) prediction model, it is essential that its performance be evaluated in data that were not used to develop the model (referred to as external validation). We critically appraised the methodological conduct and reporting of external validation studies of multivariable prediction models.","container-title":"BMC Medical Research Methodology","DOI":"10.1186/1471-2288-14-40","ISSN":"1471-2288","issue":"1","journalAbbreviation":"BMC Med Res Methodol","language":"en","page":"40","source":"Springer Link","title":"External validation of multivariable prediction models: a systematic review of methodological conduct and reporting","title-short":"External validation of multivariable prediction models","volume":"14","author":[{"family":"Collins","given":"Gary S."},{"family":"Groot","given":"Joris A.","non-dropping-particle":"de"},{"family":"Dutton","given":"Susan"},{"family":"Omar","given":"Omar"},{"family":"Shanyinde","given":"Milensu"},{"family":"Tajar","given":"Abdelouahid"},{"family":"Voysey","given":"Merryn"},{"family":"Wharton","given":"Rose"},{"family":"Yu","given":"Ly-Mee"},{"family":"Moons","given":"Karel G."},{"family":"Altman","given":"Douglas G."}],"issued":{"date-parts":[["2014",3,19]]}}},{"id":3239,"uris":["http://zotero.org/users/6749620/items/UI5PGQX9"],"itemData":{"id":3239,"type":"article-journal","abstract":"User trust plays a key role in determining whether autonomous computer applications are relied upon. It will play a key role in the acceptance of emerging AI applications such as optimisation. Two important factors known to affect trust are system transparency, i.e., how well the user understands how the system works, and system performance. However, in the case of optimisation, it is difficult for the end-user to understand the underlying algorithms or to judge the quality of the solution. Through two controlled user studies, we explore whether the user is better able to calibrate their trust in the system when: (a) They are provided feedback on the system operation in the form of visualisation of intermediate solutions and their quality; (b) They can interactively explore the solution space by modifying the solution returned by the system. We found that showing intermediate solutions can lead to over-trust, while interactive exploration leads to more accurately calibrated trust.","container-title":"ACM Trans. Comput.-Hum. Interact.","DOI":"10.1145/3503461","ISSN":"1073-0516","issue":"5","page":"42:1–42:34","source":"ACM Digital Library","title":"Increasing User Trust in Optimisation through Feedback and Interaction","volume":"29","author":[{"family":"Liu","given":"Jie"},{"family":"Marriott","given":"Kim"},{"family":"Dwyer","given":"Tim"},{"family":"Tack","given":"Guido"}],"issued":{"date-parts":[["2023",1,6]]}}}],"schema":"https://github.com/citation-style-language/schema/raw/master/csl-citation.json"} </w:instrText>
      </w:r>
      <w:r w:rsidR="00702745">
        <w:fldChar w:fldCharType="separate"/>
      </w:r>
      <w:r w:rsidR="00C936B5" w:rsidRPr="00C936B5">
        <w:t>[121,122]</w:t>
      </w:r>
      <w:r w:rsidR="00702745">
        <w:fldChar w:fldCharType="end"/>
      </w:r>
      <w:r w:rsidR="009C51A7">
        <w:t>.</w:t>
      </w:r>
      <w:r w:rsidR="00751A1E">
        <w:t xml:space="preserve"> Furthermore, a standard framework helps users compare different solutions, allowing for evaluation of different intervention ideas among stakeholders, decision-makers, studies, and analyses, which </w:t>
      </w:r>
      <w:r w:rsidR="00D65E67">
        <w:t>is</w:t>
      </w:r>
      <w:r w:rsidR="00751A1E">
        <w:t xml:space="preserve"> not commonly addressed due to inconsistencies in intervention design</w:t>
      </w:r>
      <w:r w:rsidR="00D65E67">
        <w:t xml:space="preserve"> </w:t>
      </w:r>
      <w:r w:rsidR="00D65E67">
        <w:fldChar w:fldCharType="begin"/>
      </w:r>
      <w:r w:rsidR="00C936B5">
        <w:instrText xml:space="preserve"> ADDIN ZOTERO_ITEM CSL_CITATION {"citationID":"a1fkirigoef","properties":{"formattedCitation":"[112]","plainCitation":"[112]","noteIndex":0},"citationItems":[{"id":2483,"uris":["http://zotero.org/users/6749620/items/BREB27VC"],"itemData":{"id":2483,"type":"article-journal","abstract":"Public health interventions tend to be complex, programmatic, and context dependent. The evidence for their effectiveness must be sufficiently comprehensive to encompass that complexity. This paper asks whether and to what extent evaluative research on public health interventions can be adequately appraised by applying well established criteria for judging the quality of evidence in clinical practice. It is adduced that these criteria are useful in evaluating some aspects of evidence. However, there are other important aspects of evidence on public health interventions that are not covered by the established criteria. The evaluation of evidence must distinguish between the fidelity of the evaluation process in detecting the success or failure of an intervention, and the success or failure of the intervention itself. Moreover, if an intervention is unsuccessful, the evidence should help to determine whether the intervention was inherently faulty (that is, failure of intervention concept or theory), or just badly delivered (failure of implementation). Furthermore, proper interpretation of the evidence depends upon the availability of descriptive information on the intervention and its context, so that the transferability of the evidence can be determined. Study design alone is an inadequate marker of evidence quality in public health intervention evaluation.","container-title":"Journal of Epidemiology &amp; Community Health","DOI":"10.1136/jech.56.2.119","ISSN":"0143-005X, 1470-2738","issue":"2","language":"en","license":"Copyright 2002 Journal of Epidemiology and Community Health","note":"publisher: BMJ Publishing Group Ltd\nsection: Theory and methods\nPMID: 11812811","page":"119-127","source":"jech.bmj.com","title":"Criteria for evaluating evidence on public health interventions","volume":"56","author":[{"family":"Rychetnik","given":"L."},{"family":"Frommer","given":"M."},{"family":"Hawe","given":"P."},{"family":"Shiell","given":"A."}],"issued":{"date-parts":[["2002",2,1]]}}}],"schema":"https://github.com/citation-style-language/schema/raw/master/csl-citation.json"} </w:instrText>
      </w:r>
      <w:r w:rsidR="00D65E67">
        <w:fldChar w:fldCharType="separate"/>
      </w:r>
      <w:r w:rsidR="00C936B5" w:rsidRPr="00C936B5">
        <w:t>[112]</w:t>
      </w:r>
      <w:r w:rsidR="00D65E67">
        <w:fldChar w:fldCharType="end"/>
      </w:r>
      <w:r w:rsidR="00751A1E">
        <w:t xml:space="preserve">. </w:t>
      </w:r>
      <w:r w:rsidR="00D8658E">
        <w:t>For</w:t>
      </w:r>
      <w:r w:rsidR="00392259">
        <w:t xml:space="preserve"> geo-interventions to be implemented or adopted, they </w:t>
      </w:r>
      <w:r w:rsidR="00D8658E">
        <w:t>must not only be feasible and accurate but also</w:t>
      </w:r>
      <w:r w:rsidR="00392259">
        <w:t xml:space="preserve"> trusted by decision-makers</w:t>
      </w:r>
      <w:r w:rsidR="00D8658E">
        <w:t>. The geo-intervention modelling framework addresses this is</w:t>
      </w:r>
      <w:r w:rsidR="00D8658E">
        <w:lastRenderedPageBreak/>
        <w:t xml:space="preserve">sue by </w:t>
      </w:r>
      <w:r w:rsidR="00CC3EA1">
        <w:t>enabling</w:t>
      </w:r>
      <w:r w:rsidR="00D8658E">
        <w:t xml:space="preserve"> human feedback and guidance to</w:t>
      </w:r>
      <w:r w:rsidR="00E96A54">
        <w:t xml:space="preserve"> shape the feasibility of geo-interventions, while</w:t>
      </w:r>
      <w:r w:rsidR="00D8658E">
        <w:t xml:space="preserve"> leverag</w:t>
      </w:r>
      <w:r w:rsidR="00E96A54">
        <w:t>ing</w:t>
      </w:r>
      <w:r w:rsidR="00D8658E">
        <w:t xml:space="preserve"> the precision of data models for simulating impacts geo-interventions</w:t>
      </w:r>
      <w:r w:rsidR="00CC3EA1">
        <w:t xml:space="preserve">, </w:t>
      </w:r>
      <w:r w:rsidR="00FC729E">
        <w:t>removing</w:t>
      </w:r>
      <w:r w:rsidR="00E04320">
        <w:t xml:space="preserve"> need for expensive implementation</w:t>
      </w:r>
      <w:r w:rsidR="00D8658E">
        <w:t>.</w:t>
      </w:r>
    </w:p>
    <w:p w14:paraId="6572F744" w14:textId="7E4502FA" w:rsidR="005D3BC1" w:rsidRPr="000672EC" w:rsidRDefault="005D3BC1" w:rsidP="005D3BC1">
      <w:pPr>
        <w:pStyle w:val="MDPI22heading2"/>
      </w:pPr>
      <w:r>
        <w:t>4</w:t>
      </w:r>
      <w:r w:rsidRPr="000672EC">
        <w:t>.</w:t>
      </w:r>
      <w:r w:rsidR="00477832">
        <w:t>2</w:t>
      </w:r>
      <w:r w:rsidRPr="000672EC">
        <w:t xml:space="preserve">. </w:t>
      </w:r>
      <w:r>
        <w:t>Disadvantages</w:t>
      </w:r>
    </w:p>
    <w:p w14:paraId="67FFE438" w14:textId="69B6101D" w:rsidR="00020D1B" w:rsidRDefault="00477832" w:rsidP="00020D1B">
      <w:pPr>
        <w:pStyle w:val="MDPI23heading3"/>
      </w:pPr>
      <w:r>
        <w:t>4.2</w:t>
      </w:r>
      <w:r w:rsidR="00020D1B">
        <w:t xml:space="preserve">.1. </w:t>
      </w:r>
      <w:r w:rsidR="00F111AE">
        <w:t>Temporal</w:t>
      </w:r>
      <w:r w:rsidR="0062183E">
        <w:t xml:space="preserve"> and Real-time Data</w:t>
      </w:r>
    </w:p>
    <w:p w14:paraId="5EE32EE1" w14:textId="4239F3F4" w:rsidR="00020D1B" w:rsidRDefault="00836E8D" w:rsidP="00020D1B">
      <w:pPr>
        <w:pStyle w:val="MDPI31text"/>
      </w:pPr>
      <w:r>
        <w:t>The geo-intervention modelling framework did not consider temporal data and their variables, which may be important for modelling datasets that</w:t>
      </w:r>
      <w:r w:rsidR="00E36F74">
        <w:t xml:space="preserve"> capture temporal phenomena</w:t>
      </w:r>
      <w:r>
        <w:t xml:space="preserve"> </w:t>
      </w:r>
      <w:r w:rsidR="00E36F74">
        <w:t>over</w:t>
      </w:r>
      <w:r>
        <w:t xml:space="preserve"> multiple years or decades</w:t>
      </w:r>
      <w:r w:rsidR="00020D1B">
        <w:t>.</w:t>
      </w:r>
      <w:r w:rsidR="00230F9B" w:rsidRPr="00230F9B">
        <w:t xml:space="preserve"> </w:t>
      </w:r>
      <w:r w:rsidR="0017019A">
        <w:t>Temporal</w:t>
      </w:r>
      <w:r w:rsidR="00230F9B" w:rsidRPr="006951A5">
        <w:t xml:space="preserve"> </w:t>
      </w:r>
      <w:r w:rsidR="0017019A">
        <w:t>geo</w:t>
      </w:r>
      <w:r w:rsidR="00230F9B" w:rsidRPr="006951A5">
        <w:t>data</w:t>
      </w:r>
      <w:r w:rsidR="00230F9B">
        <w:t xml:space="preserve"> </w:t>
      </w:r>
      <w:r w:rsidR="00230F9B" w:rsidRPr="006951A5">
        <w:t xml:space="preserve">differ from </w:t>
      </w:r>
      <w:r w:rsidR="00230F9B">
        <w:t xml:space="preserve">static geodata, as a dependency on time exists in the data structure and implications </w:t>
      </w:r>
      <w:r w:rsidR="00230F9B" w:rsidRPr="006951A5">
        <w:fldChar w:fldCharType="begin"/>
      </w:r>
      <w:r w:rsidR="00C936B5">
        <w:instrText xml:space="preserve"> ADDIN ZOTERO_ITEM CSL_CITATION {"citationID":"r0ufEJdX","properties":{"formattedCitation":"[123]","plainCitation":"[123]","noteIndex":0},"citationItems":[{"id":2476,"uris":["http://zotero.org/users/6749620/items/JC99T9CJ"],"itemData":{"id":2476,"type":"article-journal","abstract":"Large volumes of spatio-temporal data are increasingly collected and studied in diverse domains, including climate science, social sciences, neuroscience, epidemiology, transportation, mobile health, and Earth sciences. Spatio-temporal data differ from relational data for which computational approaches are developed in the data-mining community for multiple decades in that both spatial and temporal attributes are available in addition to the actual measurements/attributes. The presence of these attributes introduces additional challenges that needs to be dealt with. Approaches for mining spatio-temporal data have been studied for over a decade in the data-mining community. In this article, we present a broad survey of this relatively young field of spatio-temporal data mining. We discuss different types of spatio-temporal data and the relevant data-mining questions that arise in the context of analyzing each of these datasets. Based on the nature of the data-mining problem studied, we classify literature on spatio-temporal data mining into six major categories: clustering, predictive learning, change detection, frequent pattern mining, anomaly detection, and relationship mining. We discuss the various forms of spatio-temporal data-mining problems in each of these categories.","container-title":"ACM Computing Surveys","DOI":"10.1145/3161602","ISSN":"0360-0300","issue":"4","journalAbbreviation":"ACM Comput. Surv.","page":"83:1–83:41","source":"ACM Digital Library","title":"Spatio-Temporal Data Mining: A Survey of Problems and Methods","title-short":"Spatio-Temporal Data Mining","volume":"51","author":[{"family":"Atluri","given":"Gowtham"},{"family":"Karpatne","given":"Anuj"},{"family":"Kumar","given":"Vipin"}],"issued":{"date-parts":[["2018",8,22]]}}}],"schema":"https://github.com/citation-style-language/schema/raw/master/csl-citation.json"} </w:instrText>
      </w:r>
      <w:r w:rsidR="00230F9B" w:rsidRPr="006951A5">
        <w:fldChar w:fldCharType="separate"/>
      </w:r>
      <w:r w:rsidR="00C936B5" w:rsidRPr="00C936B5">
        <w:t>[123]</w:t>
      </w:r>
      <w:r w:rsidR="00230F9B" w:rsidRPr="006951A5">
        <w:fldChar w:fldCharType="end"/>
      </w:r>
      <w:r w:rsidR="00230F9B" w:rsidRPr="006951A5">
        <w:t xml:space="preserve">. For example, </w:t>
      </w:r>
      <w:r w:rsidR="0017019A">
        <w:t>temporal geo</w:t>
      </w:r>
      <w:r w:rsidR="00230F9B">
        <w:t>data has three dimensions, containing records in space (first and second dimensions)</w:t>
      </w:r>
      <w:r w:rsidR="00285697">
        <w:t xml:space="preserve"> that are also </w:t>
      </w:r>
      <w:r w:rsidR="00230F9B">
        <w:t>sequentially</w:t>
      </w:r>
      <w:r w:rsidR="00230F9B" w:rsidRPr="006951A5">
        <w:t xml:space="preserve"> dependent on time</w:t>
      </w:r>
      <w:r w:rsidR="00230F9B">
        <w:t xml:space="preserve"> (third dimension)</w:t>
      </w:r>
      <w:r w:rsidR="00230F9B" w:rsidRPr="006951A5">
        <w:t xml:space="preserve">, where each </w:t>
      </w:r>
      <w:r w:rsidR="00230F9B">
        <w:t>record</w:t>
      </w:r>
      <w:r w:rsidR="00230F9B" w:rsidRPr="006951A5">
        <w:t xml:space="preserve"> occurs before, during, or after another </w:t>
      </w:r>
      <w:r w:rsidR="00230F9B">
        <w:t>record</w:t>
      </w:r>
      <w:r w:rsidR="00230F9B" w:rsidRPr="006951A5">
        <w:t>.</w:t>
      </w:r>
      <w:r w:rsidR="00A51D1D">
        <w:t xml:space="preserve"> This data can capture the temporal effects of </w:t>
      </w:r>
      <w:r w:rsidR="00706156">
        <w:t>variables and outcomes</w:t>
      </w:r>
      <w:r w:rsidR="00A51D1D">
        <w:t xml:space="preserve">, as time-based models have been well studied and used for analyzing public health interventions </w:t>
      </w:r>
      <w:r w:rsidR="00A51D1D">
        <w:fldChar w:fldCharType="begin"/>
      </w:r>
      <w:r w:rsidR="00C936B5">
        <w:instrText xml:space="preserve"> ADDIN ZOTERO_ITEM CSL_CITATION {"citationID":"a1o74s66otr","properties":{"formattedCitation":"[124\\uc0\\u8211{}126]","plainCitation":"[124–126]","noteIndex":0},"citationItems":[{"id":3236,"uris":["http://zotero.org/users/6749620/items/FWPUMEEC"],"itemData":{"id":3236,"type":"article-journal","container-title":"Journal of clinical epidemiology","issue":"2","note":"publisher: Elsevier","page":"143–148","source":"Google Scholar","title":"Methods for estimating confidence intervals in interrupted time series analyses of health interventions","volume":"62","author":[{"family":"Zhang","given":"Fang"},{"family":"Wagner","given":"Anita K."},{"family":"Soumerai","given":"Stephen B."},{"family":"Ross-Degnan","given":"Dennis"}],"issued":{"date-parts":[["2009"]]}}},{"id":3237,"uris":["http://zotero.org/users/6749620/items/6P6MYQCI"],"itemData":{"id":3237,"type":"article-journal","container-title":"Journal of Clinical Epidemiology","note":"publisher: Elsevier","page":"1–11","source":"Google Scholar","title":"Design characteristics and statistical methods used in interrupted time series studies evaluating public health interventions: a review","title-short":"Design characteristics and statistical methods used in interrupted time series studies evaluating public health interventions","volume":"122","author":[{"family":"Turner","given":"Simon L."},{"family":"Karahalios","given":"Amalia"},{"family":"Forbes","given":"Andrew B."},{"family":"Taljaard","given":"Monica"},{"family":"Grimshaw","given":"Jeremy M."},{"family":"Cheng","given":"Allen C."},{"family":"Bero","given":"Lisa"},{"family":"McKenzie","given":"Joanne E."}],"issued":{"date-parts":[["2020"]]}}},{"id":3238,"uris":["http://zotero.org/users/6749620/items/Z5PVQ5EX"],"itemData":{"id":3238,"type":"article-journal","container-title":"International journal of epidemiology","issue":"6","note":"publisher: Oxford University Press","page":"2082–2093","source":"Google Scholar","title":"The use of controls in interrupted time series studies of public health interventions","volume":"47","author":[{"family":"Lopez Bernal","given":"James"},{"family":"Cummins","given":"Steven"},{"family":"Gasparrini","given":"Antonio"}],"issued":{"date-parts":[["2018"]]}}}],"schema":"https://github.com/citation-style-language/schema/raw/master/csl-citation.json"} </w:instrText>
      </w:r>
      <w:r w:rsidR="00A51D1D">
        <w:fldChar w:fldCharType="separate"/>
      </w:r>
      <w:r w:rsidR="00C936B5" w:rsidRPr="00C936B5">
        <w:rPr>
          <w:szCs w:val="24"/>
        </w:rPr>
        <w:t>[124–126]</w:t>
      </w:r>
      <w:r w:rsidR="00A51D1D">
        <w:fldChar w:fldCharType="end"/>
      </w:r>
      <w:r w:rsidR="00A51D1D">
        <w:t>.</w:t>
      </w:r>
      <w:r w:rsidR="005747E3">
        <w:t xml:space="preserve"> For example, it is common to analyze when and how long interventions are expected to be implemented and effective.</w:t>
      </w:r>
      <w:r w:rsidR="005D3A69">
        <w:t xml:space="preserve"> In addition, temporal geodata is often continuously collected</w:t>
      </w:r>
      <w:r w:rsidR="001B699B">
        <w:t xml:space="preserve"> with new records added over time</w:t>
      </w:r>
      <w:r w:rsidR="005D3A69">
        <w:t xml:space="preserve">, particularly real-time geodata </w:t>
      </w:r>
      <w:r w:rsidR="005D3A69">
        <w:fldChar w:fldCharType="begin"/>
      </w:r>
      <w:r w:rsidR="00C936B5">
        <w:instrText xml:space="preserve"> ADDIN ZOTERO_ITEM CSL_CITATION {"citationID":"aejiofvn4f","properties":{"formattedCitation":"[127\\uc0\\u8211{}129]","plainCitation":"[127–129]","noteIndex":0},"citationItems":[{"id":3233,"uris":["http://zotero.org/users/6749620/items/55PHEMLT"],"itemData":{"id":3233,"type":"article-journal","container-title":"ISPRS International Journal of Geo-Information","issue":"4","note":"publisher: Mdpi","page":"2306–2338","source":"Google Scholar","title":"Spatiotemporal data mining: A computational perspective","title-short":"Spatiotemporal data mining","volume":"4","author":[{"family":"Shekhar","given":"Shashi"},{"family":"Jiang","given":"Zhe"},{"family":"Ali","given":"Reem Y."},{"family":"Eftelioglu","given":"Emre"},{"family":"Tang","given":"Xun"},{"family":"Gunturi","given":"Venkata MV"},{"family":"Zhou","given":"Xun"}],"issued":{"date-parts":[["2015"]]}}},{"id":3235,"uris":["http://zotero.org/users/6749620/items/XUV2IMRY"],"itemData":{"id":3235,"type":"article-journal","container-title":"IEEE Transactions on Visualization and Computer Graphics","issue":"12","note":"publisher: IEEE","page":"2456–2465","source":"Google Scholar","title":"Nanocubes for real-time exploration of spatiotemporal datasets","volume":"19","author":[{"family":"Lins","given":"Lauro"},{"family":"Klosowski","given":"James T."},{"family":"Scheidegger","given":"Carlos"}],"issued":{"date-parts":[["2013"]]}}},{"id":3234,"uris":["http://zotero.org/users/6749620/items/GTIXGAGI"],"itemData":{"id":3234,"type":"article-journal","container-title":"Artificial Intelligence Review","DOI":"10.1007/s10462-021-09994-y","ISSN":"0269-2821, 1573-7462","issue":"2","journalAbbreviation":"Artif Intell Rev","language":"en","page":"1441-1488","source":"DOI.org (Crossref)","title":"Spatiotemporal data mining: a survey on challenges and open problems","title-short":"Spatiotemporal data mining","volume":"55","author":[{"family":"Hamdi","given":"Ali"},{"family":"Shaban","given":"Khaled"},{"family":"Erradi","given":"Abdelkarim"},{"family":"Mohamed","given":"Amr"},{"family":"Rumi","given":"Shakila Khan"},{"family":"Salim","given":"Flora D."}],"issued":{"date-parts":[["2022",2]]}}}],"schema":"https://github.com/citation-style-language/schema/raw/master/csl-citation.json"} </w:instrText>
      </w:r>
      <w:r w:rsidR="005D3A69">
        <w:fldChar w:fldCharType="separate"/>
      </w:r>
      <w:r w:rsidR="00C936B5" w:rsidRPr="00C936B5">
        <w:rPr>
          <w:szCs w:val="24"/>
        </w:rPr>
        <w:t>[127–129]</w:t>
      </w:r>
      <w:r w:rsidR="005D3A69">
        <w:fldChar w:fldCharType="end"/>
      </w:r>
      <w:r w:rsidR="005D3A69">
        <w:t>.</w:t>
      </w:r>
      <w:r w:rsidR="0023660B">
        <w:t xml:space="preserve"> The framework does not consider updates in data or models, and instead relies on re-processing when enough new data is available.</w:t>
      </w:r>
      <w:r w:rsidR="00F13004">
        <w:t xml:space="preserve"> This may result in models missing new variables and patterns due to changes over time (e.g. context drift</w:t>
      </w:r>
      <w:r w:rsidR="00B8240D">
        <w:t xml:space="preserve"> </w:t>
      </w:r>
      <w:r w:rsidR="00B8240D">
        <w:fldChar w:fldCharType="begin"/>
      </w:r>
      <w:r w:rsidR="00C936B5">
        <w:instrText xml:space="preserve"> ADDIN ZOTERO_ITEM CSL_CITATION {"citationID":"a232dphuaqc","properties":{"formattedCitation":"[130]","plainCitation":"[130]","noteIndex":0},"citationItems":[{"id":2472,"uris":["http://zotero.org/users/6749620/items/UUYB4RJV"],"itemData":{"id":2472,"type":"paper-conference","abstract":"Most of the work in machine learning assume that examples are generated at random according to some stationary probability distribution. In this work we study the problem of learning when the distribution that generate the examples changes over time. We present a method for detection of changes in the probability distribution of examples. The idea behind the drift detection method is to control the online error-rate of the algorithm. The training examples are presented in sequence. When a new training example is available, it is classified using the actual model. Statistical theory guarantees that while the distribution is stationary, the error will decrease. When the distribution changes, the error will increase. The method controls the trace of the online error of the algorithm. For the actual context we define a warning level, and a drift level. A new context is declared, if in a sequence of examples, the error increases reaching the warning level at example kw, and the drift level at example kd. This is an indication of a change in the distribution of the examples. The algorithm learns a new model using only the examples since kw. The method was tested with a set of eight artificial datasets and a real world dataset. We used three learning algorithms: a perceptron, a neural network and a decision tree. The experimental results show a good performance detecting drift and with learning the new concept. We also observe that the method is independent of the learning algorithm.","collection-title":"Lecture Notes in Computer Science","container-title":"Advances in Artificial Intelligence – SBIA 2004","DOI":"10.1007/978-3-540-28645-5_29","event-place":"Berlin, Heidelberg","ISBN":"978-3-540-28645-5","language":"en","page":"286-295","publisher":"Springer","publisher-place":"Berlin, Heidelberg","source":"Springer Link","title":"Learning with Drift Detection","author":[{"family":"Gama","given":"João"},{"family":"Medas","given":"Pedro"},{"family":"Castillo","given":"Gladys"},{"family":"Rodrigues","given":"Pedro"}],"editor":[{"family":"Bazzan","given":"Ana L. C."},{"family":"Labidi","given":"Sofiane"}],"issued":{"date-parts":[["2004"]]}}}],"schema":"https://github.com/citation-style-language/schema/raw/master/csl-citation.json"} </w:instrText>
      </w:r>
      <w:r w:rsidR="00B8240D">
        <w:fldChar w:fldCharType="separate"/>
      </w:r>
      <w:r w:rsidR="00C936B5" w:rsidRPr="00C936B5">
        <w:t>[130]</w:t>
      </w:r>
      <w:r w:rsidR="00B8240D">
        <w:fldChar w:fldCharType="end"/>
      </w:r>
      <w:r w:rsidR="00F13004">
        <w:t>).</w:t>
      </w:r>
      <w:r w:rsidR="007E7F00">
        <w:t xml:space="preserve"> Integrating approaches for temporal geodata into the geo-intervention modelling framework will enable the modelling of geo-interventions over </w:t>
      </w:r>
      <w:r w:rsidR="00257793">
        <w:t>time and</w:t>
      </w:r>
      <w:r w:rsidR="007E7F00">
        <w:t xml:space="preserve"> more efficient methods for updating </w:t>
      </w:r>
      <w:r w:rsidR="00F22E28">
        <w:t xml:space="preserve">spatial </w:t>
      </w:r>
      <w:r w:rsidR="007E7F00">
        <w:t>data</w:t>
      </w:r>
      <w:r w:rsidR="00F22E28">
        <w:t xml:space="preserve"> </w:t>
      </w:r>
      <w:r w:rsidR="007E7F00">
        <w:t xml:space="preserve">and </w:t>
      </w:r>
      <w:r w:rsidR="00F22E28">
        <w:t xml:space="preserve">outcome </w:t>
      </w:r>
      <w:r w:rsidR="007E7F00">
        <w:t>models</w:t>
      </w:r>
      <w:r w:rsidR="00F22E28">
        <w:t xml:space="preserve"> on demand</w:t>
      </w:r>
      <w:r w:rsidR="007E7F00">
        <w:t>.</w:t>
      </w:r>
    </w:p>
    <w:p w14:paraId="01FA2C9A" w14:textId="11FD3B30" w:rsidR="00223D0E" w:rsidRDefault="00477832" w:rsidP="00223D0E">
      <w:pPr>
        <w:pStyle w:val="MDPI23heading3"/>
      </w:pPr>
      <w:r>
        <w:t>4.2</w:t>
      </w:r>
      <w:r w:rsidR="00223D0E">
        <w:t>.2. Knowledge Transfer</w:t>
      </w:r>
    </w:p>
    <w:p w14:paraId="40881E17" w14:textId="73382212" w:rsidR="00223D0E" w:rsidRDefault="0085554F" w:rsidP="00223D0E">
      <w:pPr>
        <w:pStyle w:val="MDPI31text"/>
      </w:pPr>
      <w:r>
        <w:t>The transfer of knowledge is important in decision-making</w:t>
      </w:r>
      <w:r w:rsidR="005632E4">
        <w:t xml:space="preserve"> and modelling</w:t>
      </w:r>
      <w:r>
        <w:t xml:space="preserve"> to encourage reuse, reproducibility, and collaboration that leads to </w:t>
      </w:r>
      <w:r w:rsidR="005632E4">
        <w:t>desirable interventions and</w:t>
      </w:r>
      <w:r>
        <w:t xml:space="preserve"> outcomes</w:t>
      </w:r>
      <w:r w:rsidR="005632E4">
        <w:t xml:space="preserve"> </w:t>
      </w:r>
      <w:r w:rsidR="005632E4">
        <w:fldChar w:fldCharType="begin"/>
      </w:r>
      <w:r w:rsidR="00C936B5">
        <w:instrText xml:space="preserve"> ADDIN ZOTERO_ITEM CSL_CITATION {"citationID":"a1u6ajqufp2","properties":{"formattedCitation":"[131,132]","plainCitation":"[131,132]","noteIndex":0},"citationItems":[{"id":3221,"uris":["http://zotero.org/users/6749620/items/DDF34PY4"],"itemData":{"id":3221,"type":"article-journal","abstract":"Knowledge is an important resource for successful decision-making process in the whole society today. The special procedures of control and management of knowledge therefore have to be used. In the area of knowledge management and knowledge engineering basic terms of these disciplines are data, information, knowledge and knowledge transformation. The knowledge can be defined as a dynamic human process of justifying personal beliefs. Knowledge is a product of successful decision-making process. Knowledge transformation is a spiralling process of interactions between explicit and tacit knowledge that leads to the new knowledge. Nonaka and all show, that the combination of these two categories makes possible to conceptualise four conversion steps: Socialisation, Externalisation, Combination and Internalisation (SECI model). Another model of knowledge creation is the Knowledge Transformation Continuum (BCI Knowledge Group) that begins with the articulation of a specific instruction representing the best way that a specific task, or series of tasks, should be performed. Knowledge modelling and knowledge representation is an important field of research also in Computer Science and Artificial Intelligence. The definition of knowledge in Artificial Intelligence is a noticeable different, because Artificial Intelligence is typically dealing with formalized knowledge (e.g. ontology). The development of knowledge-based systems was seen as a process of transferring human knowledge to an implemented knowledge base. Decision Support Systems (DSS), Geographical Information Systems (GIS) and Operations Research/Management Science (OR/MS) modelling process support decision-making process, therefore they also produce a new knowledge. A Decision Support Systems are an interactive computer-based systems helping decision makers complete decision process. Geographic Information Systems provide essential marketing and customer intelligence solutions that lead to better business decisions. Operational Research and Management Science (OR/MS) is methodology based on system theory and theory of modelling. The OR/MS models serve for better quantification and precision of decision-making process. In this contribution the role of DSS, GIS and OR/MS models in the process of knowledge creation will be explained. The tacit or explicit character of this knowledge and the process of its creation will be explained and discussed.","container-title":"Journal on Efficiency and Responsibility in Education and Science","ISSN":"1803-1617","issue":"1","language":"en","license":"Copyright (c) 2017 Journal on Efficiency and Responsibility in Education and Science","note":"number: 1","page":"1-15","source":"www.eriesjournal.com","title":"DSS AND GIS IN KNOWLEDGE TRANSFORMATION PROCESS","volume":"2","author":[{"family":"Klimešová","given":"Dana"},{"family":"Brožová","given":"Helena"}],"issued":{"date-parts":[["2009",6,30]]}}},{"id":3222,"uris":["http://zotero.org/users/6749620/items/RRSK98MA"],"itemData":{"id":3222,"type":"article-journal","abstract":"Background\nScientific software incorporates models that capture fundamental domain knowledge. This software is becoming increasingly more relevant as an instrument for food research. However, scientific software is currently hardly shared among and (re-)used by stakeholders in the food domain, which hampers effective dissemination of knowledge, i.e. knowledge transfer.\nScope and approach\nThis paper reviews selected approaches, best practices, hurdles and limitations regarding knowledge transfer via software and the mathematical models embedded in it to provide points of reference for the food community.\nKey findings and conclusions\nThe paper focusses on three aspects. Firstly, the publication of digital objects on the web, which offers valorisation software as a scientific asset. Secondly, building transferrable software as way to share knowledge through collaboration with experts and stakeholders. Thirdly, developing food engineers' modelling skills through the use of food models and software in education and training.","container-title":"Trends in Food Science &amp; Technology","DOI":"10.1016/j.tifs.2022.01.021","ISSN":"0924-2244","journalAbbreviation":"Trends in Food Science &amp; Technology","page":"363-373","source":"ScienceDirect","title":"Food modelling strategies and approaches for knowledge transfer","volume":"120","author":[{"family":"Kansou","given":"Kamal"},{"family":"Laurier","given":"Wim"},{"family":"Charalambides","given":"Maria N."},{"family":"Della-Valle","given":"Guy"},{"family":"Djekic","given":"Ilija"},{"family":"Feyissa","given":"Aberham Hailu"},{"family":"Marra","given":"Francesco"},{"family":"Thomopoulos","given":"Rallou"},{"family":"Bredeweg","given":"Bert"}],"issued":{"date-parts":[["2022",2,1]]}}}],"schema":"https://github.com/citation-style-language/schema/raw/master/csl-citation.json"} </w:instrText>
      </w:r>
      <w:r w:rsidR="005632E4">
        <w:fldChar w:fldCharType="separate"/>
      </w:r>
      <w:r w:rsidR="00C936B5" w:rsidRPr="00C936B5">
        <w:t>[131,132]</w:t>
      </w:r>
      <w:r w:rsidR="005632E4">
        <w:fldChar w:fldCharType="end"/>
      </w:r>
      <w:r w:rsidR="00223D0E">
        <w:t>.</w:t>
      </w:r>
      <w:r w:rsidR="00F7149A">
        <w:t xml:space="preserve"> However, the geo-intervention modelling framework does not consider the transfer of knowledge from previous or existing processes and models despite a focus on modularity.</w:t>
      </w:r>
      <w:r w:rsidR="00674831">
        <w:t xml:space="preserve"> Incorporating a standardized manner of knowledge transfer in the framework can promote reuse, reproduction, and sharing of models and related processes</w:t>
      </w:r>
      <w:r w:rsidR="00315195">
        <w:t xml:space="preserve"> </w:t>
      </w:r>
      <w:r w:rsidR="00315195">
        <w:fldChar w:fldCharType="begin"/>
      </w:r>
      <w:r w:rsidR="00C936B5">
        <w:instrText xml:space="preserve"> ADDIN ZOTERO_ITEM CSL_CITATION {"citationID":"a18sv8o3jvj","properties":{"formattedCitation":"[133,134]","plainCitation":"[133,134]","noteIndex":0},"citationItems":[{"id":3220,"uris":["http://zotero.org/users/6749620/items/3PCNCNZQ"],"itemData":{"id":3220,"type":"article-journal","abstract":"The increasing complexity in design activities leads designers to collaborate and share knowledge within distributed teams. This makes designers use systems such as knowledge management systems to reach their goal. In this article, our aim is to investigate on improving the use of knowledge management systems by defining a framework for modelling knowledge transfer in such context. The proposed framework is partly based on reuse of existing models found in the literature and on a participant observation methodology. Then, we tested this framework through several case studies presented in this article. These investigations enable us to observe, define and model more finely the knowledge dynamics that occur between knowledge workers and knowledge management systems.","container-title":"Concurrent Engineering","DOI":"10.1177/1063293X15592185","ISSN":"1063-293X","issue":"4","language":"EN","note":"publisher: SAGE Publications Ltd STM","page":"308-319","source":"SAGE Journals","title":"Modelling knowledge transfer: A knowledge dynamics perspective","title-short":"Modelling knowledge transfer","volume":"23","author":[{"family":"Mougin","given":"Jonathan"},{"family":"Boujut","given":"Jean-Francois"},{"family":"Pourroy","given":"Franck"},{"family":"Poussier","given":"Grégory"}],"issued":{"date-parts":[["2015",12,1]]}}},{"id":2477,"uris":["http://zotero.org/users/6749620/items/5EYLYY39"],"itemData":{"id":2477,"type":"article-journal","abstract":"Machine learning and data mining techniques have been used in numerous real-world applications. An assumption of traditional machine learning methodologies is the training data and testing data are taken from the same domain, such that the input feature space and data distribution characteristics are the same. However, in some real-world machine learning scenarios, this assumption does not hold. There are cases where training data is expensive or difficult to collect. Therefore, there is a need to create high-performance learners trained with more easily obtained data from different domains. This methodology is referred to as transfer learning. This survey paper formally defines transfer learning, presents information on current solutions, and reviews applications applied to transfer learning. Lastly, there is information listed on software downloads for various transfer learning solutions and a discussion of possible future research work. The transfer learning solutions surveyed are independent of data size and can be applied to big data environments.","container-title":"Journal of Big Data","DOI":"10.1186/s40537-016-0043-6","ISSN":"2196-1115","issue":"1","journalAbbreviation":"Journal of Big Data","page":"9","source":"BioMed Central","title":"A survey of transfer learning","volume":"3","author":[{"family":"Weiss","given":"Karl"},{"family":"Khoshgoftaar","given":"Taghi M."},{"family":"Wang","given":"DingDing"}],"issued":{"date-parts":[["2016",5,28]]}}}],"schema":"https://github.com/citation-style-language/schema/raw/master/csl-citation.json"} </w:instrText>
      </w:r>
      <w:r w:rsidR="00315195">
        <w:fldChar w:fldCharType="separate"/>
      </w:r>
      <w:r w:rsidR="00C936B5" w:rsidRPr="00C936B5">
        <w:t>[133,134]</w:t>
      </w:r>
      <w:r w:rsidR="00315195">
        <w:fldChar w:fldCharType="end"/>
      </w:r>
      <w:r w:rsidR="00674831">
        <w:t xml:space="preserve">, enabling savings in resources (e.g. computational expenses required to </w:t>
      </w:r>
      <w:r w:rsidR="00315195">
        <w:t>train</w:t>
      </w:r>
      <w:r w:rsidR="00674831">
        <w:t xml:space="preserve"> models</w:t>
      </w:r>
      <w:r w:rsidR="00315195">
        <w:t xml:space="preserve"> </w:t>
      </w:r>
      <w:r w:rsidR="00315195">
        <w:fldChar w:fldCharType="begin"/>
      </w:r>
      <w:r w:rsidR="00C936B5">
        <w:instrText xml:space="preserve"> ADDIN ZOTERO_ITEM CSL_CITATION {"citationID":"aphqkpnhhq","properties":{"formattedCitation":"[135]","plainCitation":"[135]","noteIndex":0},"citationItems":[{"id":3219,"uris":["http://zotero.org/users/6749620/items/349NYQ7V"],"itemData":{"id":3219,"type":"chapter","container-title":"Intelligent Data Engineering and Analytics","event-place":"Singapore","ISBN":"978-981-15-5678-4","language":"en","note":"collection-title: Advances in Intelligent Systems and Computing\nDOI: 10.1007/978-981-15-5679-1_33","page":"359-367","publisher":"Springer Singapore","publisher-place":"Singapore","source":"DOI.org (Crossref)","title":"Training Time Reduction in Transfer Learning for a Similar Dataset Using Deep Learning","URL":"http://link.springer.com/10.1007/978-981-15-5679-1_33","volume":"1177","editor":[{"family":"Satapathy","given":"Suresh Chandra"},{"family":"Zhang","given":"Yu-Dong"},{"family":"Bhateja","given":"Vikrant"},{"family":"Majhi","given":"Ritanjali"}],"author":[{"family":"Gayakwad","given":"Ekansh"},{"family":"Prabhu","given":"J."},{"family":"Anand","given":"R. Vijay"},{"family":"Kumar","given":"M. Sandeep"}],"accessed":{"date-parts":[["2025",7,6]]},"issued":{"date-parts":[["2021"]]}}}],"schema":"https://github.com/citation-style-language/schema/raw/master/csl-citation.json"} </w:instrText>
      </w:r>
      <w:r w:rsidR="00315195">
        <w:fldChar w:fldCharType="separate"/>
      </w:r>
      <w:r w:rsidR="00C936B5" w:rsidRPr="00C936B5">
        <w:t>[135]</w:t>
      </w:r>
      <w:r w:rsidR="00315195">
        <w:fldChar w:fldCharType="end"/>
      </w:r>
      <w:r w:rsidR="00674831">
        <w:t xml:space="preserve">), </w:t>
      </w:r>
      <w:r w:rsidR="00315195">
        <w:t>wider adoption to different domains</w:t>
      </w:r>
      <w:r w:rsidR="00674831">
        <w:t xml:space="preserve"> (e.g. </w:t>
      </w:r>
      <w:r w:rsidR="00315195">
        <w:t>easier reuse by various domain experts</w:t>
      </w:r>
      <w:r w:rsidR="00EF196E">
        <w:t xml:space="preserve"> </w:t>
      </w:r>
      <w:r w:rsidR="00EF196E">
        <w:fldChar w:fldCharType="begin"/>
      </w:r>
      <w:r w:rsidR="00C936B5">
        <w:instrText xml:space="preserve"> ADDIN ZOTERO_ITEM CSL_CITATION {"citationID":"a2ejgp42kba","properties":{"formattedCitation":"[136]","plainCitation":"[136]","noteIndex":0},"citationItems":[{"id":3218,"uris":["http://zotero.org/users/6749620/items/LHJY78BK"],"itemData":{"id":3218,"type":"article-journal","abstract":"The rapid integration of Machine Learning (ML) in organizational practices has driven demand for substantial computational resources, incurring both high economic costs and environmental impact, particularly from energy consumption. This challenge is amplified in dynamic data environments, where ML models must be frequently retrained to adapt to evolving data patterns. To address this, more sustainable Machine Learning Operations (MLOps) pipelines are needed for reducing environmental impacts while maintaining model accuracy. In this paper, we propose a model reuse approach based on data similarity metrics, which allows organizations to leverage previously trained models where applicable. We introduce a tailored set of meta-features to characterize data windows, enabling efficient similarity assessment between historical and new data. The effectiveness of the proposed method is validated across multiple ML tasks using the cosine and Bray–Curtis distance functions, which evaluate both model reuse rates and the performance of reused models relative to newly trained alternatives. The results indicate that the proposed approach can reduce the frequency of model retraining by up to 70% to 90% while maintaining or even improving predictive performance, contributing to more resource-efficient and sustainable MLOps practices.","container-title":"Big Data and Cognitive Computing","DOI":"10.3390/bdcc9020047","ISSN":"2504-2289","issue":"2","language":"en","license":"http://creativecommons.org/licenses/by/3.0/","note":"number: 2\npublisher: Multidisciplinary Digital Publishing Institute","page":"47","source":"www.mdpi.com","title":"Reusing ML Models in Dynamic Data Environments: Data Similarity-Based Approach for Efficient MLOps","title-short":"Reusing ML Models in Dynamic Data Environments","volume":"9","author":[{"family":"Peixoto","given":"Eduardo"},{"family":"Torres","given":"Diogo"},{"family":"Carneiro","given":"Davide"},{"family":"Silva","given":"Bruno"},{"family":"Marques","given":"Ruben"}],"issued":{"date-parts":[["2025",2]]}}}],"schema":"https://github.com/citation-style-language/schema/raw/master/csl-citation.json"} </w:instrText>
      </w:r>
      <w:r w:rsidR="00EF196E">
        <w:fldChar w:fldCharType="separate"/>
      </w:r>
      <w:r w:rsidR="00C936B5" w:rsidRPr="00C936B5">
        <w:t>[136]</w:t>
      </w:r>
      <w:r w:rsidR="00EF196E">
        <w:fldChar w:fldCharType="end"/>
      </w:r>
      <w:r w:rsidR="00674831">
        <w:t xml:space="preserve">), and refinement of models and processes that lead to more effective geo-interventions or accurate models (e.g. </w:t>
      </w:r>
      <w:r w:rsidR="00C76000">
        <w:t>improvements o</w:t>
      </w:r>
      <w:r w:rsidR="0068598E">
        <w:t>f adopted models or processes to</w:t>
      </w:r>
      <w:r w:rsidR="00C76000">
        <w:t xml:space="preserve"> similar problems in contrast to past studies</w:t>
      </w:r>
      <w:r w:rsidR="00EF196E">
        <w:t xml:space="preserve"> </w:t>
      </w:r>
      <w:r w:rsidR="00EF196E">
        <w:fldChar w:fldCharType="begin"/>
      </w:r>
      <w:r w:rsidR="00C936B5">
        <w:instrText xml:space="preserve"> ADDIN ZOTERO_ITEM CSL_CITATION {"citationID":"a21kdnoob9o","properties":{"formattedCitation":"[137]","plainCitation":"[137]","noteIndex":0},"citationItems":[{"id":3217,"uris":["http://zotero.org/users/6749620/items/K29D385P"],"itemData":{"id":3217,"type":"paper-conference","container-title":"2017 IEEE/ACM 12th International Symposium on Software Engineering for Adaptive and Self-Managing Systems (SEAMS)","page":"31–41","publisher":"IEEE","source":"Google Scholar","title":"Transfer learning for improving model predictions in highly configurable software","URL":"https://ieeexplore.ieee.org/abstract/document/7968130/","author":[{"family":"Jamshidi","given":"Pooyan"},{"family":"Velez","given":"Miguel"},{"family":"Kästner","given":"Christian"},{"family":"Siegmund","given":"Norbert"},{"family":"Kawthekar","given":"Prasad"}],"accessed":{"date-parts":[["2025",7,6]]},"issued":{"date-parts":[["2017"]]}}}],"schema":"https://github.com/citation-style-language/schema/raw/master/csl-citation.json"} </w:instrText>
      </w:r>
      <w:r w:rsidR="00EF196E">
        <w:fldChar w:fldCharType="separate"/>
      </w:r>
      <w:r w:rsidR="00C936B5" w:rsidRPr="00C936B5">
        <w:t>[137]</w:t>
      </w:r>
      <w:r w:rsidR="00EF196E">
        <w:fldChar w:fldCharType="end"/>
      </w:r>
      <w:r w:rsidR="00674831">
        <w:t>).</w:t>
      </w:r>
      <w:r w:rsidR="006200D3">
        <w:t xml:space="preserve"> Although the framework encourages the application of knowledge to the geo-intervention modelling process, users of the framework may benefit from</w:t>
      </w:r>
      <w:r w:rsidR="00D03129">
        <w:t xml:space="preserve"> </w:t>
      </w:r>
      <w:r w:rsidR="006200D3">
        <w:t>explicitly defined components or processes for knowledge application and transfer</w:t>
      </w:r>
      <w:ins w:id="426" w:author="Richard Wen" w:date="2026-03-05T20:47:00Z">
        <w:r w:rsidR="00BA5378">
          <w:t xml:space="preserve"> as seen in </w:t>
        </w:r>
      </w:ins>
      <w:ins w:id="427" w:author="Richard Wen" w:date="2026-03-05T20:48:00Z">
        <w:r w:rsidR="00BA5378">
          <w:t>incremental</w:t>
        </w:r>
      </w:ins>
      <w:ins w:id="428" w:author="Richard Wen" w:date="2026-03-05T20:47:00Z">
        <w:r w:rsidR="00BA5378">
          <w:t xml:space="preserve"> or transfer learning</w:t>
        </w:r>
      </w:ins>
      <w:ins w:id="429" w:author="Richard Wen" w:date="2026-03-05T20:49:00Z">
        <w:r w:rsidR="00BA5378">
          <w:t xml:space="preserve"> </w:t>
        </w:r>
      </w:ins>
      <w:r w:rsidR="00BA5378">
        <w:fldChar w:fldCharType="begin"/>
      </w:r>
      <w:r w:rsidR="00BA5378">
        <w:instrText xml:space="preserve"> ADDIN ZOTERO_ITEM CSL_CITATION {"citationID":"aep55v5imo","properties":{"formattedCitation":"[138,139]","plainCitation":"[138,139]","noteIndex":0},"citationItems":[{"id":2473,"uris":["http://zotero.org/users/6749620/items/SFF8RZ4B"],"itemData":{"id":2473,"type":"article-journal","abstract":"While the areas of applications in data mining are growing substantially, it has become extremely necessary for incremental learning methods to move a step ahead. The tremendous growth of unlabeled data has made incremental learning take up a big leap. Starting from BI applications to image classifications, from analysis to predictions, every domain needs to learn and update. Incremental learning allows to explore new areas at the same time performs knowledge amassing. In this paper we discuss the areas and methods of incremental learning currently taking place and highlight its potentials in aspect of decision making. The paper essentially gives an overview of the current research that will provide a background for the students and research scholars about the topic.","container-title":"International Journal of Data Mining &amp; Knowledge Management Process","DOI":"10.5121/ijdkp.2012.2504","ISSN":"2231007X","issue":"5","journalAbbreviation":"IJDKP","page":"43-51","source":"Semantic Scholar","title":"Incremental Learning: Areas and Methods – A Survey","title-short":"Incremental Learning","volume":"2","author":[{"family":"Joshi","given":"Prachi"}],"issued":{"date-parts":[["2012",9,30]]}}},{"id":2098,"uris":["http://zotero.org/users/6749620/items/7M5LLVQP"],"itemData":{"id":2098,"type":"article-journal","container-title":"Proceedings of the IEEE","issue":"1","note":"publisher: Ieee","page":"43–76","source":"Google Scholar","title":"A comprehensive survey on transfer learning","volume":"109","author":[{"family":"Zhuang","given":"Fuzhen"},{"family":"Qi","given":"Zhiyuan"},{"family":"Duan","given":"Keyu"},{"family":"Xi","given":"Dongbo"},{"family":"Zhu","given":"Yongchun"},{"family":"Zhu","given":"Hengshu"},{"family":"Xiong","given":"Hui"},{"family":"He","given":"Qing"}],"issued":{"date-parts":[["2020"]]}}}],"schema":"https://github.com/citation-style-language/schema/raw/master/csl-citation.json"} </w:instrText>
      </w:r>
      <w:r w:rsidR="00BA5378">
        <w:fldChar w:fldCharType="separate"/>
      </w:r>
      <w:r w:rsidR="00BA5378" w:rsidRPr="00BA5378">
        <w:rPr>
          <w:szCs w:val="24"/>
        </w:rPr>
        <w:t>[138,139]</w:t>
      </w:r>
      <w:r w:rsidR="00BA5378">
        <w:fldChar w:fldCharType="end"/>
      </w:r>
      <w:ins w:id="430" w:author="Richard Wen" w:date="2026-03-05T20:47:00Z">
        <w:r w:rsidR="00BA5378">
          <w:t xml:space="preserve"> .</w:t>
        </w:r>
      </w:ins>
      <w:del w:id="431" w:author="Richard Wen" w:date="2026-03-05T20:47:00Z">
        <w:r w:rsidR="006200D3" w:rsidDel="00BA5378">
          <w:delText>.</w:delText>
        </w:r>
      </w:del>
    </w:p>
    <w:p w14:paraId="55EF5261" w14:textId="0E972E62" w:rsidR="00020D1B" w:rsidRDefault="00477832" w:rsidP="00020D1B">
      <w:pPr>
        <w:pStyle w:val="MDPI23heading3"/>
      </w:pPr>
      <w:r>
        <w:t>4.2</w:t>
      </w:r>
      <w:r w:rsidR="00020D1B">
        <w:t>.</w:t>
      </w:r>
      <w:r w:rsidR="00223D0E">
        <w:t>3</w:t>
      </w:r>
      <w:r w:rsidR="00020D1B">
        <w:t xml:space="preserve">. </w:t>
      </w:r>
      <w:r w:rsidR="0062183E">
        <w:t>Contextual Reasoning</w:t>
      </w:r>
    </w:p>
    <w:p w14:paraId="593843C8" w14:textId="21FC3C02" w:rsidR="00020D1B" w:rsidRDefault="00F11C89" w:rsidP="00020D1B">
      <w:pPr>
        <w:pStyle w:val="MDPI31text"/>
      </w:pPr>
      <w:r>
        <w:t xml:space="preserve">With the recent emergence of Large Language Models (LLMs), </w:t>
      </w:r>
      <w:r w:rsidR="00223D0E">
        <w:t xml:space="preserve">computers </w:t>
      </w:r>
      <w:r w:rsidR="009E532D">
        <w:t>can generate</w:t>
      </w:r>
      <w:r w:rsidR="00800711">
        <w:t xml:space="preserve"> natural language text </w:t>
      </w:r>
      <w:r w:rsidR="002C0E66">
        <w:t>similar to human-level</w:t>
      </w:r>
      <w:r w:rsidR="00ED1370">
        <w:t xml:space="preserve"> reasoning</w:t>
      </w:r>
      <w:r w:rsidR="004231A5">
        <w:t xml:space="preserve"> </w:t>
      </w:r>
      <w:r w:rsidR="004231A5" w:rsidRPr="00E90930">
        <w:fldChar w:fldCharType="begin"/>
      </w:r>
      <w:r w:rsidR="00BA5378">
        <w:instrText xml:space="preserve"> ADDIN ZOTERO_ITEM CSL_CITATION {"citationID":"00000012","properties":{"unsorted":false,"formattedCitation":"[140\\uc0\\u8211{}143]","plainCitation":"[140–143]","noteIndex":0},"citationItems":[{"id":2419,"uris":["http://zotero.org/users/6749620/items/EEPG7RH8"],"itemData":{"id":2419,"type":"article","abstract":"Large language models (LLMs) are gaining increasing popularity in both academia and industry, owing to their unprecedented performance in various applications. As LLMs continue to play a vital role in both research and daily use, their evaluation becomes increasingly critical, not only at the task level, but also at the society level for better understanding of their potential risks. Over the past years, significant efforts have been made to examine LLMs from various perspectives. This paper presents a comprehensive review of these evaluation methods for LLMs, focusing on three key dimensions: what to evaluate, where to evaluate, and how to evaluate. Firstly, we provide an overview from the perspective of evaluation tasks, encompassing general natural language processing tasks, reasoning, medical usage, ethics, educations, natural and social sciences, agent applications, and other areas. Secondly, we answer the `where' and `how' questions by diving into the evaluation methods and benchmarks, which serve as crucial components in assessing performance of LLMs. Then, we summarize the success and failure cases of LLMs in different tasks. Finally, we shed light on several future challenges that lie ahead in LLMs evaluation. Our aim is to offer invaluable insights to researchers in the realm of LLMs evaluation, thereby aiding the development of more proficient LLMs. Our key point is that evaluation should be treated as an essential discipline to better assist the development of LLMs. We consistently maintain the related open-source materials at: https://github.com/MLGroupJLU/LLM-eval-survey.","DOI":"10.48550/arXiv.2307.03109","note":"arXiv:2307.03109 [cs]","number":"arXiv:2307.03109","publisher":"arXiv","source":"arXiv.org","title":"A Survey on Evaluation of Large Language Models","URL":"http://arxiv.org/abs/2307.03109","author":[{"family":"Chang","given":"Yupeng"},{"family":"Wang","given":"Xu"},{"family":"Wang","given":"Jindong"},{"family":"Wu","given":"Yuan"},{"family":"Yang","given":"Linyi"},{"family":"Zhu","given":"Kaijie"},{"family":"Chen","given":"Hao"},{"family":"Yi","given":"Xiaoyuan"},{"family":"Wang","given":"Cunxiang"},{"family":"Wang","given":"Yidong"},{"family":"Ye","given":"Wei"},{"family":"Zhang","given":"Yue"},{"family":"Chang","given":"Yi"},{"family":"Yu","given":"Philip S."},{"family":"Yang","given":"Qiang"},{"family":"Xie","given":"Xing"}],"accessed":{"date-parts":[["2024",1,6]]},"issued":{"date-parts":[["2023",12,28]]}},"prefix":""},{"id":2416,"uris":["http://zotero.org/users/6749620/items/H4LWE5DP"],"itemData":{"id":2416,"type":"article-journal","abstract":"Purpose This paper aims to provide an overview of key definitions related to ChatGPT, a public tool developed by OpenAI, and its underlying technology, Generative Pretrained Transformer (GPT). Design/methodology/approach This paper includes an interview with ChatGPT on its potential impact on academia and libraries. The interview discusses the benefits of ChatGPT such as improving search and discovery, reference and information services; cataloging and metadata generation; and content creation, as well as the ethical considerations that need to be taken into account, such as privacy and bias. Findings ChatGPT has considerable power to advance academia and librarianship in both anxiety-provoking and exciting new ways. However, it is important to consider how to use this technology responsibly and ethically, and to uncover how we, as professionals, can work alongside this technology to improve our work, rather than to abuse it or allow it to abuse us in the race to create new scholarly knowledge and educate future professionals. Originality/value This paper discusses the history and technology of GPT, including its generative pretrained transformer model, its ability to perform a wide range of language-based tasks and how ChatGPT uses this technology to function as a sophisticated chatbot.","container-title":"Library Hi Tech News","DOI":"10.1108/LHTN-01-2023-0009","ISSN":"0741-9058","issue":"3","note":"publisher: Emerald Publishing Limited","page":"26-29","source":"Emerald Insight","title":"Chatting about ChatGPT: how may AI and GPT impact academia and libraries?","title-short":"Chatting about ChatGPT","volume":"40","author":[{"family":"Lund","given":"Brady D."},{"family":"Wang","given":"Ting"}],"issued":{"date-parts":[["2023",1,1]]}},"prefix":""},{"id":2417,"uris":["http://zotero.org/users/6749620/items/PET796P5"],"itemData":{"id":2417,"type":"paper-conference","abstract":"In software development through integrated development environments (IDEs), code completion is one of the most widely used features. Nevertheless, majority of integrated development environments only support completion of methods and APIs, or arguments. In this paper, we introduce IntelliCode Compose – a general-purpose multilingual code completion tool which is capable of predicting sequences of code tokens of arbitrary types, generating up to entire lines of syntactically correct code. It leverages state-of-the-art generative transformer model trained on 1.2 billion lines of source code in Python, C#, JavaScript and TypeScript programming languages. IntelliCode Compose is deployed as a cloud-based web service. It makes use of client-side tree-based caching, efficient parallel implementation of the beam search decoder, and compute graph optimizations to meet edit-time completion suggestion requirements in the Visual Studio Code IDE and Azure Notebook. Our best model yields an average edit similarity of 86.7% and a perplexity of 1.82 for Python programming language.","collection-title":"ESEC/FSE 2020","container-title":"Proceedings of the 28th ACM Joint Meeting on European Software Engineering Conference and Symposium on the Foundations of Software Engineering","DOI":"10.1145/3368089.3417058","event-place":"New York, NY, USA","ISBN":"978-1-4503-7043-1","page":"1433–1443","publisher":"Association for Computing Machinery","publisher-place":"New York, NY, USA","source":"ACM Digital Library","title":"IntelliCode compose: code generation using transformer","title-short":"IntelliCode compose","URL":"https://doi.org/10.1145/3368089.3417058","author":[{"family":"Svyatkovskiy","given":"Alexey"},{"family":"Deng","given":"Shao Kun"},{"family":"Fu","given":"Shengyu"},{"family":"Sundaresan","given":"Neel"}],"accessed":{"date-parts":[["2024",1,6]]},"issued":{"date-parts":[["2020",11,8]]}},"prefix":""},{"id":2418,"uris":["http://zotero.org/users/6749620/items/X8J6D5RZ"],"itemData":{"id":2418,"type":"article-journal","abstract":"For years, experts have speculated about the future role of artificial intelligence (AI) in health care. Some AI tools can outperform physicians on specific tasks in radiology, dermatology, and other fields, which raised concerns that AI might render certain specialists obsolete. Some feared AI might expose patients and clinicians to novel risks. Others wondered whether physicians could use AI in good conscience if they do not understand how it works, or whether clinicians who fail to adopt it might be accused of providing substandard care.These concerns have faded somewhat as high-profile AI platforms like IBM Watson failed to deliver on their promise. Moreover, lacking anything resembling general intelligence, AI bested humans only at narrowly defined tasks. However, AI-related fears reemerged with the rise of language learning models (LLMs), exemplified by Open AI’s GPT (now in its fourth version). This technology has left clinicians wondering how they might use LLMs and what risks the technology poses to patients and clinicians.","container-title":"JAMA","DOI":"10.1001/jama.2023.5321","ISSN":"0098-7484","issue":"16","journalAbbreviation":"JAMA","page":"1349-1350","source":"Silverchair","title":"AI-Generated Medical Advice—GPT and Beyond","volume":"329","author":[{"family":"Haupt","given":"Claudia E."},{"family":"Marks","given":"Mason"}],"issued":{"date-parts":[["2023",4,25]]}},"prefix":""}],"schema":"https://github.com/citation-style-language/schema/raw/master/csl-citation.json"} </w:instrText>
      </w:r>
      <w:r w:rsidR="004231A5" w:rsidRPr="00E90930">
        <w:fldChar w:fldCharType="separate"/>
      </w:r>
      <w:r w:rsidR="00BA5378" w:rsidRPr="00BA5378">
        <w:rPr>
          <w:szCs w:val="24"/>
        </w:rPr>
        <w:t>[140–143]</w:t>
      </w:r>
      <w:r w:rsidR="004231A5" w:rsidRPr="00E90930">
        <w:fldChar w:fldCharType="end"/>
      </w:r>
      <w:r w:rsidR="004231A5">
        <w:t>. This has allowed</w:t>
      </w:r>
      <w:r w:rsidR="00302B50">
        <w:t xml:space="preserve"> LLMs to produce working programming scripts</w:t>
      </w:r>
      <w:r w:rsidR="006F30EC">
        <w:t xml:space="preserve"> </w:t>
      </w:r>
      <w:r w:rsidR="006F30EC">
        <w:fldChar w:fldCharType="begin"/>
      </w:r>
      <w:r w:rsidR="00BA5378">
        <w:instrText xml:space="preserve"> ADDIN ZOTERO_ITEM CSL_CITATION {"citationID":"a13ftpudonv","properties":{"formattedCitation":"[144]","plainCitation":"[144]","noteIndex":0},"citationItems":[{"id":3232,"uris":["http://zotero.org/users/6749620/items/VS5DLGEC"],"itemData":{"id":3232,"type":"paper-conference","container-title":"CHI Conference on Human Factors in Computing Systems Extended Abstracts","DOI":"10.1145/3491101.3519665","event-place":"New Orleans LA USA","event-title":"CHI '22: CHI Conference on Human Factors in Computing Systems","ISBN":"978-1-4503-9156-6","language":"en","license":"https://www.acm.org/publications/policies/copyright_policy#Background","page":"1-7","publisher":"ACM","publisher-place":"New Orleans LA USA","source":"DOI.org (Crossref)","title":"Expectation vs. Experience: Evaluating the Usability of Code Generation Tools Powered by Large Language Models","title-short":"Expectation vs. Experience","URL":"https://dl.acm.org/doi/10.1145/3491101.3519665","author":[{"family":"Vaithilingam","given":"Priyan"},{"family":"Zhang","given":"Tianyi"},{"family":"Glassman","given":"Elena L."}],"accessed":{"date-parts":[["2025",7,5]]},"issued":{"date-parts":[["2022",4,27]]}}}],"schema":"https://github.com/citation-style-language/schema/raw/master/csl-citation.json"} </w:instrText>
      </w:r>
      <w:r w:rsidR="006F30EC">
        <w:fldChar w:fldCharType="separate"/>
      </w:r>
      <w:r w:rsidR="00BA5378" w:rsidRPr="00BA5378">
        <w:t>[144]</w:t>
      </w:r>
      <w:r w:rsidR="006F30EC">
        <w:fldChar w:fldCharType="end"/>
      </w:r>
      <w:r w:rsidR="00302B50">
        <w:t>, answer online store inquiries</w:t>
      </w:r>
      <w:r w:rsidR="006F30EC">
        <w:t xml:space="preserve"> </w:t>
      </w:r>
      <w:r w:rsidR="006F30EC">
        <w:fldChar w:fldCharType="begin"/>
      </w:r>
      <w:r w:rsidR="00BA5378">
        <w:instrText xml:space="preserve"> ADDIN ZOTERO_ITEM CSL_CITATION {"citationID":"avrn3ojp79","properties":{"formattedCitation":"[145]","plainCitation":"[145]","noteIndex":0},"citationItems":[{"id":3231,"uris":["http://zotero.org/users/6749620/items/M8SHKSBT"],"itemData":{"id":3231,"type":"article-journal","container-title":"Scientific Reports","issue":"1","note":"publisher: Nature Publishing Group UK London","page":"19838","source":"Google Scholar","title":"Smart customer service in unmanned retail store enhanced by large language model","volume":"14","author":[{"family":"Wang","given":"Wang"},{"family":"Zhang","given":"Ping"},{"family":"Sun","given":"Changxia"},{"family":"Feng","given":"Dengchao"}],"issued":{"date-parts":[["2024"]]}}}],"schema":"https://github.com/citation-style-language/schema/raw/master/csl-citation.json"} </w:instrText>
      </w:r>
      <w:r w:rsidR="006F30EC">
        <w:fldChar w:fldCharType="separate"/>
      </w:r>
      <w:r w:rsidR="00BA5378" w:rsidRPr="00BA5378">
        <w:t>[145]</w:t>
      </w:r>
      <w:r w:rsidR="006F30EC">
        <w:fldChar w:fldCharType="end"/>
      </w:r>
      <w:r w:rsidR="00302B50">
        <w:t xml:space="preserve">, </w:t>
      </w:r>
      <w:r w:rsidR="006F30EC">
        <w:t>analyze financial</w:t>
      </w:r>
      <w:r w:rsidR="00302B50">
        <w:t xml:space="preserve"> market trends</w:t>
      </w:r>
      <w:r w:rsidR="006F30EC">
        <w:t xml:space="preserve"> </w:t>
      </w:r>
      <w:r w:rsidR="006F30EC">
        <w:fldChar w:fldCharType="begin"/>
      </w:r>
      <w:r w:rsidR="00BA5378">
        <w:instrText xml:space="preserve"> ADDIN ZOTERO_ITEM CSL_CITATION {"citationID":"a13a4pvi767","properties":{"formattedCitation":"[146]","plainCitation":"[146]","noteIndex":0},"citationItems":[{"id":3230,"uris":["http://zotero.org/users/6749620/items/2TZIIA4A"],"itemData":{"id":3230,"type":"article-journal","container-title":"IEEE Access","note":"publisher: IEEE","source":"Google Scholar","title":"Large language models and sentiment analysis in financial markets: A review, datasets and case study","title-short":"Large language models and sentiment analysis in financial markets","URL":"https://ieeexplore.ieee.org/abstract/document/10638546/","author":[{"family":"Liu","given":"Chenghao"},{"family":"Arulappan","given":"Arunkumar"},{"family":"Naha","given":"Ranesh"},{"family":"Mahanti","given":"Aniket"},{"family":"Kamruzzaman","given":"Joarder"},{"family":"Ra","given":"In-Ho"}],"accessed":{"date-parts":[["2025",7,5]]},"issued":{"date-parts":[["2024"]]}}}],"schema":"https://github.com/citation-style-language/schema/raw/master/csl-citation.json"} </w:instrText>
      </w:r>
      <w:r w:rsidR="006F30EC">
        <w:fldChar w:fldCharType="separate"/>
      </w:r>
      <w:r w:rsidR="00BA5378" w:rsidRPr="00BA5378">
        <w:t>[146]</w:t>
      </w:r>
      <w:r w:rsidR="006F30EC">
        <w:fldChar w:fldCharType="end"/>
      </w:r>
      <w:r w:rsidR="00302B50">
        <w:t>, and suggest medical diagnoses</w:t>
      </w:r>
      <w:r w:rsidR="006F30EC">
        <w:t xml:space="preserve"> </w:t>
      </w:r>
      <w:r w:rsidR="006F30EC">
        <w:fldChar w:fldCharType="begin"/>
      </w:r>
      <w:r w:rsidR="00BA5378">
        <w:instrText xml:space="preserve"> ADDIN ZOTERO_ITEM CSL_CITATION {"citationID":"a249foqi331","properties":{"formattedCitation":"[147]","plainCitation":"[147]","noteIndex":0},"citationItems":[{"id":3229,"uris":["http://zotero.org/users/6749620/items/5EVSF2ZM"],"itemData":{"id":3229,"type":"article-journal","container-title":"Nature","note":"publisher: Nature Publishing Group UK London","page":"1–7","source":"Google Scholar","title":"Towards accurate differential diagnosis with large language models","author":[{"family":"McDuff","given":"Daniel"},{"family":"Schaekermann","given":"Mike"},{"family":"Tu","given":"Tao"},{"family":"Palepu","given":"Anil"},{"family":"Wang","given":"Amy"},{"family":"Garrison","given":"Jake"},{"family":"Singhal","given":"Karan"},{"family":"Sharma","given":"Yash"},{"family":"Azizi","given":"Shekoofeh"},{"family":"Kulkarni","given":"Kavita"}],"issued":{"date-parts":[["2025"]]}}}],"schema":"https://github.com/citation-style-language/schema/raw/master/csl-citation.json"} </w:instrText>
      </w:r>
      <w:r w:rsidR="006F30EC">
        <w:fldChar w:fldCharType="separate"/>
      </w:r>
      <w:r w:rsidR="00BA5378" w:rsidRPr="00BA5378">
        <w:t>[147]</w:t>
      </w:r>
      <w:r w:rsidR="006F30EC">
        <w:fldChar w:fldCharType="end"/>
      </w:r>
      <w:r w:rsidR="00302B50">
        <w:t>.</w:t>
      </w:r>
      <w:r w:rsidR="004231A5">
        <w:t xml:space="preserve"> </w:t>
      </w:r>
      <w:r w:rsidR="00BA4C24">
        <w:t xml:space="preserve">As human guidance and knowledge greatly influences the generated geo-intervention quality, there is potential for the integration of LLMs to generate this guidance and knowledge, and </w:t>
      </w:r>
      <w:r w:rsidR="00D53B70">
        <w:t xml:space="preserve">perform </w:t>
      </w:r>
      <w:r w:rsidR="004B5252">
        <w:t>functions</w:t>
      </w:r>
      <w:r w:rsidR="00D53B70">
        <w:t xml:space="preserve"> based on it</w:t>
      </w:r>
      <w:r w:rsidR="00BA4C24">
        <w:t xml:space="preserve">. For example, the LLM may provide common knowledge on what variables influence the outcome, </w:t>
      </w:r>
      <w:r w:rsidR="004050FE">
        <w:t>followed by</w:t>
      </w:r>
      <w:r w:rsidR="00BA4C24">
        <w:t xml:space="preserve"> what variables are</w:t>
      </w:r>
      <w:r w:rsidR="00D76D75">
        <w:t xml:space="preserve"> considered</w:t>
      </w:r>
      <w:r w:rsidR="00BA4C24">
        <w:t xml:space="preserve"> feasible actions, and</w:t>
      </w:r>
      <w:r w:rsidR="00C14FA8">
        <w:t xml:space="preserve"> </w:t>
      </w:r>
      <w:r w:rsidR="008E7A01">
        <w:t>then</w:t>
      </w:r>
      <w:r w:rsidR="00BA4C24">
        <w:t xml:space="preserve"> finally select them for generating geo-interventions. In this example, the LLM may</w:t>
      </w:r>
      <w:r w:rsidR="00C924DF">
        <w:t xml:space="preserve"> </w:t>
      </w:r>
      <w:r w:rsidR="00BA4C24">
        <w:t>provide known knowledge on what areas are the most effective and feasible to target from the actions, and limit the generation to these areas.</w:t>
      </w:r>
      <w:r w:rsidR="006D345A">
        <w:t xml:space="preserve"> </w:t>
      </w:r>
      <w:r w:rsidR="00E01299">
        <w:t>However, it is noted that LLMs</w:t>
      </w:r>
      <w:r w:rsidR="00C95989">
        <w:t xml:space="preserve"> are still relatively new and</w:t>
      </w:r>
      <w:r w:rsidR="00BF6D12">
        <w:t xml:space="preserve"> perform similar to the wisdom of the crowds</w:t>
      </w:r>
      <w:r w:rsidR="00BE4865">
        <w:t xml:space="preserve"> </w:t>
      </w:r>
      <w:r w:rsidR="00BE4865">
        <w:fldChar w:fldCharType="begin"/>
      </w:r>
      <w:r w:rsidR="00BA5378">
        <w:instrText xml:space="preserve"> ADDIN ZOTERO_ITEM CSL_CITATION {"citationID":"a1cnj0rt9dn","properties":{"formattedCitation":"[148]","plainCitation":"[148]","noteIndex":0},"citationItems":[{"id":3228,"uris":["http://zotero.org/users/6749620/items/8VNL57EL"],"itemData":{"id":3228,"type":"article-journal","abstract":"Human forecasting accuracy improves through the “wisdom of the crowd” effect, in which aggregated predictions tend to outperform individual ones. Past research suggests that individual large language models (LLMs) tend to underperform compared to human crowd aggregates. We simulate a wisdom of the crowd effect with LLMs. Specifically, we use an ensemble of 12 LLMs to make probabilistic predictions about 31 binary questions, comparing them with those made by 925 human forecasters in a 3-month tournament. We show that the LLM crowd outperforms a no-information benchmark and is statistically indistinguishable from the human crowd. We also observe human-like biases, such as the acquiescence bias. In another study, we find that LLM predictions (of GPT-4 and Claude 2) improve when exposed to the median human prediction, increasing accuracy by 17 to 28%. However, simply averaging human and machine forecasts yields more accurate results. Our findings suggest that LLM predictions can rival the human crowd’s forecasting accuracy through simple aggregation.\n          , \n            An ensemble of 12 LLM models achieved forecasting accuracy statistically indistinguishable from that of the human crowd.","container-title":"Science Advances","DOI":"10.1126/sciadv.adp1528","ISSN":"2375-2548","issue":"45","journalAbbreviation":"Sci. Adv.","language":"en","page":"eadp1528","source":"DOI.org (Crossref)","title":"Wisdom of the silicon crowd: LLM ensemble prediction capabilities rival human crowd accuracy","title-short":"Wisdom of the silicon crowd","volume":"10","author":[{"family":"Schoenegger","given":"Philipp"},{"family":"Tuminauskaite","given":"Indre"},{"family":"Park","given":"Peter S."},{"family":"Bastos","given":"Rafael Valdece Sousa"},{"family":"Tetlock","given":"Philip E."}],"issued":{"date-parts":[["2024",11,8]]}}}],"schema":"https://github.com/citation-style-language/schema/raw/master/csl-citation.json"} </w:instrText>
      </w:r>
      <w:r w:rsidR="00BE4865">
        <w:fldChar w:fldCharType="separate"/>
      </w:r>
      <w:r w:rsidR="00BA5378" w:rsidRPr="00BA5378">
        <w:t>[148]</w:t>
      </w:r>
      <w:r w:rsidR="00BE4865">
        <w:fldChar w:fldCharType="end"/>
      </w:r>
      <w:r w:rsidR="00BF6D12">
        <w:t xml:space="preserve">, but does not currently reason or </w:t>
      </w:r>
      <w:r w:rsidR="003116AB">
        <w:t>operate</w:t>
      </w:r>
      <w:r w:rsidR="00BF6D12">
        <w:t xml:space="preserve"> at the human level</w:t>
      </w:r>
      <w:r w:rsidR="001B4E19">
        <w:t xml:space="preserve"> for all tasks</w:t>
      </w:r>
      <w:r w:rsidR="00BE4865">
        <w:t xml:space="preserve"> despite improvements</w:t>
      </w:r>
      <w:r w:rsidR="00C95989">
        <w:t xml:space="preserve"> </w:t>
      </w:r>
      <w:r w:rsidR="00C95989">
        <w:fldChar w:fldCharType="begin"/>
      </w:r>
      <w:r w:rsidR="00BA5378">
        <w:instrText xml:space="preserve"> ADDIN ZOTERO_ITEM CSL_CITATION {"citationID":"a1t6kiha8b7","properties":{"formattedCitation":"[149,150]","plainCitation":"[149,150]","noteIndex":0},"citationItems":[{"id":3227,"uris":["http://zotero.org/users/6749620/items/HGUE7V6U"],"itemData":{"id":3227,"type":"paper-conference","abstract":"Large language models (LLMs) have revolutionized many areas (e.g. natural language processing, software engineering, etc.) by achieving state-of-the-art performance on extensive downstream tasks. Aiming to achieve robust and general artificial intelligence, there has been a surge of interest in investigating the reasoning ability of the LLMs. Whereas the textual and numerical reasoning benchmarks adopted by previous works are rather shallow and simple, it is hard to conclude that the LLMs possess strong reasoning ability by merely achieving positive results on these benchmarks. Recent efforts have demonstrated that the LLMs are poor at solving sequential decision-making problems that require common-sense planning by evaluating their performance on the reinforcement learning benchmarks. In this work, we conduct an in-depth assessment of several state-of-the-art LLMs' reasoning ability based on the inductive logic programming (ILP) benchmark, which is broadly recognized as a representative and challenging measurement for evaluating logic program induction/synthesis systems as it requires inducing strict cause-effect logic to achieve robust deduction on independent and identically distributed (IID) and out-of-distribution (OOD) test samples. Our evaluations illustrate that compared with the neural program induction systems which are much smaller in model size, the state-of-the-art LLMs are much poorer in terms of reasoning ability by achieving much lower performance and generalization using either natural language prompting or truth-value matrix prompting1.","collection-title":"LLM4Code '24","container-title":"Proceedings of the 1st International Workshop on Large Language Models for Code","DOI":"10.1145/3643795.3648387","event-place":"New York, NY, USA","ISBN":"979-8-4007-0579-3","page":"119–126","publisher":"Association for Computing Machinery","publisher-place":"New York, NY, USA","source":"ACM Digital Library","title":"LLMs for Relational Reasoning: How Far are We?","title-short":"LLMs for Relational Reasoning","URL":"https://dl.acm.org/doi/10.1145/3643795.3648387","author":[{"family":"Li","given":"Zhiming"},{"family":"Cao","given":"Yushi"},{"family":"Xu","given":"Xiufeng"},{"family":"Jiang","given":"Junzhe"},{"family":"Liu","given":"Xu"},{"family":"Teo","given":"Yon Shin"},{"family":"Lin","given":"Shang-Wei"},{"family":"Liu","given":"Yang"}],"accessed":{"date-parts":[["2025",7,5]]},"issued":{"date-parts":[["2024",9,10]]}}},{"id":3226,"uris":["http://zotero.org/users/6749620/items/KI99B68A"],"itemData":{"id":3226,"type":"paper-conference","abstract":"Recent advances in large language models (LLMs) have transformed the field of natural language processing (NLP). From GPT-3 to PaLM, the state-of-the-art performance on natural language tasks is being pushed forward with every new large language model. Along with natural language abilities, there has been a significant interest in understanding whether such models exhibit reasoning capabilities with the use of reasoning benchmarks. However, even though results are seemingly positive, these benchmarks prove to be simplistic in nature and the performance of LLMs on these benchmarks cannot be used as evidence to support, many a times outlandish, claims being made about LLMs' reasoning capabilities. Further, these only represent a very limited set of simple reasoning tasks and we need to look at more sophisticated reasoning problems if we are to measure the true limits of such LLM-based systems. Motivated by this, we propose an extensible assessment framework to test the capabilities of LLMs on reasoning about actions and change, a central aspect of human intelligence. We provide multiple test cases that are more involved than any of the previously established benchmarks and each test case evaluates a different aspect of reasoning about actions and change. Results on GPT-3 (davinci), Instruct-GPT3 (text-davinci-002) and BLOOM (176B), showcase subpar performance on such reasoning tasks.","event-title":"NeurIPS 2022 Foundation Models for Decision Making Workshop","language":"en","source":"openreview.net","title":"Large Language Models Still Can't Plan (A Benchmark for LLMs on Planning and Reasoning about Change)","URL":"https://openreview.net/forum?id=wUU-7XTL5XO","author":[{"family":"Valmeekam","given":"Karthik"},{"family":"Olmo","given":"Alberto"},{"family":"Sreedharan","given":"Sarath"},{"family":"Kambhampati","given":"Subbarao"}],"accessed":{"date-parts":[["2025",7,5]]},"issued":{"date-parts":[["2022",11,18]]}}}],"schema":"https://github.com/citation-style-language/schema/raw/master/csl-citation.json"} </w:instrText>
      </w:r>
      <w:r w:rsidR="00C95989">
        <w:fldChar w:fldCharType="separate"/>
      </w:r>
      <w:r w:rsidR="00BA5378" w:rsidRPr="00BA5378">
        <w:t>[149,150]</w:t>
      </w:r>
      <w:r w:rsidR="00C95989">
        <w:fldChar w:fldCharType="end"/>
      </w:r>
      <w:r w:rsidR="00BE4865">
        <w:t xml:space="preserve"> (e.g. chain-of-thought</w:t>
      </w:r>
      <w:r w:rsidR="00C95989">
        <w:t xml:space="preserve"> </w:t>
      </w:r>
      <w:r w:rsidR="00C95989">
        <w:fldChar w:fldCharType="begin"/>
      </w:r>
      <w:r w:rsidR="00BA5378">
        <w:instrText xml:space="preserve"> ADDIN ZOTERO_ITEM CSL_CITATION {"citationID":"a16tk7jorh2","properties":{"formattedCitation":"[151]","plainCitation":"[151]","noteIndex":0},"citationItems":[{"id":3225,"uris":["http://zotero.org/users/6749620/items/LQW7BEH5"],"itemData":{"id":3225,"type":"article-journal","container-title":"Advances in neural information processing systems","page":"24824–24837","source":"Google Scholar","title":"Chain-of-thought prompting elicits reasoning in large language models","volume":"35","author":[{"family":"Wei","given":"Jason"},{"family":"Wang","given":"Xuezhi"},{"family":"Schuurmans","given":"Dale"},{"family":"Bosma","given":"Maarten"},{"family":"Xia","given":"Fei"},{"family":"Chi","given":"Ed"},{"family":"Le","given":"Quoc V."},{"family":"Zhou","given":"Denny"}],"issued":{"date-parts":[["2022"]]}}}],"schema":"https://github.com/citation-style-language/schema/raw/master/csl-citation.json"} </w:instrText>
      </w:r>
      <w:r w:rsidR="00C95989">
        <w:fldChar w:fldCharType="separate"/>
      </w:r>
      <w:r w:rsidR="00BA5378" w:rsidRPr="00BA5378">
        <w:t>[151]</w:t>
      </w:r>
      <w:r w:rsidR="00C95989">
        <w:fldChar w:fldCharType="end"/>
      </w:r>
      <w:r w:rsidR="00BE4865">
        <w:t>)</w:t>
      </w:r>
      <w:r w:rsidR="00BF6D12">
        <w:t xml:space="preserve">, failing simple logic and reasoning </w:t>
      </w:r>
      <w:r w:rsidR="00BF6D12">
        <w:lastRenderedPageBreak/>
        <w:t>tests</w:t>
      </w:r>
      <w:r w:rsidR="001C7710">
        <w:t xml:space="preserve"> </w:t>
      </w:r>
      <w:r w:rsidR="001C7710">
        <w:fldChar w:fldCharType="begin"/>
      </w:r>
      <w:r w:rsidR="00BA5378">
        <w:instrText xml:space="preserve"> ADDIN ZOTERO_ITEM CSL_CITATION {"citationID":"a2octe9ng6f","properties":{"formattedCitation":"[152,153]","plainCitation":"[152,153]","noteIndex":0},"citationItems":[{"id":3224,"uris":["http://zotero.org/users/6749620/items/MI6C6KCK"],"itemData":{"id":3224,"type":"chapter","container-title":"Advances in Information and Communication","event-place":"Cham","ISBN":"978-3-031-84456-0","language":"en","note":"collection-title: Lecture Notes in Networks and Systems\nDOI: 10.1007/978-3-031-84457-7_19","page":"313-332","publisher":"Springer Nature Switzerland","publisher-place":"Cham","source":"DOI.org (Crossref)","title":"Easy Problems that LLMs Get Wrong","URL":"https://link.springer.com/10.1007/978-3-031-84457-7_19","volume":"1283","editor":[{"family":"Arai","given":"Kohei"}],"author":[{"family":"Huckle","given":"James"},{"family":"Williams","given":"Sean"}],"accessed":{"date-parts":[["2025",7,6]]},"issued":{"date-parts":[["2025"]]}}},{"id":3223,"uris":["http://zotero.org/users/6749620/items/3A9Y8567"],"itemData":{"id":3223,"type":"article","abstract":"The impressive performance of Large Language Models (LLMs) has consistently surpassed numerous human-designed benchmarks, presenting new challenges in assessing the shortcomings of LLMs. Designing tasks and finding LLMs' limitations are becoming increasingly important. In this paper, we investigate the question of whether an LLM can discover its own limitations from the errors it makes. To this end, we propose a Self-Challenge evaluation framework with human-in-the-loop. Starting from seed instances that GPT-4 fails to answer, we prompt GPT-4 to summarize error patterns that can be used to generate new instances and incorporate human feedback on them to refine these patterns for generating more challenging data, iteratively. We end up with 8 diverse patterns, such as text manipulation and questions with assumptions. We then build a benchmark, SC-G4, consisting of 1,835 instances generated by GPT-4 using these patterns, with human-annotated gold responses. The SC-G4 serves as a challenging benchmark that allows for a detailed assessment of LLMs' abilities. Our results show that only 44.96\\% of instances in SC-G4 can be answered correctly by GPT-4. Interestingly, our pilot study indicates that these error patterns also challenge other LLMs, such as Claude-3 and Llama-3, and cannot be fully resolved through fine-tuning. Our work takes the first step to demonstrate that LLMs can autonomously identify their inherent flaws and provide insights for future dynamic and automatic evaluation.","DOI":"10.48550/arXiv.2408.08978","note":"arXiv:2408.08978 [cs]","number":"arXiv:2408.08978","publisher":"arXiv","source":"arXiv.org","title":"See What LLMs Cannot Answer: A Self-Challenge Framework for Uncovering LLM Weaknesses","title-short":"See What LLMs Cannot Answer","URL":"http://arxiv.org/abs/2408.08978","author":[{"family":"Chen","given":"Yulong"},{"family":"Liu","given":"Yang"},{"family":"Yan","given":"Jianhao"},{"family":"Bai","given":"Xuefeng"},{"family":"Zhong","given":"Ming"},{"family":"Yang","given":"Yinghao"},{"family":"Yang","given":"Ziyi"},{"family":"Zhu","given":"Chenguang"},{"family":"Zhang","given":"Yue"}],"accessed":{"date-parts":[["2025",7,6]]},"issued":{"date-parts":[["2024",10,1]]}}}],"schema":"https://github.com/citation-style-language/schema/raw/master/csl-citation.json"} </w:instrText>
      </w:r>
      <w:r w:rsidR="001C7710">
        <w:fldChar w:fldCharType="separate"/>
      </w:r>
      <w:r w:rsidR="00BA5378" w:rsidRPr="00BA5378">
        <w:t>[152,153]</w:t>
      </w:r>
      <w:r w:rsidR="001C7710">
        <w:fldChar w:fldCharType="end"/>
      </w:r>
      <w:r w:rsidR="003E4B32">
        <w:t>)</w:t>
      </w:r>
      <w:r w:rsidR="00E01299">
        <w:t xml:space="preserve">. </w:t>
      </w:r>
      <w:r w:rsidR="006D345A">
        <w:t>Nonetheless, t</w:t>
      </w:r>
      <w:r w:rsidR="00B653BC">
        <w:t>he framework does not consider models that offer contextual reasoning, which can be beneficial in ensuring that geo-interventions are feasible</w:t>
      </w:r>
      <w:ins w:id="432" w:author="Richard Wen" w:date="2026-03-05T20:50:00Z">
        <w:r w:rsidR="002E2839">
          <w:t xml:space="preserve"> </w:t>
        </w:r>
      </w:ins>
      <w:del w:id="433" w:author="Richard Wen" w:date="2026-03-05T20:50:00Z">
        <w:r w:rsidR="00B653BC" w:rsidDel="002E2839">
          <w:delText xml:space="preserve">, at </w:delText>
        </w:r>
        <w:r w:rsidR="00B653BC" w:rsidDel="008A45DE">
          <w:delText>least</w:delText>
        </w:r>
        <w:r w:rsidR="00B653BC" w:rsidDel="002E2839">
          <w:delText xml:space="preserve"> </w:delText>
        </w:r>
      </w:del>
      <w:r w:rsidR="00B653BC">
        <w:t>at the level of common knowledge amongst experts in the decision-making problem.</w:t>
      </w:r>
    </w:p>
    <w:p w14:paraId="63637D77" w14:textId="0B3DD4FD" w:rsidR="005D3BC1" w:rsidRPr="000672EC" w:rsidRDefault="005D3BC1" w:rsidP="005D3BC1">
      <w:pPr>
        <w:pStyle w:val="MDPI22heading2"/>
      </w:pPr>
      <w:r>
        <w:t>4</w:t>
      </w:r>
      <w:r w:rsidRPr="000672EC">
        <w:t>.</w:t>
      </w:r>
      <w:r w:rsidR="000423D5">
        <w:t>3</w:t>
      </w:r>
      <w:r w:rsidRPr="000672EC">
        <w:t xml:space="preserve">. </w:t>
      </w:r>
      <w:r>
        <w:t>Limitations</w:t>
      </w:r>
    </w:p>
    <w:p w14:paraId="2D55CE3D" w14:textId="3466968D" w:rsidR="0052555F" w:rsidRDefault="0052555F" w:rsidP="0052555F">
      <w:pPr>
        <w:pStyle w:val="MDPI23heading3"/>
      </w:pPr>
      <w:r>
        <w:t>4.</w:t>
      </w:r>
      <w:r w:rsidR="000423D5">
        <w:t>3</w:t>
      </w:r>
      <w:r w:rsidR="003E2DD9">
        <w:t>.1</w:t>
      </w:r>
      <w:r>
        <w:t xml:space="preserve">. </w:t>
      </w:r>
      <w:r w:rsidR="00827514">
        <w:t>Geo-intervention</w:t>
      </w:r>
      <w:r w:rsidR="008615D1">
        <w:t xml:space="preserve"> V</w:t>
      </w:r>
      <w:r w:rsidR="0012798D">
        <w:t>erification</w:t>
      </w:r>
    </w:p>
    <w:p w14:paraId="35F59FB1" w14:textId="27B4C1CE" w:rsidR="0052555F" w:rsidRDefault="00C85336" w:rsidP="0052555F">
      <w:pPr>
        <w:pStyle w:val="MDPI31text"/>
      </w:pPr>
      <w:r>
        <w:t xml:space="preserve">Due to limited availability of precise intervention data (e.g. historical changes to road design affecting intersection safety, policy shifts applied at certain locations), it was not possible at the time of study to verify that the generated geo-interventions </w:t>
      </w:r>
      <w:r w:rsidR="00525D13">
        <w:t>were feasible</w:t>
      </w:r>
      <w:r w:rsidR="00AD1386">
        <w:t xml:space="preserve"> and effective</w:t>
      </w:r>
      <w:r w:rsidR="00525D13">
        <w:t xml:space="preserve"> </w:t>
      </w:r>
      <w:r>
        <w:t>in the real world.</w:t>
      </w:r>
      <w:r w:rsidR="00A623FF">
        <w:t xml:space="preserve"> </w:t>
      </w:r>
      <w:r w:rsidR="00BF0B6D">
        <w:t>Impact evaluations for i</w:t>
      </w:r>
      <w:r w:rsidR="00A623FF">
        <w:t xml:space="preserve">nterventions </w:t>
      </w:r>
      <w:r w:rsidR="00BF0B6D">
        <w:t>often lack data</w:t>
      </w:r>
      <w:r w:rsidR="00D91214">
        <w:t xml:space="preserve"> (e.g. </w:t>
      </w:r>
      <w:r w:rsidR="00130402">
        <w:t>erroneous</w:t>
      </w:r>
      <w:r w:rsidR="006E6819">
        <w:t xml:space="preserve"> and missing data</w:t>
      </w:r>
      <w:r w:rsidR="008A288C">
        <w:t xml:space="preserve"> </w:t>
      </w:r>
      <w:r w:rsidR="008A288C">
        <w:fldChar w:fldCharType="begin"/>
      </w:r>
      <w:r w:rsidR="00BA5378">
        <w:instrText xml:space="preserve"> ADDIN ZOTERO_ITEM CSL_CITATION {"citationID":"a1jamoip7kb","properties":{"formattedCitation":"[154]","plainCitation":"[154]","noteIndex":0},"citationItems":[{"id":3214,"uris":["http://zotero.org/users/6749620/items/IXSXZTZ6"],"itemData":{"id":3214,"type":"article-journal","container-title":"Bulletin of the World Health Organization","note":"publisher: SciELO Public Health","page":"176–182","source":"Google Scholar","title":"Improving public health information: a data quality intervention in KwaZulu-Natal, South Africa","title-short":"Improving public health information","volume":"90","author":[{"family":"Mphatswe","given":"Wendy"},{"family":"Mate","given":"Kedar S."},{"family":"Bennett","given":"Beverley"},{"family":"Ngidi","given":"H."},{"family":"Reddy","given":"Jennifer"},{"family":"Barker","given":"Pierre M."},{"family":"Rollins","given":"Nigel"}],"issued":{"date-parts":[["2012"]]}}}],"schema":"https://github.com/citation-style-language/schema/raw/master/csl-citation.json"} </w:instrText>
      </w:r>
      <w:r w:rsidR="008A288C">
        <w:fldChar w:fldCharType="separate"/>
      </w:r>
      <w:r w:rsidR="00BA5378" w:rsidRPr="00BA5378">
        <w:t>[154]</w:t>
      </w:r>
      <w:r w:rsidR="008A288C">
        <w:fldChar w:fldCharType="end"/>
      </w:r>
      <w:r w:rsidR="00436B76">
        <w:t xml:space="preserve">, </w:t>
      </w:r>
      <w:r w:rsidR="00C82AA8">
        <w:t>compatible standards</w:t>
      </w:r>
      <w:r w:rsidR="008A288C">
        <w:t xml:space="preserve"> </w:t>
      </w:r>
      <w:r w:rsidR="008A288C">
        <w:fldChar w:fldCharType="begin"/>
      </w:r>
      <w:r w:rsidR="00BA5378">
        <w:instrText xml:space="preserve"> ADDIN ZOTERO_ITEM CSL_CITATION {"citationID":"a11fvu4cm2a","properties":{"formattedCitation":"[155]","plainCitation":"[155]","noteIndex":0},"citationItems":[{"id":3215,"uris":["http://zotero.org/users/6749620/items/77FGIEI2"],"itemData":{"id":3215,"type":"article-journal","container-title":"Frontiers in public health","note":"publisher: Frontiers Media SA","page":"106","source":"Google Scholar","title":"Evaluating public health interventions: a neglected area in health technology assessment","title-short":"Evaluating public health interventions","volume":"8","author":[{"family":"Stojanovic","given":"Jovana"},{"family":"Wübbeler","given":"Markus"},{"family":"Geis","given":"Sebastian"},{"family":"Reviriego","given":"Eva"},{"family":"Gutiérrez-Ibarluzea","given":"Iñaki"},{"family":"Lenoir-Wijnkoop","given":"Irene"}],"issued":{"date-parts":[["2020"]]}}}],"schema":"https://github.com/citation-style-language/schema/raw/master/csl-citation.json"} </w:instrText>
      </w:r>
      <w:r w:rsidR="008A288C">
        <w:fldChar w:fldCharType="separate"/>
      </w:r>
      <w:r w:rsidR="00BA5378" w:rsidRPr="00BA5378">
        <w:t>[155]</w:t>
      </w:r>
      <w:r w:rsidR="008A288C">
        <w:fldChar w:fldCharType="end"/>
      </w:r>
      <w:r w:rsidR="00436B76">
        <w:t>, or ethical issues</w:t>
      </w:r>
      <w:r w:rsidR="00DC3398">
        <w:t xml:space="preserve"> </w:t>
      </w:r>
      <w:r w:rsidR="00DC3398">
        <w:fldChar w:fldCharType="begin"/>
      </w:r>
      <w:r w:rsidR="00BA5378">
        <w:instrText xml:space="preserve"> ADDIN ZOTERO_ITEM CSL_CITATION {"citationID":"acrdfa4jlu","properties":{"formattedCitation":"[156]","plainCitation":"[156]","noteIndex":0},"citationItems":[{"id":3212,"uris":["http://zotero.org/users/6749620/items/YNAU4XUN"],"itemData":{"id":3212,"type":"article-journal","container-title":"American journal of preventive medicine","issue":"2","note":"publisher: Elsevier","page":"155–161","source":"Google Scholar","title":"Limitations of the randomized controlled trial in evaluating population-based health interventions","volume":"33","author":[{"family":"Sanson-Fisher","given":"Robert William"},{"family":"Bonevski","given":"Billie"},{"family":"Green","given":"Lawrence W."},{"family":"D’Este","given":"Cate"}],"issued":{"date-parts":[["2007"]]}}}],"schema":"https://github.com/citation-style-language/schema/raw/master/csl-citation.json"} </w:instrText>
      </w:r>
      <w:r w:rsidR="00DC3398">
        <w:fldChar w:fldCharType="separate"/>
      </w:r>
      <w:r w:rsidR="00BA5378" w:rsidRPr="00BA5378">
        <w:t>[156]</w:t>
      </w:r>
      <w:r w:rsidR="00DC3398">
        <w:fldChar w:fldCharType="end"/>
      </w:r>
      <w:r w:rsidR="00D91214">
        <w:t>)</w:t>
      </w:r>
      <w:r w:rsidR="00BF0B6D">
        <w:t xml:space="preserve"> or </w:t>
      </w:r>
      <w:r w:rsidR="006971E0">
        <w:t>sufficiently detailed data</w:t>
      </w:r>
      <w:r w:rsidR="00D91214">
        <w:t xml:space="preserve"> (e.g. inadequate time intervals</w:t>
      </w:r>
      <w:r w:rsidR="00C82AA8">
        <w:t xml:space="preserve"> or </w:t>
      </w:r>
      <w:r w:rsidR="00D91214">
        <w:t>spatial resolution</w:t>
      </w:r>
      <w:r w:rsidR="006971E0">
        <w:t xml:space="preserve"> </w:t>
      </w:r>
      <w:r w:rsidR="006971E0">
        <w:fldChar w:fldCharType="begin"/>
      </w:r>
      <w:r w:rsidR="00BA5378">
        <w:instrText xml:space="preserve"> ADDIN ZOTERO_ITEM CSL_CITATION {"citationID":"a1qg4nv7egg","properties":{"formattedCitation":"[157]","plainCitation":"[157]","noteIndex":0},"citationItems":[{"id":3213,"uris":["http://zotero.org/users/6749620/items/AR22IP2D"],"itemData":{"id":3213,"type":"article-journal","abstract":"Background Reliable and timely information on disease-specific treatment burdens within a health system is critical for the planning and monitoring of service provision. Health management information systems (HMIS) exist to address this need at national scales across Africa but are failing to deliver adequate data because of widespread underreporting by health facilities. Faced with this inadequacy, vital public health decisions often rely on crudely adjusted regional and national estimates of treatment burdens. Methods and Findings This study has taken the example of presumed malaria in outpatients within the largely incomplete Kenyan HMIS database and has defined a geostatistical modelling framework that can predict values for all data that are missing through space and time. The resulting complete set can then be used to define treatment burdens for presumed malaria at any level of spatial and temporal aggregation. Validation of the model has shown that these burdens are quantified to an acceptable level of accuracy at the district, provincial, and national scale. Conclusions The modelling framework presented here provides, to our knowledge for the first time, reliable information from imperfect HMIS data to support evidence-based decision-making at national and sub-national levels.","container-title":"PLOS Medicine","DOI":"10.1371/journal.pmed.0030271","ISSN":"1549-1676","issue":"6","journalAbbreviation":"PLOS Medicine","language":"en","note":"publisher: Public Library of Science","page":"e271","source":"PLoS Journals","title":"Improving Imperfect Data from Health Management Information Systems in Africa Using Space–Time Geostatistics","volume":"3","author":[{"family":"Gething","given":"Peter W."},{"family":"Noor","given":"Abdisalan M."},{"family":"Gikandi","given":"Priscilla W."},{"family":"Ogara","given":"Esther A. A."},{"family":"Hay","given":"Simon I."},{"family":"Nixon","given":"Mark S."},{"family":"Snow","given":"Robert W."},{"family":"Atkinson","given":"Peter M."}],"issued":{"date-parts":[["2006",6,6]]}}}],"schema":"https://github.com/citation-style-language/schema/raw/master/csl-citation.json"} </w:instrText>
      </w:r>
      <w:r w:rsidR="006971E0">
        <w:fldChar w:fldCharType="separate"/>
      </w:r>
      <w:r w:rsidR="00BA5378" w:rsidRPr="00BA5378">
        <w:t>[157]</w:t>
      </w:r>
      <w:r w:rsidR="006971E0">
        <w:fldChar w:fldCharType="end"/>
      </w:r>
      <w:r w:rsidR="00D91214">
        <w:t>)</w:t>
      </w:r>
      <w:r w:rsidR="00AB4479">
        <w:t xml:space="preserve">, while study design alone is not adequate to indicate a successful intervention </w:t>
      </w:r>
      <w:r w:rsidR="00AB4479">
        <w:fldChar w:fldCharType="begin"/>
      </w:r>
      <w:r w:rsidR="00C936B5">
        <w:instrText xml:space="preserve"> ADDIN ZOTERO_ITEM CSL_CITATION {"citationID":"af3scahkrt","properties":{"formattedCitation":"[112]","plainCitation":"[112]","noteIndex":0},"citationItems":[{"id":2483,"uris":["http://zotero.org/users/6749620/items/BREB27VC"],"itemData":{"id":2483,"type":"article-journal","abstract":"Public health interventions tend to be complex, programmatic, and context dependent. The evidence for their effectiveness must be sufficiently comprehensive to encompass that complexity. This paper asks whether and to what extent evaluative research on public health interventions can be adequately appraised by applying well established criteria for judging the quality of evidence in clinical practice. It is adduced that these criteria are useful in evaluating some aspects of evidence. However, there are other important aspects of evidence on public health interventions that are not covered by the established criteria. The evaluation of evidence must distinguish between the fidelity of the evaluation process in detecting the success or failure of an intervention, and the success or failure of the intervention itself. Moreover, if an intervention is unsuccessful, the evidence should help to determine whether the intervention was inherently faulty (that is, failure of intervention concept or theory), or just badly delivered (failure of implementation). Furthermore, proper interpretation of the evidence depends upon the availability of descriptive information on the intervention and its context, so that the transferability of the evidence can be determined. Study design alone is an inadequate marker of evidence quality in public health intervention evaluation.","container-title":"Journal of Epidemiology &amp; Community Health","DOI":"10.1136/jech.56.2.119","ISSN":"0143-005X, 1470-2738","issue":"2","language":"en","license":"Copyright 2002 Journal of Epidemiology and Community Health","note":"publisher: BMJ Publishing Group Ltd\nsection: Theory and methods\nPMID: 11812811","page":"119-127","source":"jech.bmj.com","title":"Criteria for evaluating evidence on public health interventions","volume":"56","author":[{"family":"Rychetnik","given":"L."},{"family":"Frommer","given":"M."},{"family":"Hawe","given":"P."},{"family":"Shiell","given":"A."}],"issued":{"date-parts":[["2002",2,1]]}}}],"schema":"https://github.com/citation-style-language/schema/raw/master/csl-citation.json"} </w:instrText>
      </w:r>
      <w:r w:rsidR="00AB4479">
        <w:fldChar w:fldCharType="separate"/>
      </w:r>
      <w:r w:rsidR="00C936B5" w:rsidRPr="00C936B5">
        <w:t>[112]</w:t>
      </w:r>
      <w:r w:rsidR="00AB4479">
        <w:fldChar w:fldCharType="end"/>
      </w:r>
      <w:r w:rsidR="00AB4479">
        <w:t>.</w:t>
      </w:r>
      <w:r w:rsidR="00D91214">
        <w:t xml:space="preserve"> This makes it difficult to</w:t>
      </w:r>
      <w:r w:rsidR="00C5672F">
        <w:t xml:space="preserve"> </w:t>
      </w:r>
      <w:r w:rsidR="00D91214">
        <w:t>conclude interventions are effective</w:t>
      </w:r>
      <w:r w:rsidR="00C5672F">
        <w:t xml:space="preserve"> in studies, </w:t>
      </w:r>
      <w:r w:rsidR="00D91214">
        <w:t xml:space="preserve">as it introduces bias that </w:t>
      </w:r>
      <w:r w:rsidR="00C5672F">
        <w:t>omits</w:t>
      </w:r>
      <w:r w:rsidR="00D91214">
        <w:t xml:space="preserve"> external factors</w:t>
      </w:r>
      <w:r w:rsidR="00766CCC">
        <w:t xml:space="preserve">, </w:t>
      </w:r>
      <w:r w:rsidR="00D91214">
        <w:t>unrelated to the interventions</w:t>
      </w:r>
      <w:r w:rsidR="00766CCC">
        <w:t xml:space="preserve">, that potentially cause </w:t>
      </w:r>
      <w:r w:rsidR="00557830">
        <w:t>beneficial</w:t>
      </w:r>
      <w:r w:rsidR="00766CCC">
        <w:t xml:space="preserve"> effects</w:t>
      </w:r>
      <w:r w:rsidR="00AD1386">
        <w:t xml:space="preserve"> </w:t>
      </w:r>
      <w:r w:rsidR="00AD1386">
        <w:fldChar w:fldCharType="begin"/>
      </w:r>
      <w:r w:rsidR="00BA5378">
        <w:instrText xml:space="preserve"> ADDIN ZOTERO_ITEM CSL_CITATION {"citationID":"a2qhd0ojaad","properties":{"formattedCitation":"[158]","plainCitation":"[158]","noteIndex":0},"citationItems":[{"id":3216,"uris":["http://zotero.org/users/6749620/items/RGM8ZAC5"],"itemData":{"id":3216,"type":"article-journal","container-title":"Bmj","note":"publisher: British Medical Journal Publishing Group","source":"Google Scholar","title":"Evaluating the impact of healthcare interventions using routine data","URL":"https://www.bmj.com/content/bmj/365/bmj.l2239.full.pdf","volume":"365","author":[{"family":"Clarke","given":"Geraldine M."},{"family":"Conti","given":"Stefano"},{"family":"Wolters","given":"Arne T."},{"family":"Steventon","given":"Adam"}],"accessed":{"date-parts":[["2025",7,8]]},"issued":{"date-parts":[["2019"]]}}}],"schema":"https://github.com/citation-style-language/schema/raw/master/csl-citation.json"} </w:instrText>
      </w:r>
      <w:r w:rsidR="00AD1386">
        <w:fldChar w:fldCharType="separate"/>
      </w:r>
      <w:r w:rsidR="00BA5378" w:rsidRPr="00BA5378">
        <w:t>[158]</w:t>
      </w:r>
      <w:r w:rsidR="00AD1386">
        <w:fldChar w:fldCharType="end"/>
      </w:r>
      <w:r w:rsidR="00D91214">
        <w:t>.</w:t>
      </w:r>
      <w:r w:rsidR="00BF0B6D">
        <w:t xml:space="preserve"> </w:t>
      </w:r>
      <w:r w:rsidR="00A623FF">
        <w:t xml:space="preserve">It was also impractical to implement case studies due to the scale and expenses of the </w:t>
      </w:r>
      <w:r w:rsidR="000A69CC">
        <w:t>unverified</w:t>
      </w:r>
      <w:r w:rsidR="00A623FF">
        <w:t xml:space="preserve"> geo-interventions</w:t>
      </w:r>
      <w:r w:rsidR="00436B76">
        <w:t xml:space="preserve">, where most interventions are often complex and costly to implement at scale </w:t>
      </w:r>
      <w:r w:rsidR="00436B76">
        <w:fldChar w:fldCharType="begin"/>
      </w:r>
      <w:r w:rsidR="00C936B5">
        <w:instrText xml:space="preserve"> ADDIN ZOTERO_ITEM CSL_CITATION {"citationID":"ab8u0pmq9c","properties":{"formattedCitation":"[111]","plainCitation":"[111]","noteIndex":0},"citationItems":[{"id":3241,"uris":["http://zotero.org/users/6749620/items/PW4WLXBS"],"itemData":{"id":3241,"type":"article-journal","abstract":"National governments and international agencies, including programmes like the Global Alliance for Vaccines and Immunizations and the Global Fund to Fight AIDS, Tuberculosis and Malaria, have committed to scaling up health interventions and to meeting the Millennium Development Goals (MDGs), and need information on costs of scaling up these interventions. However, there has been no systematic attempt across health interventions to determine the impact of scaling up on the costs of programmes.This paper presents a systematic review of the literature on the costs of scaling up health interventions. The objectives of this review are to identify factors affecting costs as coverage increases and to describe typical cost curves for different kinds of interventions. Thirty-seven studies were found, three containing cost data from programmes that had already been scaled up. The other studies provide either quantitative cost projections or qualitative descriptions of factors affecting costs when interventions are scaled up, and are used to determine important factors to consider when scaling up. Cost curves for the scaling up of different health interventions could not be derived with the available data.This review demonstrates that the costs of scaling up an intervention are specific to both the type of intervention and its particular setting. However, the literature indicates general principles that can guide the process: (1) calculate separate unit costs for urban and rural populations; (2) identify economies and diseconomies of scale, and separate the fixed and variable components of the costs; (3) assess availability and capacity of health human resources; and (4) include administrative costs, which can constitute a significant proportion of scale-up costs in the short run.This study is limited by the scarcity of real data reported in the public domain that address costs when scaling up health interventions. As coverage of health interventions increases in the process of meeting the MDGs and other health goals, it is recommended that costs of scaling up are reported alongside the impact on health of the scaled-up interventions.","container-title":"Health Policy and Planning","DOI":"10.1093/heapol/czi001","ISSN":"0268-1080","issue":"1","journalAbbreviation":"Health Policy and Planning","page":"1-13","source":"Silverchair","title":"Costs of scaling up health interventions: a systematic review","title-short":"Costs of scaling up health interventions","volume":"20","author":[{"family":"Johns","given":"Benjamin"},{"family":"Torres","given":"Tessa Tan"},{"literal":"on behalf of WHO-CHOICE"}],"issued":{"date-parts":[["2005",1,1]]}}}],"schema":"https://github.com/citation-style-language/schema/raw/master/csl-citation.json"} </w:instrText>
      </w:r>
      <w:r w:rsidR="00436B76">
        <w:fldChar w:fldCharType="separate"/>
      </w:r>
      <w:r w:rsidR="00C936B5" w:rsidRPr="00C936B5">
        <w:t>[111]</w:t>
      </w:r>
      <w:r w:rsidR="00436B76">
        <w:fldChar w:fldCharType="end"/>
      </w:r>
      <w:r w:rsidR="00A623FF">
        <w:t>.</w:t>
      </w:r>
      <w:r w:rsidR="00A626C7">
        <w:t xml:space="preserve"> The difficulties and complexities in sourcing verification data and implementing experimental geo-interventions reveal a need for intervention related datasets, which help verify that models perform to the level of existing interventions. </w:t>
      </w:r>
    </w:p>
    <w:p w14:paraId="03957F1E" w14:textId="72158340" w:rsidR="007407C2" w:rsidRDefault="000423D5" w:rsidP="007407C2">
      <w:pPr>
        <w:pStyle w:val="MDPI23heading3"/>
      </w:pPr>
      <w:r>
        <w:t>4.3</w:t>
      </w:r>
      <w:r w:rsidR="007407C2">
        <w:t>.</w:t>
      </w:r>
      <w:r w:rsidR="00AB2E33">
        <w:t>2</w:t>
      </w:r>
      <w:r w:rsidR="007407C2">
        <w:t xml:space="preserve">. </w:t>
      </w:r>
      <w:r w:rsidR="00AB2E33">
        <w:t>Empirical Evidence</w:t>
      </w:r>
    </w:p>
    <w:p w14:paraId="13B9942D" w14:textId="32F0C77C" w:rsidR="007407C2" w:rsidRDefault="00F21F83" w:rsidP="007407C2">
      <w:pPr>
        <w:pStyle w:val="MDPI31text"/>
      </w:pPr>
      <w:r>
        <w:t>As this paper</w:t>
      </w:r>
      <w:r w:rsidR="00962E4E">
        <w:t xml:space="preserve">’s scope </w:t>
      </w:r>
      <w:ins w:id="434" w:author="Richard Wen" w:date="2026-03-05T20:50:00Z">
        <w:r w:rsidR="00291BFF">
          <w:t>was</w:t>
        </w:r>
      </w:ins>
      <w:del w:id="435" w:author="Richard Wen" w:date="2026-03-05T20:50:00Z">
        <w:r w:rsidR="00962E4E" w:rsidDel="00291BFF">
          <w:delText>is</w:delText>
        </w:r>
      </w:del>
      <w:r w:rsidR="00962E4E">
        <w:t xml:space="preserve"> to</w:t>
      </w:r>
      <w:r>
        <w:t xml:space="preserve"> introduce the geo-intervention modelling framework, it </w:t>
      </w:r>
      <w:ins w:id="436" w:author="Richard Wen" w:date="2026-03-05T20:50:00Z">
        <w:r w:rsidR="006E7E07">
          <w:t>did</w:t>
        </w:r>
      </w:ins>
      <w:del w:id="437" w:author="Richard Wen" w:date="2026-03-05T20:50:00Z">
        <w:r w:rsidDel="006E7E07">
          <w:delText>does</w:delText>
        </w:r>
      </w:del>
      <w:r>
        <w:t xml:space="preserve"> not yet have adequate empirical evidence of its use in the real-world, asides from the conducted case study</w:t>
      </w:r>
      <w:r w:rsidR="007407C2">
        <w:t>.</w:t>
      </w:r>
      <w:r w:rsidR="00962E4E">
        <w:t xml:space="preserve"> </w:t>
      </w:r>
      <w:r w:rsidR="00E704A0">
        <w:t>Evidence of adoption and utility of the framework is crucial to prove its effectiveness in variety of fields, in practice, and for different audiences.</w:t>
      </w:r>
      <w:r w:rsidR="006F4B8C">
        <w:t xml:space="preserve"> </w:t>
      </w:r>
      <w:r w:rsidR="00C31BC5">
        <w:t>When</w:t>
      </w:r>
      <w:r w:rsidR="006F4B8C">
        <w:t xml:space="preserve"> frameworks are </w:t>
      </w:r>
      <w:r w:rsidR="00D75F93">
        <w:t xml:space="preserve">increasingly </w:t>
      </w:r>
      <w:r w:rsidR="00FE1956">
        <w:t>used in research and practice</w:t>
      </w:r>
      <w:r w:rsidR="006F4B8C">
        <w:t>, hidden issues and limitations are further uncovered</w:t>
      </w:r>
      <w:r w:rsidR="00C31BC5">
        <w:t xml:space="preserve"> from various perspectives</w:t>
      </w:r>
      <w:r w:rsidR="00962B17">
        <w:t xml:space="preserve"> and impact evaluations</w:t>
      </w:r>
      <w:r w:rsidR="00250376">
        <w:t xml:space="preserve"> </w:t>
      </w:r>
      <w:r w:rsidR="00250376">
        <w:fldChar w:fldCharType="begin"/>
      </w:r>
      <w:r w:rsidR="00BA5378">
        <w:instrText xml:space="preserve"> ADDIN ZOTERO_ITEM CSL_CITATION {"citationID":"a1v4n8p04s","properties":{"formattedCitation":"[159]","plainCitation":"[159]","noteIndex":0},"citationItems":[{"id":3209,"uris":["http://zotero.org/users/6749620/items/GSFNMRJG"],"itemData":{"id":3209,"type":"article-journal","abstract":"Background Increasingly, researchers need to demonstrate the impact of their research to their sponsors, funders, and fellow academics. However, the most appropriate way of measuring the impact of healthcare research is subject to debate. We aimed to identify the existing methodological frameworks used to measure healthcare research impact and to summarise the common themes and metrics in an impact matrix. Methods and findings Two independent investigators systematically searched the Medical Literature Analysis and Retrieval System Online (MEDLINE), the Excerpta Medica Database (EMBASE), the Cumulative Index to Nursing and Allied Health Literature (CINAHL+), the Health Management Information Consortium, and the Journal of Research Evaluation from inception until May 2017 for publications that presented a methodological framework for research impact. We then summarised the common concepts and themes across methodological frameworks and identified the metrics used to evaluate differing forms of impact. Twenty-four unique methodological frameworks were identified, addressing 5 broad categories of impact: (1) ‘primary research-related impact’, (2) ‘influence on policy making’, (3) ‘health and health systems impact’, (4) ‘health-related and societal impact’, and (5) ‘broader economic impact’. These categories were subdivided into 16 common impact subgroups. Authors of the included publications proposed 80 different metrics aimed at measuring impact in these areas. The main limitation of the study was the potential exclusion of relevant articles, as a consequence of the poor indexing of the databases searched. Conclusions The measurement of research impact is an essential exercise to help direct the allocation of limited research resources, to maximise research benefit, and to help minimise research waste. This review provides a collective summary of existing methodological frameworks for research impact, which funders may use to inform the measurement of research impact and researchers may use to inform study design decisions aimed at maximising the short-, medium-, and long-term impact of their research.","container-title":"PLOS Medicine","DOI":"10.1371/journal.pmed.1002370","ISSN":"1549-1676","issue":"8","journalAbbreviation":"PLOS Medicine","language":"en","note":"publisher: Public Library of Science","page":"e1002370","source":"PLoS Journals","title":"Assessing the impact of healthcare research: A systematic review of methodological frameworks","title-short":"Assessing the impact of healthcare research","volume":"14","author":[{"family":"Rivera","given":"Samantha Cruz"},{"family":"Kyte","given":"Derek G."},{"family":"Aiyegbusi","given":"Olalekan Lee"},{"family":"Keeley","given":"Thomas J."},{"family":"Calvert","given":"Melanie J."}],"issued":{"date-parts":[["2017",8,9]]}}}],"schema":"https://github.com/citation-style-language/schema/raw/master/csl-citation.json"} </w:instrText>
      </w:r>
      <w:r w:rsidR="00250376">
        <w:fldChar w:fldCharType="separate"/>
      </w:r>
      <w:r w:rsidR="00BA5378" w:rsidRPr="00BA5378">
        <w:t>[159]</w:t>
      </w:r>
      <w:r w:rsidR="00250376">
        <w:fldChar w:fldCharType="end"/>
      </w:r>
      <w:r w:rsidR="006F4B8C">
        <w:t>, allow</w:t>
      </w:r>
      <w:r w:rsidR="004403DC">
        <w:t>ing</w:t>
      </w:r>
      <w:r w:rsidR="006F4B8C">
        <w:t xml:space="preserve"> for innovative improvements </w:t>
      </w:r>
      <w:r w:rsidR="00962E4E">
        <w:t>that</w:t>
      </w:r>
      <w:r w:rsidR="006F4B8C">
        <w:t xml:space="preserve"> </w:t>
      </w:r>
      <w:r w:rsidR="00962E4E">
        <w:t>create</w:t>
      </w:r>
      <w:r w:rsidR="006F4B8C">
        <w:t xml:space="preserve"> better frameworks</w:t>
      </w:r>
      <w:r w:rsidR="004403DC">
        <w:t xml:space="preserve"> </w:t>
      </w:r>
      <w:r w:rsidR="004403DC">
        <w:fldChar w:fldCharType="begin"/>
      </w:r>
      <w:r w:rsidR="00BA5378">
        <w:instrText xml:space="preserve"> ADDIN ZOTERO_ITEM CSL_CITATION {"citationID":"a7o5r9agt1","properties":{"formattedCitation":"[160]","plainCitation":"[160]","noteIndex":0},"citationItems":[{"id":3211,"uris":["http://zotero.org/users/6749620/items/4VX2SR3N"],"itemData":{"id":3211,"type":"article-journal","abstract":"The clinical decision support system is utilized to translate knowledge into evidence-based practice in clinical settings. Many studies have been conducted to understand users’ adoption of the clinical decision support system. A critical review was conducted to understand the theoretical or conceptual frameworks used to inform the studies on the adoption of the clinical decision support system. The review identified 15 theoretical and conceptual frameworks using multiple hybrids of theories and concepts. The Technology Acceptance Model was the most frequently used baseline framework combined with frameworks such as the diffusion of innovation, social theory, longitudinal theory, and so on. The results from these articles yielded multiple concepts influencing the adoption of the clinical decision support system. These concepts can be recategorized into nine major concepts, namely, the information system, person (user or patient), social, organization, perceived benefits, emotions, trustability, relevance (fitness), and professionalism. None of the studies found all the nine concepts. That said, most of them have identified the information system, organization, and person concepts as three of its concepts affecting the use of the clinical decision support system. Within each of the concepts, its subconcepts were noted to be very varied. Yet each of these subconcepts has significantly contributed toward the different facets of the concepts. A pluralistic framework was built using the concepts and subconcepts to provide an overall framework construct for future study on the adoption of the clinical decision support system.","container-title":"CIN: Computers, Informatics, Nursing","DOI":"10.1097/CIN.0000000000000196","ISSN":"1538-9774","issue":"12","language":"en-US","page":"555","source":"journals.lww.com","title":"A Critical Review of the Theoretical Frameworks and the Conceptual Factors in the Adoption of Clinical Decision Support Systems","volume":"33","author":[{"family":"Khong","given":"Peck Chui Betty"},{"family":"Holroyd","given":"Eleanor"},{"family":"Wang","given":"Wenru"}],"issued":{"date-parts":[["2015",12]]}}}],"schema":"https://github.com/citation-style-language/schema/raw/master/csl-citation.json"} </w:instrText>
      </w:r>
      <w:r w:rsidR="004403DC">
        <w:fldChar w:fldCharType="separate"/>
      </w:r>
      <w:r w:rsidR="00BA5378" w:rsidRPr="00BA5378">
        <w:t>[160]</w:t>
      </w:r>
      <w:r w:rsidR="004403DC">
        <w:fldChar w:fldCharType="end"/>
      </w:r>
      <w:r w:rsidR="006F4B8C">
        <w:t>.</w:t>
      </w:r>
      <w:r w:rsidR="00607EE2">
        <w:t xml:space="preserve"> However, this is a long and complex process, involving collaborative work in uptake and dissemination (e.g. development of software, advertising, guidance materials, partnerships) </w:t>
      </w:r>
      <w:r w:rsidR="00607EE2">
        <w:fldChar w:fldCharType="begin"/>
      </w:r>
      <w:r w:rsidR="00BA5378">
        <w:instrText xml:space="preserve"> ADDIN ZOTERO_ITEM CSL_CITATION {"citationID":"a1krhclju52","properties":{"formattedCitation":"[161]","plainCitation":"[161]","noteIndex":0},"citationItems":[{"id":3208,"uris":["http://zotero.org/users/6749620/items/P6VWDMYF"],"itemData":{"id":3208,"type":"article-journal","abstract":"Providing evidence of impact highlights the benefits of medical research to society. Such evidence is increasingly requested by research funders and commonly relies on citation analysis. However, other indicators may be more informative. Although frameworks to demonstrate the impact of clinical research have been reported, no complementary framework exists for methodological research. Therefore, we assessed the impact of methodological research projects conducted or completed between 2009 and 2012 at the UK Medical Research Council Clinical Trials Unit Hub for Trials Methodology Research Hub, with a view to developing an appropriate framework.","container-title":"Trials","DOI":"10.1186/1745-6215-15-464","ISSN":"1745-6215","issue":"1","journalAbbreviation":"Trials","language":"en","page":"464","source":"Springer Link","title":"Measuring the impact of methodological research: a framework and methods to identify evidence of impact","title-short":"Measuring the impact of methodological research","volume":"15","author":[{"family":"Brueton","given":"Valerie C."},{"family":"Vale","given":"Claire L."},{"family":"Choodari-Oskooei","given":"Babak"},{"family":"Jinks","given":"Rachel"},{"family":"Tierney","given":"Jayne F."}],"issued":{"date-parts":[["2014",11,27]]}}}],"schema":"https://github.com/citation-style-language/schema/raw/master/csl-citation.json"} </w:instrText>
      </w:r>
      <w:r w:rsidR="00607EE2">
        <w:fldChar w:fldCharType="separate"/>
      </w:r>
      <w:r w:rsidR="00BA5378" w:rsidRPr="00BA5378">
        <w:t>[161]</w:t>
      </w:r>
      <w:r w:rsidR="00607EE2">
        <w:fldChar w:fldCharType="end"/>
      </w:r>
      <w:r w:rsidR="00607EE2">
        <w:t>.</w:t>
      </w:r>
      <w:r w:rsidR="00241999">
        <w:t xml:space="preserve"> Nonetheless, frameworks are generally introduced, before empirical evidence follow, which presents a common limitation of newly introduced methodological frameworks.</w:t>
      </w:r>
    </w:p>
    <w:p w14:paraId="2D80DB22" w14:textId="7938626D" w:rsidR="005D3BC1" w:rsidRPr="000672EC" w:rsidRDefault="005D3BC1" w:rsidP="005D3BC1">
      <w:pPr>
        <w:pStyle w:val="MDPI22heading2"/>
      </w:pPr>
      <w:r>
        <w:t>4</w:t>
      </w:r>
      <w:r w:rsidRPr="000672EC">
        <w:t>.</w:t>
      </w:r>
      <w:r w:rsidR="00F12619">
        <w:t>4</w:t>
      </w:r>
      <w:r w:rsidRPr="000672EC">
        <w:t xml:space="preserve">. </w:t>
      </w:r>
      <w:r w:rsidR="00472FBB">
        <w:t>Opportunities</w:t>
      </w:r>
    </w:p>
    <w:p w14:paraId="5BB46888" w14:textId="6EAC4CF8" w:rsidR="001824A6" w:rsidRDefault="00F12619" w:rsidP="001824A6">
      <w:pPr>
        <w:pStyle w:val="MDPI23heading3"/>
      </w:pPr>
      <w:r>
        <w:t>4.4</w:t>
      </w:r>
      <w:r w:rsidR="001824A6">
        <w:t>.1. Framework</w:t>
      </w:r>
      <w:r w:rsidR="00ED3364">
        <w:t xml:space="preserve"> Extensions</w:t>
      </w:r>
    </w:p>
    <w:p w14:paraId="2C2C5F2F" w14:textId="78122722" w:rsidR="001824A6" w:rsidRDefault="009F466E" w:rsidP="001824A6">
      <w:pPr>
        <w:pStyle w:val="MDPI31text"/>
      </w:pPr>
      <w:r>
        <w:t>Research in extending the geo-intervention modelling framework with additional components aids in establishing a standard</w:t>
      </w:r>
      <w:r w:rsidR="00F85C21">
        <w:t xml:space="preserve"> of understanding</w:t>
      </w:r>
      <w:r>
        <w:t xml:space="preserve"> with the base components, while allowing for</w:t>
      </w:r>
      <w:r w:rsidR="00EA6018">
        <w:t xml:space="preserve"> work into addressing </w:t>
      </w:r>
      <w:r w:rsidR="00EA180D">
        <w:t xml:space="preserve">the </w:t>
      </w:r>
      <w:r w:rsidR="00EA6018">
        <w:t>framework</w:t>
      </w:r>
      <w:r w:rsidR="00EA180D">
        <w:t>’s</w:t>
      </w:r>
      <w:r>
        <w:t xml:space="preserve"> </w:t>
      </w:r>
      <w:r w:rsidR="00EA6018">
        <w:t>disadvantages and limitations</w:t>
      </w:r>
      <w:r w:rsidR="001824A6">
        <w:t>.</w:t>
      </w:r>
      <w:r w:rsidR="00D501F5">
        <w:t xml:space="preserve"> For example, temporal sub-components</w:t>
      </w:r>
      <w:r w:rsidR="0036274E">
        <w:t xml:space="preserve"> (e.g. feature engineering temporal variables, time-series models, sequential generation of geo-interventions)</w:t>
      </w:r>
      <w:r w:rsidR="00D501F5">
        <w:t xml:space="preserve"> may be added to all components to enable time-relevant geo-interventions.</w:t>
      </w:r>
      <w:r w:rsidR="009F0F84">
        <w:t xml:space="preserve"> Another example involves </w:t>
      </w:r>
      <w:r w:rsidR="0008204E">
        <w:t>applying the framework</w:t>
      </w:r>
      <w:r w:rsidR="001507D5">
        <w:t xml:space="preserve"> to different domain</w:t>
      </w:r>
      <w:r w:rsidR="009C3AEC">
        <w:t>-specific problems. This</w:t>
      </w:r>
      <w:r w:rsidR="003872F4">
        <w:t xml:space="preserve"> helps identify component </w:t>
      </w:r>
      <w:r w:rsidR="009F461A">
        <w:t>additions</w:t>
      </w:r>
      <w:r w:rsidR="003872F4">
        <w:t xml:space="preserve"> and modifications that</w:t>
      </w:r>
      <w:r w:rsidR="0008204E">
        <w:t xml:space="preserve"> create </w:t>
      </w:r>
      <w:r w:rsidR="00D31630">
        <w:t>sub-</w:t>
      </w:r>
      <w:r w:rsidR="0008204E">
        <w:t>frameworks specific to problems in particular domains (e.g. public health, transportation engineering, planning)</w:t>
      </w:r>
      <w:r w:rsidR="00EF560D">
        <w:t>, assisting in</w:t>
      </w:r>
      <w:r w:rsidR="00BC3175">
        <w:t xml:space="preserve"> better</w:t>
      </w:r>
      <w:r w:rsidR="00EF560D">
        <w:t xml:space="preserve"> knowledge transfe</w:t>
      </w:r>
      <w:r w:rsidR="00A600F4">
        <w:t>r</w:t>
      </w:r>
      <w:r w:rsidR="003872F4">
        <w:t>.</w:t>
      </w:r>
      <w:r w:rsidR="00033F6B">
        <w:t xml:space="preserve"> </w:t>
      </w:r>
      <w:r w:rsidR="0019239F">
        <w:t xml:space="preserve">Incorporating LLMs as optional sub-components </w:t>
      </w:r>
      <w:r w:rsidR="00D31630">
        <w:t>for knowledge support</w:t>
      </w:r>
      <w:r w:rsidR="0019239F">
        <w:t xml:space="preserve"> will also mediate the lack of contextual reasoning</w:t>
      </w:r>
      <w:r w:rsidR="00D31630">
        <w:t xml:space="preserve"> (e.g. ranking feasibility of actions from variables, evaluating practicality of geo-interventions, suggesting approaches for outcome modelling and spatial feature engineering).</w:t>
      </w:r>
      <w:r w:rsidR="00DC715B">
        <w:t xml:space="preserve"> Work towards creating framework extensions will </w:t>
      </w:r>
      <w:r w:rsidR="00D53B70">
        <w:t>address</w:t>
      </w:r>
      <w:r w:rsidR="00DC715B">
        <w:t xml:space="preserve"> not</w:t>
      </w:r>
      <w:r w:rsidR="00000C96">
        <w:t>ed</w:t>
      </w:r>
      <w:r w:rsidR="00DC715B">
        <w:t xml:space="preserve"> issues</w:t>
      </w:r>
      <w:r w:rsidR="00D65BC4">
        <w:t xml:space="preserve"> in the framework</w:t>
      </w:r>
      <w:r w:rsidR="00000C96">
        <w:t xml:space="preserve"> </w:t>
      </w:r>
      <w:r w:rsidR="00D65BC4">
        <w:t>related to</w:t>
      </w:r>
      <w:r w:rsidR="00000C96">
        <w:t xml:space="preserve"> temporality, knowledge transfer, and contextual reasoning</w:t>
      </w:r>
      <w:r w:rsidR="000E669D">
        <w:t>, while offering a standardized manner for improving the framework when future issues arise.</w:t>
      </w:r>
    </w:p>
    <w:p w14:paraId="09DE1858" w14:textId="784F3E6A" w:rsidR="00015A4A" w:rsidRDefault="00F12619" w:rsidP="00015A4A">
      <w:pPr>
        <w:pStyle w:val="MDPI23heading3"/>
      </w:pPr>
      <w:r>
        <w:t>4.4</w:t>
      </w:r>
      <w:r w:rsidR="00015A4A">
        <w:t>.</w:t>
      </w:r>
      <w:r w:rsidR="001824A6">
        <w:t>2</w:t>
      </w:r>
      <w:r w:rsidR="00015A4A">
        <w:t xml:space="preserve">. </w:t>
      </w:r>
      <w:r w:rsidR="003777BD">
        <w:t>Precision Geo-interventions</w:t>
      </w:r>
    </w:p>
    <w:p w14:paraId="6BE23933" w14:textId="75F9ACD8" w:rsidR="00015A4A" w:rsidRDefault="004926DD" w:rsidP="00015A4A">
      <w:pPr>
        <w:pStyle w:val="MDPI31text"/>
      </w:pPr>
      <w:r>
        <w:lastRenderedPageBreak/>
        <w:t xml:space="preserve">The geo-intervention modelling framework provides a foundation towards precision geo-interventions, where interventions </w:t>
      </w:r>
      <w:r w:rsidR="0037300E">
        <w:t>are</w:t>
      </w:r>
      <w:r>
        <w:t xml:space="preserve"> precisely located with quantifi</w:t>
      </w:r>
      <w:r w:rsidR="00AF05E0">
        <w:t>able</w:t>
      </w:r>
      <w:r>
        <w:t xml:space="preserve"> actions and outcomes</w:t>
      </w:r>
      <w:r w:rsidR="00015A4A">
        <w:t>.</w:t>
      </w:r>
      <w:r w:rsidR="002D7E7C">
        <w:t xml:space="preserve"> Big data has enabled more granular interventions in health</w:t>
      </w:r>
      <w:r w:rsidR="00CB48B7">
        <w:t>, allowing the field of precision public health</w:t>
      </w:r>
      <w:r w:rsidR="002D7E7C">
        <w:t xml:space="preserve"> to target smaller subpopulations among larger populations with sociodemographic </w:t>
      </w:r>
      <w:r w:rsidR="00E860A8">
        <w:t>information</w:t>
      </w:r>
      <w:r w:rsidR="00142FD6">
        <w:t xml:space="preserve"> </w:t>
      </w:r>
      <w:r w:rsidR="00142FD6">
        <w:fldChar w:fldCharType="begin"/>
      </w:r>
      <w:r w:rsidR="00BA5378">
        <w:instrText xml:space="preserve"> ADDIN ZOTERO_ITEM CSL_CITATION {"citationID":"a2ili7q6fbe","properties":{"formattedCitation":"[162]","plainCitation":"[162]","noteIndex":0},"citationItems":[{"id":3200,"uris":["http://zotero.org/users/6749620/items/4S3UXGW9"],"itemData":{"id":3200,"type":"article-journal","abstract":"Abstract: Precision public health is an emerging practice to more granularly predict and understand public health risks and customize treatments for more specific and homogeneous sub-populations, often using new data, technologies, and methods. Big data is one element that has consistently helped to achieve these goals, through its ability to deliver to practitioners a volume and variety of structured or unstructured data not previously possible. Big data has enabled more widespread and specific research and trials of stratifying and segmenting populations at risk for a variety of health problems. Examples of success using big data are surveyed in surveillance and signal detection, predicting future risk, targeted interventions, and understanding disease. Using novel big data or big data approaches has risks that remain to be resolved. The continued growth in volume and variety of available data, decreased costs of data capture, and emerging computational methods mean big data success will likely be a required pillar of precision public health into the future. This review article aims to identify the precision public health use cases where big data has added value, identify classes of value that big data may bring, and outline the risks inherent in using big data in precision public health efforts.","container-title":"Frontiers in Public Health","DOI":"10.3389/fpubh.2018.00068","ISSN":"2296-2565","journalAbbreviation":"Front. Public Health","language":"English","note":"publisher: Frontiers","source":"Frontiers","title":"Big Data’s Role in Precision Public Health","URL":"https://www.frontiersin.org/journals/public-health/articles/10.3389/fpubh.2018.00068/full","volume":"6","author":[{"family":"Dolley","given":"Shawn"}],"accessed":{"date-parts":[["2025",9,11]]},"issued":{"date-parts":[["2018",3,7]]}}}],"schema":"https://github.com/citation-style-language/schema/raw/master/csl-citation.json"} </w:instrText>
      </w:r>
      <w:r w:rsidR="00142FD6">
        <w:fldChar w:fldCharType="separate"/>
      </w:r>
      <w:r w:rsidR="00BA5378" w:rsidRPr="00BA5378">
        <w:t>[162]</w:t>
      </w:r>
      <w:r w:rsidR="00142FD6">
        <w:fldChar w:fldCharType="end"/>
      </w:r>
      <w:r w:rsidR="002D7E7C">
        <w:t>.</w:t>
      </w:r>
      <w:r w:rsidR="000F1CF9">
        <w:t xml:space="preserve"> Similarly, </w:t>
      </w:r>
      <w:r w:rsidR="00D81971">
        <w:t>precision geo-interventions enable granular interventions, but across space and with the distinction of generalizing to location, which is applicable to any domain</w:t>
      </w:r>
      <w:r w:rsidR="00D26CC1">
        <w:t xml:space="preserve"> that utilizes</w:t>
      </w:r>
      <w:r w:rsidR="00D81971">
        <w:t xml:space="preserve"> spatial data.</w:t>
      </w:r>
      <w:r w:rsidR="00A3400B">
        <w:t xml:space="preserve"> Thus, practitioners and experts across different domains</w:t>
      </w:r>
      <w:r w:rsidR="00D15CC4">
        <w:t xml:space="preserve"> may use a consistent framework for </w:t>
      </w:r>
      <w:r w:rsidR="00E54D6F">
        <w:t>examining</w:t>
      </w:r>
      <w:r w:rsidR="00D15CC4">
        <w:t xml:space="preserve"> not only interventions in their own</w:t>
      </w:r>
      <w:r w:rsidR="00E54D6F">
        <w:t xml:space="preserve"> </w:t>
      </w:r>
      <w:r w:rsidR="00D15CC4">
        <w:t xml:space="preserve">domains, but </w:t>
      </w:r>
      <w:r w:rsidR="00E54D6F">
        <w:t xml:space="preserve">the effects of </w:t>
      </w:r>
      <w:r w:rsidR="00322251">
        <w:t>related</w:t>
      </w:r>
      <w:r w:rsidR="00F72116">
        <w:t xml:space="preserve"> or combined</w:t>
      </w:r>
      <w:r w:rsidR="00322251">
        <w:t xml:space="preserve"> </w:t>
      </w:r>
      <w:r w:rsidR="00D15CC4">
        <w:t>interventions outside their</w:t>
      </w:r>
      <w:r w:rsidR="00E54D6F">
        <w:t xml:space="preserve"> domains, which </w:t>
      </w:r>
      <w:r w:rsidR="00C436B1">
        <w:t>are</w:t>
      </w:r>
      <w:r w:rsidR="00E54D6F">
        <w:t xml:space="preserve"> often not considered</w:t>
      </w:r>
      <w:r w:rsidR="005352F6">
        <w:t xml:space="preserve"> </w:t>
      </w:r>
      <w:r w:rsidR="005352F6">
        <w:fldChar w:fldCharType="begin"/>
      </w:r>
      <w:r w:rsidR="00BA5378">
        <w:instrText xml:space="preserve"> ADDIN ZOTERO_ITEM CSL_CITATION {"citationID":"a24kd7ler9t","properties":{"formattedCitation":"[163\\uc0\\u8211{}165]","plainCitation":"[163–165]","noteIndex":0},"citationItems":[{"id":3199,"uris":["http://zotero.org/users/6749620/items/PDDU3ZYA"],"itemData":{"id":3199,"type":"article-journal","abstract":"Although it might be assumed that most public health programmes involving social or behavioural rather than clinical interventions are unlikely to be iatrogenic, it is well established that they can sometimes cause serious harms. However, the assessment of adverse effects remains a neglected topic in evaluations of public health interventions. In this paper, we first argue for the importance of evaluations of public health interventions not only aiming to examine potential harms but also the mechanisms that might underlie these harms so that they might be avoided in the future. Second, we examine empirically whether protocols for the evaluation of public health interventions do examine harmful outcomes and underlying mechanisms and, if so, how. Third, we suggest a new process by which evaluators might develop ‘dark logic models’ to guide the evaluation of potential harms and underlying mechanisms, which includes: theorisation of agency-structure interactions; building comparative understanding across similar interventions via reciprocal and refutational translation; and consultation with local actors to identify how mechanisms might be derailed, leading to harmful consequences. We refer to the evaluation of a youth work intervention which unexpectedly appeared to increase the rate of teenage pregnancy it was aiming to reduce, and apply our proposed process retrospectively to see how this might have strengthened the evaluation. We conclude that the theorisation of dark logic models is critical to prevent replication of harms. It is not intended to replace but rather to inform empirical evaluation.","container-title":"J Epidemiol Community Health","DOI":"10.1136/jech-2014-204671","ISSN":"0143-005X, 1470-2738","issue":"1","journalAbbreviation":"J Epidemiol Community Health","language":"en","license":"Published by the BMJ Publishing Group Limited. For permission to use (where not already granted under a licence) please go to http://group.bmj.com/group/rights-licensing/permissions","note":"publisher: BMJ Publishing Group Ltd\nsection: Theory and methods\nPMID: 25403381","page":"95-98","source":"jech.bmj.com","title":"‘Dark logic’: theorising the harmful consequences of public health interventions","title-short":"‘Dark logic’","volume":"69","author":[{"family":"Bonell","given":"Chris"},{"family":"Jamal","given":"Farah"},{"family":"Melendez-Torres","given":"G. J."},{"family":"Cummins","given":"Steven"}],"issued":{"date-parts":[["2015",1,1]]}}},{"id":3198,"uris":["http://zotero.org/users/6749620/items/YK2B4WHT"],"itemData":{"id":3198,"type":"article-journal","abstract":"Public health interventions may have a range of adverse effects. However, there is limited guidance as to how evaluations should address the possibility of adverse effects. This discussion paper briefly presents a framework for thinking about the potential harms of public health interventions, focusing on the following categories: direct harms; psychological harms; equity harms; group and social harms; and opportunity harms. We conclude that the possibility of adverse effects needs to be taken into account by those implementing and evaluating interventions, and requires a broad perspective on the potential impacts of public health strategies.","container-title":"J Epidemiol Community Health","DOI":"10.1136/jech-2013-203118","ISSN":"0143-005X, 1470-2738","issue":"3","journalAbbreviation":"J Epidemiol Community Health","language":"en","license":"Published by the BMJ Publishing Group Limited. For permission to use (where not already granted under a licence) please go to http://group.bmj.com/group/rights-licensing/permissions","note":"publisher: BMJ Publishing Group Ltd\nsection: Theory and methods\nPMID: 24336237","page":"288-290","source":"jech.bmj.com","title":"Adverse effects of public health interventions: a conceptual framework","title-short":"Adverse effects of public health interventions","volume":"68","author":[{"family":"Lorenc","given":"Theo"},{"family":"Oliver","given":"Kathryn"}],"issued":{"date-parts":[["2014",3,1]]}}},{"id":3197,"uris":["http://zotero.org/users/6749620/items/6LARD69D"],"itemData":{"id":3197,"type":"article-journal","abstract":"Background We performed a systematic review to assess whether we can quantify the underreporting of adverse events (AEs) in the published medical literature documenting the results of clinical trials as compared with other nonpublished sources, and whether we can measure the impact this underreporting has on systematic reviews of adverse events. Methods and Findings Studies were identified from 15 databases (including MEDLINE and Embase) and by handsearching, reference checking, internet searches, and contacting experts. The last database searches were conducted in July 2016. There were 28 methodological evaluations that met the inclusion criteria. Of these, 9 studies compared the proportion of trials reporting adverse events by publication status. The median percentage of published documents with adverse events information was 46% compared to 95% in the corresponding unpublished documents. There was a similar pattern with unmatched studies, for which 43% of published studies contained adverse events information compared to 83% of unpublished studies. A total of 11 studies compared the numbers of adverse events in matched published and unpublished documents. The percentage of adverse events that would have been missed had each analysis relied only on the published versions varied between 43% and 100%, with a median of 64%. Within these 11 studies, 24 comparisons of named adverse events such as death, suicide, or respiratory adverse events were undertaken. In 18 of the 24 comparisons, the number of named adverse events was higher in unpublished than published documents. Additionally, 2 other studies demonstrated that there are substantially more types of adverse events reported in matched unpublished than published documents. There were 20 meta-analyses that reported the odds ratios (ORs) and/or risk ratios (RRs) for adverse events with and without unpublished data. Inclusion of unpublished data increased the precision of the pooled estimates (narrower 95% confidence intervals) in 15 of the 20 pooled analyses, but did not markedly change the direction or statistical significance of the risk in most cases. The main limitations of this review are that the included case examples represent only a small number amongst thousands of meta-analyses of harms and that the included studies may suffer from publication bias, whereby substantial differences between published and unpublished data are more likely to be published. Conclusions There is strong evidence that much of the information on adverse events remains unpublished and that the number and range of adverse events is higher in unpublished than in published versions of the same study. The inclusion of unpublished data can also reduce the imprecision of pooled effect estimates during meta-analysis of adverse events.","container-title":"PLOS Medicine","DOI":"10.1371/journal.pmed.1002127","ISSN":"1549-1676","issue":"9","journalAbbreviation":"PLOS Medicine","language":"en","note":"publisher: Public Library of Science","page":"e1002127","source":"PLoS Journals","title":"Reporting of Adverse Events in Published and Unpublished Studies of Health Care Interventions: A Systematic Review","title-short":"Reporting of Adverse Events in Published and Unpublished Studies of Health Care Interventions","volume":"13","author":[{"family":"Golder","given":"Su"},{"family":"Loke","given":"Yoon K."},{"family":"Wright","given":"Kath"},{"family":"Norman","given":"Gill"}],"issued":{"date-parts":[["2016",9,20]]}}}],"schema":"https://github.com/citation-style-language/schema/raw/master/csl-citation.json"} </w:instrText>
      </w:r>
      <w:r w:rsidR="005352F6">
        <w:fldChar w:fldCharType="separate"/>
      </w:r>
      <w:r w:rsidR="00BA5378" w:rsidRPr="00BA5378">
        <w:rPr>
          <w:szCs w:val="24"/>
        </w:rPr>
        <w:t>[163–165]</w:t>
      </w:r>
      <w:r w:rsidR="005352F6">
        <w:fldChar w:fldCharType="end"/>
      </w:r>
      <w:r w:rsidR="00D15CC4">
        <w:t>.</w:t>
      </w:r>
      <w:r w:rsidR="007D0259">
        <w:t xml:space="preserve"> </w:t>
      </w:r>
      <w:r w:rsidR="00C9616F">
        <w:t>E</w:t>
      </w:r>
      <w:r w:rsidR="007D0259">
        <w:t>xamin</w:t>
      </w:r>
      <w:r w:rsidR="00DB2EA7">
        <w:t>ing</w:t>
      </w:r>
      <w:r w:rsidR="007D0259">
        <w:t xml:space="preserve"> different interventions on multiple outcomes, rather than a single outcome,</w:t>
      </w:r>
      <w:r w:rsidR="00C9616F">
        <w:t xml:space="preserve"> is made possible</w:t>
      </w:r>
      <w:r w:rsidR="007D0259">
        <w:t xml:space="preserve"> to evaluate their effects</w:t>
      </w:r>
      <w:r w:rsidR="00E07BD5">
        <w:t xml:space="preserve">, </w:t>
      </w:r>
      <w:r w:rsidR="007D0259">
        <w:t xml:space="preserve">not only for a targeted outcome, but </w:t>
      </w:r>
      <w:r w:rsidR="00905603">
        <w:t>for</w:t>
      </w:r>
      <w:r w:rsidR="007D0259">
        <w:t xml:space="preserve"> adverse effects on non-targeted outcomes </w:t>
      </w:r>
      <w:r w:rsidR="00E46F39">
        <w:t xml:space="preserve">as well </w:t>
      </w:r>
      <w:r w:rsidR="00B50881">
        <w:fldChar w:fldCharType="begin"/>
      </w:r>
      <w:r w:rsidR="00BA5378">
        <w:instrText xml:space="preserve"> ADDIN ZOTERO_ITEM CSL_CITATION {"citationID":"a2i3oqnareq","properties":{"formattedCitation":"[166]","plainCitation":"[166]","noteIndex":0},"citationItems":[{"id":3196,"uris":["http://zotero.org/users/6749620/items/8YRVH2NL"],"itemData":{"id":3196,"type":"article-journal","abstract":"Unintended harm theory as related to public health interventions (PHI) is under developed, with harm evaluation and reporting often absent or incomplete. This review presents a typology for, and underlying factors linked to, PHI-associated unintended harm.","container-title":"International Journal of Public Health","DOI":"10.1007/s00038-013-0526-6","ISSN":"1661-8564","issue":"1","journalAbbreviation":"Int J Public Health","language":"en","page":"3-14","source":"Springer Link","title":"A scoping review of unintended harm associated with public health interventions: towards a typology and an understanding of underlying factors","title-short":"A scoping review of unintended harm associated with public health interventions","volume":"59","author":[{"family":"Allen-Scott","given":"L. K."},{"family":"Hatfield","given":"J. M."},{"family":"McIntyre","given":"L."}],"issued":{"date-parts":[["2014",2,1]]}}}],"schema":"https://github.com/citation-style-language/schema/raw/master/csl-citation.json"} </w:instrText>
      </w:r>
      <w:r w:rsidR="00B50881">
        <w:fldChar w:fldCharType="separate"/>
      </w:r>
      <w:r w:rsidR="00BA5378" w:rsidRPr="00BA5378">
        <w:t>[166]</w:t>
      </w:r>
      <w:r w:rsidR="00B50881">
        <w:fldChar w:fldCharType="end"/>
      </w:r>
      <w:r w:rsidR="007D0259">
        <w:t>.</w:t>
      </w:r>
      <w:r w:rsidR="00205486">
        <w:t xml:space="preserve"> With </w:t>
      </w:r>
      <w:r w:rsidR="00CA0802">
        <w:t>recent advancements in</w:t>
      </w:r>
      <w:r w:rsidR="00205486">
        <w:t xml:space="preserve"> artificial intelligence </w:t>
      </w:r>
      <w:r w:rsidR="00CA0802">
        <w:t xml:space="preserve">and </w:t>
      </w:r>
      <w:r w:rsidR="00205486">
        <w:t xml:space="preserve">computing power, geo-interventions </w:t>
      </w:r>
      <w:r w:rsidR="00E54A9D">
        <w:t>may emerge as a</w:t>
      </w:r>
      <w:r w:rsidR="005F757D">
        <w:t xml:space="preserve">n important </w:t>
      </w:r>
      <w:r w:rsidR="004C298C">
        <w:t xml:space="preserve">research </w:t>
      </w:r>
      <w:r w:rsidR="005F757D">
        <w:t>topic</w:t>
      </w:r>
      <w:r w:rsidR="00ED64B2">
        <w:t xml:space="preserve"> and development</w:t>
      </w:r>
      <w:r w:rsidR="005F757D">
        <w:t xml:space="preserve"> in the field of Geographic Information Science (GIScience)</w:t>
      </w:r>
      <w:r w:rsidR="005461F6">
        <w:t xml:space="preserve">, particularly as </w:t>
      </w:r>
      <w:r w:rsidR="0038381F">
        <w:t xml:space="preserve">more </w:t>
      </w:r>
      <w:r w:rsidR="005461F6">
        <w:t xml:space="preserve">decision makers incorporate </w:t>
      </w:r>
      <w:r w:rsidR="0038381F">
        <w:t xml:space="preserve">spatial </w:t>
      </w:r>
      <w:r w:rsidR="005461F6">
        <w:t>data in their processe</w:t>
      </w:r>
      <w:r w:rsidR="00210223">
        <w:t xml:space="preserve">s, </w:t>
      </w:r>
      <w:r w:rsidR="005461F6">
        <w:t>strategies</w:t>
      </w:r>
      <w:r w:rsidR="00210223">
        <w:t>, and overall systems</w:t>
      </w:r>
      <w:r w:rsidR="00F105E7">
        <w:t>.</w:t>
      </w:r>
    </w:p>
    <w:p w14:paraId="22718A99" w14:textId="168F3231" w:rsidR="004505B7" w:rsidRDefault="00F12619" w:rsidP="004505B7">
      <w:pPr>
        <w:pStyle w:val="MDPI23heading3"/>
      </w:pPr>
      <w:r>
        <w:t>4.4</w:t>
      </w:r>
      <w:r w:rsidR="004505B7">
        <w:t>.</w:t>
      </w:r>
      <w:r w:rsidR="001824A6">
        <w:t>3</w:t>
      </w:r>
      <w:r w:rsidR="004505B7">
        <w:t xml:space="preserve">. </w:t>
      </w:r>
      <w:r w:rsidR="003777BD">
        <w:t>Universal Geo-intervention Platform</w:t>
      </w:r>
    </w:p>
    <w:p w14:paraId="772A44A3" w14:textId="70A0B97B" w:rsidR="004505B7" w:rsidRPr="003F4D97" w:rsidRDefault="00C73570" w:rsidP="004505B7">
      <w:pPr>
        <w:pStyle w:val="MDPI31text"/>
      </w:pPr>
      <w:r>
        <w:t xml:space="preserve">The geo-interventions framework provides a standardized framework that can be used across various disciplines, which </w:t>
      </w:r>
      <w:r w:rsidR="00E609C5">
        <w:t>establishes the opportunity for a universal geo-intervention platform</w:t>
      </w:r>
      <w:r w:rsidR="004505B7">
        <w:t>.</w:t>
      </w:r>
      <w:r w:rsidR="00222C41">
        <w:t xml:space="preserve"> </w:t>
      </w:r>
      <w:r w:rsidR="000F1CCB">
        <w:t xml:space="preserve">The effectiveness of interventions vary across different populations locations, and time </w:t>
      </w:r>
      <w:r w:rsidR="000F1CCB">
        <w:fldChar w:fldCharType="begin"/>
      </w:r>
      <w:r w:rsidR="00BA5378">
        <w:instrText xml:space="preserve"> ADDIN ZOTERO_ITEM CSL_CITATION {"citationID":"aq21cd8tvm","properties":{"formattedCitation":"[167,168]","plainCitation":"[167,168]","noteIndex":0},"citationItems":[{"id":3194,"uris":["http://zotero.org/users/6749620/items/WIEHGDU2"],"itemData":{"id":3194,"type":"article-journal","container-title":"Gates open research","journalAbbreviation":"Gates Open Res","page":"886","source":"Google Scholar","title":"CUBES: A practical toolkit to measure enablers and barriers to behavior for effective intervention design","title-short":"CUBES","volume":"3","author":[{"family":"Engl","given":"Elisabeth"},{"family":"Sgaier","given":"Sema K."}],"issued":{"date-parts":[["2020"]]}}},{"id":3195,"uris":["http://zotero.org/users/6749620/items/HHYANRIA"],"itemData":{"id":3195,"type":"article-journal","container-title":"Gates Open Research","journalAbbreviation":"Gates Open Res","page":"1503","source":"Google Scholar","title":"Identifying population segments for effective intervention design and targeting using unsupervised machine learning: an end-to-end guide","title-short":"Identifying population segments for effective intervention design and targeting using unsupervised machine learning","volume":"3","author":[{"family":"Engl","given":"Elisabeth"},{"family":"Smittenaar","given":"Peter"},{"family":"Sgaier","given":"Sema K."}],"issued":{"date-parts":[["2019"]]}}}],"schema":"https://github.com/citation-style-language/schema/raw/master/csl-citation.json"} </w:instrText>
      </w:r>
      <w:r w:rsidR="000F1CCB">
        <w:fldChar w:fldCharType="separate"/>
      </w:r>
      <w:r w:rsidR="00BA5378" w:rsidRPr="00BA5378">
        <w:t>[167,168]</w:t>
      </w:r>
      <w:r w:rsidR="000F1CCB">
        <w:fldChar w:fldCharType="end"/>
      </w:r>
      <w:r w:rsidR="000F1CCB">
        <w:t>, whil</w:t>
      </w:r>
      <w:r w:rsidR="004363C6">
        <w:t>e they are difficult to compare in finer spatial and temporal as intervention</w:t>
      </w:r>
      <w:r w:rsidR="00343892">
        <w:t xml:space="preserve"> data</w:t>
      </w:r>
      <w:r w:rsidR="004363C6">
        <w:t xml:space="preserve"> are often stored and disseminated in research papers</w:t>
      </w:r>
      <w:r w:rsidR="00343892">
        <w:t xml:space="preserve"> and reports </w:t>
      </w:r>
      <w:r w:rsidR="004363C6">
        <w:t>without interoperable data for</w:t>
      </w:r>
      <w:r w:rsidR="00351A63">
        <w:t xml:space="preserve"> standardized </w:t>
      </w:r>
      <w:r w:rsidR="004363C6">
        <w:t>comparison</w:t>
      </w:r>
      <w:r w:rsidR="00EE2841">
        <w:t xml:space="preserve"> </w:t>
      </w:r>
      <w:r w:rsidR="00EE2841">
        <w:fldChar w:fldCharType="begin"/>
      </w:r>
      <w:r w:rsidR="00BA5378">
        <w:instrText xml:space="preserve"> ADDIN ZOTERO_ITEM CSL_CITATION {"citationID":"a2ar224sb0s","properties":{"formattedCitation":"[169,170]","plainCitation":"[169,170]","noteIndex":0},"citationItems":[{"id":3193,"uris":["http://zotero.org/users/6749620/items/E5ZL8YPG"],"itemData":{"id":3193,"type":"article-journal","container-title":"The European Journal of Public Health","issue":"suppl_1","note":"publisher: Oxford University Press","page":"ckw174–081","source":"Google Scholar","title":"Health Evidence™: A public health knowledge repository disseminating evidence to decision makers: Maureen Dobbins","title-short":"Health Evidence™","volume":"26","author":[{"family":"Dobbins","given":"Maureen"}],"issued":{"date-parts":[["2016"]]}}},{"id":3191,"uris":["http://zotero.org/users/6749620/items/VFBWJBQW"],"itemData":{"id":3191,"type":"article-journal","container-title":"Scientific data","issue":"1","note":"publisher: Nature Publishing Group UK London","page":"286","source":"Google Scholar","title":"HIT-COVID, a global database tracking public health interventions to COVID-19","volume":"7","author":[{"family":"Zheng","given":"Qulu"},{"family":"Jones","given":"Forrest K."},{"family":"Leavitt","given":"Sarah V."},{"family":"Ung","given":"Lawson"},{"family":"Labrique","given":"Alain B."},{"family":"Peters","given":"David H."},{"family":"Lee","given":"Elizabeth C."},{"family":"Azman","given":"Andrew S."}],"issued":{"date-parts":[["2020"]]}}}],"schema":"https://github.com/citation-style-language/schema/raw/master/csl-citation.json"} </w:instrText>
      </w:r>
      <w:r w:rsidR="00EE2841">
        <w:fldChar w:fldCharType="separate"/>
      </w:r>
      <w:r w:rsidR="00BA5378" w:rsidRPr="00BA5378">
        <w:t>[169,170]</w:t>
      </w:r>
      <w:r w:rsidR="00EE2841">
        <w:fldChar w:fldCharType="end"/>
      </w:r>
      <w:r w:rsidR="004363C6">
        <w:t>.</w:t>
      </w:r>
      <w:r w:rsidR="003F4D97">
        <w:t xml:space="preserve"> Hence, there is much data </w:t>
      </w:r>
      <w:r w:rsidR="003F4D97">
        <w:rPr>
          <w:i/>
          <w:iCs/>
        </w:rPr>
        <w:t xml:space="preserve">for </w:t>
      </w:r>
      <w:r w:rsidR="003F4D97">
        <w:t>developing</w:t>
      </w:r>
      <w:r w:rsidR="00C461BD">
        <w:t xml:space="preserve"> and monitoring</w:t>
      </w:r>
      <w:r w:rsidR="003F4D97">
        <w:t xml:space="preserve"> interventions, but not much data </w:t>
      </w:r>
      <w:r w:rsidR="003F4D97">
        <w:rPr>
          <w:i/>
          <w:iCs/>
        </w:rPr>
        <w:t>about</w:t>
      </w:r>
      <w:r w:rsidR="003F4D97">
        <w:t xml:space="preserve"> interventions (e.g. resulting outcomes, relevant effects</w:t>
      </w:r>
      <w:r w:rsidR="000F732A">
        <w:t>/risks</w:t>
      </w:r>
      <w:r w:rsidR="00F869CE">
        <w:t xml:space="preserve"> on populations</w:t>
      </w:r>
      <w:r w:rsidR="003F4D97">
        <w:t>, and actions taken from applying interventions).</w:t>
      </w:r>
      <w:r w:rsidR="002D68AD">
        <w:t xml:space="preserve"> Thus, it is difficult to directly compare, reuse, reproduce, and share interventions at the quantitative level across different fields of study.</w:t>
      </w:r>
      <w:r w:rsidR="003E2140">
        <w:t xml:space="preserve"> With recent developments in geo-foundation models (e.g.</w:t>
      </w:r>
      <w:r w:rsidR="002F685D">
        <w:t xml:space="preserve"> </w:t>
      </w:r>
      <w:r w:rsidR="003E2140">
        <w:t>AlphaEarth</w:t>
      </w:r>
      <w:r w:rsidR="00585298">
        <w:t xml:space="preserve"> </w:t>
      </w:r>
      <w:r w:rsidR="00585298">
        <w:fldChar w:fldCharType="begin"/>
      </w:r>
      <w:r w:rsidR="00BA5378">
        <w:instrText xml:space="preserve"> ADDIN ZOTERO_ITEM CSL_CITATION {"citationID":"a2evgi0erpi","properties":{"formattedCitation":"[171,172]","plainCitation":"[171,172]","noteIndex":0},"citationItems":[{"id":3190,"uris":["http://zotero.org/users/6749620/items/UE3PXXFA"],"itemData":{"id":3190,"type":"article","abstract":"Unprecedented volumes of Earth observation data are continually collected around the world, but high-quality labels remain scarce given the effort required to make physical measurements and observations. This has led to considerable investment in bespoke modeling efforts translating sparse labels into maps. Here we introduce AlphaEarth Foundations, an embedding field model yielding a highly general, geospatial representation that assimilates spatial, temporal, and measurement contexts across multiple sources, enabling accurate and efficient production of maps and monitoring systems from local to global scales. The embeddings generated by AlphaEarth Foundations are the only to consistently outperform a suite of other well-known/widely accepted featurization approaches tested on a diverse set of mapping evaluations without re-training. We have released a dataset of global, annual, analysis-ready embedding field layers from 2017 through 2024.","DOI":"10.48550/arXiv.2507.22291","note":"arXiv:2507.22291 [cs]","number":"arXiv:2507.22291","publisher":"arXiv","source":"arXiv.org","title":"AlphaEarth Foundations: An embedding field model for accurate and efficient global mapping from sparse label data","title-short":"AlphaEarth Foundations","URL":"http://arxiv.org/abs/2507.22291","author":[{"family":"Brown","given":"Christopher F."},{"family":"Kazmierski","given":"Michal R."},{"family":"Pasquarella","given":"Valerie J."},{"family":"Rucklidge","given":"William J."},{"family":"Samsikova","given":"Masha"},{"family":"Zhang","given":"Chenhui"},{"family":"Shelhamer","given":"Evan"},{"family":"Lahera","given":"Estefania"},{"family":"Wiles","given":"Olivia"},{"family":"Ilyushchenko","given":"Simon"},{"family":"Gorelick","given":"Noel"},{"family":"Zhang","given":"Lihui Lydia"},{"family":"Alj","given":"Sophia"},{"family":"Schechter","given":"Emily"},{"family":"Askay","given":"Sean"},{"family":"Guinan","given":"Oliver"},{"family":"Moore","given":"Rebecca"},{"family":"Boukouvalas","given":"Alexis"},{"family":"Kohli","given":"Pushmeet"}],"accessed":{"date-parts":[["2025",9,17]]},"issued":{"date-parts":[["2025",9,8]]}}},{"id":3189,"uris":["http://zotero.org/users/6749620/items/G7KRFYEI"],"itemData":{"id":3189,"type":"article-journal","container-title":"Nature","page":"313","source":"Google Scholar","title":"Google AI model creates maps of Earth ‘at any place and time’","volume":"644","author":[{"family":"Tollefson","given":"Jeff"}],"issued":{"date-parts":[["2025"]]}}}],"schema":"https://github.com/citation-style-language/schema/raw/master/csl-citation.json"} </w:instrText>
      </w:r>
      <w:r w:rsidR="00585298">
        <w:fldChar w:fldCharType="separate"/>
      </w:r>
      <w:r w:rsidR="00BA5378" w:rsidRPr="00BA5378">
        <w:t>[171,172]</w:t>
      </w:r>
      <w:r w:rsidR="00585298">
        <w:fldChar w:fldCharType="end"/>
      </w:r>
      <w:r w:rsidR="00F939C8">
        <w:t xml:space="preserve">, population dynamics foundation model </w:t>
      </w:r>
      <w:r w:rsidR="00F939C8">
        <w:fldChar w:fldCharType="begin"/>
      </w:r>
      <w:r w:rsidR="00BA5378">
        <w:instrText xml:space="preserve"> ADDIN ZOTERO_ITEM CSL_CITATION {"citationID":"a2jql7d4v7","properties":{"formattedCitation":"[173]","plainCitation":"[173]","noteIndex":0},"citationItems":[{"id":3185,"uris":["http://zotero.org/users/6749620/items/T3UI5BMR"],"itemData":{"id":3185,"type":"article","abstract":"Supporting the health and well-being of dynamic populations around the world requires governmental agencies, organizations and researchers to understand and reason over complex relationships between human behavior and local contexts in order to identify high-risk groups and strategically allocate limited resources. Traditional approaches to these classes of problems often entail developing manually curated, task-specific features and models to represent human behavior and the natural and built environment, which can be challenging to adapt to new, or even, related tasks. To address this, we introduce a Population Dynamics Foundation Model (PDFM) that aims to capture the relationships between diverse data modalities and is applicable to a broad range of geospatial tasks. We first construct a geo-indexed dataset for postal codes and counties across the United States, capturing rich aggregated information on human behavior from maps, busyness, and aggregated search trends, and environmental factors such as weather and air quality. We then model this data and the complex relationships between locations using a graph neural network, producing embeddings that can be adapted to a wide range of downstream tasks using relatively simple models. We evaluate the effectiveness of our approach by benchmarking it on 27 downstream tasks spanning three distinct domains: health indicators, socioeconomic factors, and environmental measurements. The approach achieves state-of-the-art performance on all 27 geospatial interpolation tasks, and on 25 out of the 27 extrapolation and super-resolution tasks. We combined the PDFM with a state-of-the-art forecasting foundation model, TimesFM, to predict unemployment and poverty, achieving performance that surpasses fully supervised forecasting. The full set of embeddings and sample code are publicly available for researchers.","DOI":"10.48550/arXiv.2411.07207","note":"arXiv:2411.07207 [cs]","number":"arXiv:2411.07207","publisher":"arXiv","source":"arXiv.org","title":"General Geospatial Inference with a Population Dynamics Foundation Model","URL":"http://arxiv.org/abs/2411.07207","author":[{"family":"Agarwal","given":"Mohit"},{"family":"Sun","given":"Mimi"},{"family":"Kamath","given":"Chaitanya"},{"family":"Muslim","given":"Arbaaz"},{"family":"Sarker","given":"Prithul"},{"family":"Paul","given":"Joydeep"},{"family":"Yee","given":"Hector"},{"family":"Sieniek","given":"Marcin"},{"family":"Jablonski","given":"Kim"},{"family":"Mayer","given":"Yael"},{"family":"Fork","given":"David"},{"family":"Guia","given":"Sheila","dropping-particle":"de"},{"family":"McPike","given":"Jamie"},{"family":"Boulanger","given":"Adam"},{"family":"Shekel","given":"Tomer"},{"family":"Schottlander","given":"David"},{"family":"Xiao","given":"Yao"},{"family":"Manukonda","given":"Manjit Chakravarthy"},{"family":"Liu","given":"Yun"},{"family":"Bulut","given":"Neslihan"},{"family":"Abu-el-haija","given":"Sami"},{"family":"Perozzi","given":"Bryan"},{"family":"Bharel","given":"Monica"},{"family":"Nguyen","given":"Von"},{"family":"Barrington","given":"Luke"},{"family":"Efron","given":"Niv"},{"family":"Matias","given":"Yossi"},{"family":"Corrado","given":"Greg"},{"family":"Eswaran","given":"Krish"},{"family":"Prabhakara","given":"Shruthi"},{"family":"Shetty","given":"Shravya"},{"family":"Prasad","given":"Gautam"}],"accessed":{"date-parts":[["2025",9,18]]},"issued":{"date-parts":[["2025",1,30]]}}}],"schema":"https://github.com/citation-style-language/schema/raw/master/csl-citation.json"} </w:instrText>
      </w:r>
      <w:r w:rsidR="00F939C8">
        <w:fldChar w:fldCharType="separate"/>
      </w:r>
      <w:r w:rsidR="00BA5378" w:rsidRPr="00BA5378">
        <w:t>[173]</w:t>
      </w:r>
      <w:r w:rsidR="00F939C8">
        <w:fldChar w:fldCharType="end"/>
      </w:r>
      <w:r w:rsidR="003E2140">
        <w:t>), integration, standardization, and searchability of diverse spatial data has improved drastically</w:t>
      </w:r>
      <w:r w:rsidR="00585298">
        <w:t xml:space="preserve"> </w:t>
      </w:r>
      <w:r w:rsidR="00585298">
        <w:fldChar w:fldCharType="begin"/>
      </w:r>
      <w:r w:rsidR="00BA5378">
        <w:instrText xml:space="preserve"> ADDIN ZOTERO_ITEM CSL_CITATION {"citationID":"a1gnn458tde","properties":{"formattedCitation":"[174\\uc0\\u8211{}176]","plainCitation":"[174–176]","noteIndex":0},"citationItems":[{"id":3187,"uris":["http://zotero.org/users/6749620/items/V77F4F5Q"],"itemData":{"id":3187,"type":"paper-conference","container-title":"Proceedings of the 31st ACM International Conference on Advances in Geographic Information Systems","DOI":"10.1145/3589132.3625616","event-place":"Hamburg Germany","event-title":"SIGSPATIAL '23: 31st ACM International Conference on Advances in Geographic Information Systems","ISBN":"979-8-4007-0168-9","language":"en","page":"1-4","publisher":"ACM","publisher-place":"Hamburg Germany","source":"DOI.org (Crossref)","title":"Geo-Foundation Models: Reality, Gaps and Opportunities","title-short":"Geo-Foundation Models","URL":"https://dl.acm.org/doi/10.1145/3589132.3625616","author":[{"family":"Xie","given":"Yiqun"},{"family":"Wang","given":"Zhaonan"},{"family":"Mai","given":"Gengchen"},{"family":"Li","given":"Yanhua"},{"family":"Jia","given":"Xiaowei"},{"family":"Gao","given":"Song"},{"family":"Wang","given":"Shaowen"}],"accessed":{"date-parts":[["2025",9,17]]},"issued":{"date-parts":[["2023",11,13]]}}},{"id":3186,"uris":["http://zotero.org/users/6749620/items/FWGXFBQD"],"itemData":{"id":3186,"type":"article-journal","container-title":"International Journal of Geographical Information Science","DOI":"10.1080/13658816.2025.2543038","ISSN":"1365-8816, 1362-3087","issue":"9","journalAbbreviation":"International Journal of Geographical Information Science","language":"en","page":"1849-1865","source":"DOI.org (Crossref)","title":"GeoFM: how will geo-foundation models reshape spatial data science and GeoAI?","title-short":"GeoFM","volume":"39","author":[{"family":"Janowicz","given":"Krzysztof"},{"family":"Mai","given":"Gengchen"},{"family":"Huang","given":"Weiming"},{"family":"Zhu","given":"Rui"},{"family":"Lao","given":"Ni"},{"family":"Cai","given":"Ling"}],"issued":{"date-parts":[["2025",9,2]]}}},{"id":3188,"uris":["http://zotero.org/users/6749620/items/JTU493US"],"itemData":{"id":3188,"type":"article-journal","container-title":"IEEE geoscience and remote sensing magazine","note":"publisher: IEEE","source":"Google Scholar","title":"When Geoscience Meets Foundation Models: Toward a general geoscience artificial intelligence system","title-short":"When Geoscience Meets Foundation Models","URL":"https://ieeexplore.ieee.org/abstract/document/10770814/","author":[{"family":"Zhang","given":"Hao"},{"family":"Xu","given":"Jin-Jian"},{"family":"Cui","given":"Hong-Wei"},{"family":"Li","given":"Lin"},{"family":"Yang","given":"Yaowen"},{"family":"Tang","given":"Chao-Sheng"},{"family":"Boers","given":"Niklas"}],"accessed":{"date-parts":[["2025",9,17]]},"issued":{"date-parts":[["2024"]]}}}],"schema":"https://github.com/citation-style-language/schema/raw/master/csl-citation.json"} </w:instrText>
      </w:r>
      <w:r w:rsidR="00585298">
        <w:fldChar w:fldCharType="separate"/>
      </w:r>
      <w:r w:rsidR="00BA5378" w:rsidRPr="00BA5378">
        <w:rPr>
          <w:szCs w:val="24"/>
        </w:rPr>
        <w:t>[174–176]</w:t>
      </w:r>
      <w:r w:rsidR="00585298">
        <w:fldChar w:fldCharType="end"/>
      </w:r>
      <w:r w:rsidR="003E2140">
        <w:t>.</w:t>
      </w:r>
      <w:r w:rsidR="00642E2C">
        <w:t xml:space="preserve"> We envision that </w:t>
      </w:r>
      <w:r w:rsidR="00C16835">
        <w:t>this will be possible for</w:t>
      </w:r>
      <w:r w:rsidR="00642E2C">
        <w:t xml:space="preserve"> geo-intervention</w:t>
      </w:r>
      <w:r w:rsidR="00395FEB">
        <w:t xml:space="preserve"> data</w:t>
      </w:r>
      <w:r w:rsidR="00642E2C">
        <w:t xml:space="preserve"> as well, providing a</w:t>
      </w:r>
      <w:r w:rsidR="00896E36">
        <w:t>n open</w:t>
      </w:r>
      <w:r w:rsidR="00642E2C">
        <w:t xml:space="preserve"> universal </w:t>
      </w:r>
      <w:r w:rsidR="00E10A82">
        <w:t xml:space="preserve">technology </w:t>
      </w:r>
      <w:r w:rsidR="00642E2C">
        <w:t>platform that promotes collaboration</w:t>
      </w:r>
      <w:r w:rsidR="00140438">
        <w:t xml:space="preserve"> among researchers and practi</w:t>
      </w:r>
      <w:r w:rsidR="00FC3CA0">
        <w:t>ti</w:t>
      </w:r>
      <w:r w:rsidR="00140438">
        <w:t>oners to accelerate innovation and application of research to practice.</w:t>
      </w:r>
    </w:p>
    <w:p w14:paraId="23074A93" w14:textId="77777777" w:rsidR="00314AC5" w:rsidRPr="00325902" w:rsidRDefault="00314AC5" w:rsidP="003E1FBB">
      <w:pPr>
        <w:pStyle w:val="MDPI21heading1"/>
      </w:pPr>
      <w:r>
        <w:t>5. Conclusions</w:t>
      </w:r>
    </w:p>
    <w:p w14:paraId="581D7924" w14:textId="4077B5EE" w:rsidR="00BF2A3F" w:rsidRDefault="00BF2A3F" w:rsidP="00BF2A3F">
      <w:pPr>
        <w:pStyle w:val="MDPI31text"/>
        <w:rPr>
          <w:lang w:val="en"/>
        </w:rPr>
      </w:pPr>
      <w:r>
        <w:rPr>
          <w:lang w:val="en"/>
        </w:rPr>
        <w:t>A generalized modeling framework for generating geo-interventions from spatial data is described in this paper with details on how to model and generate geo-interventions while applying the framework.</w:t>
      </w:r>
      <w:r w:rsidR="00125516">
        <w:rPr>
          <w:lang w:val="en"/>
        </w:rPr>
        <w:t xml:space="preserve"> We provided specifications on three major framework components (spatial data, outcome modelling, and geo-intervention generation) that form the framework</w:t>
      </w:r>
      <w:r w:rsidR="00530CDE">
        <w:rPr>
          <w:lang w:val="en"/>
        </w:rPr>
        <w:t>, based on the concept of geo-interventions defined by the interactions between actions, locations, and outcomes.</w:t>
      </w:r>
      <w:r w:rsidR="00903AA1">
        <w:rPr>
          <w:lang w:val="en"/>
        </w:rPr>
        <w:t xml:space="preserve"> In addition, we demonstrated an application of the framework for generating infrastructure-related geo-interventions on reducing road collisions in Toronto, Canada.</w:t>
      </w:r>
      <w:r w:rsidR="00147D7F">
        <w:rPr>
          <w:lang w:val="en"/>
        </w:rPr>
        <w:t xml:space="preserve"> </w:t>
      </w:r>
      <w:ins w:id="438" w:author="Richard Wen" w:date="2026-03-05T20:52:00Z">
        <w:r w:rsidR="006A35F6">
          <w:rPr>
            <w:lang w:val="en"/>
          </w:rPr>
          <w:t>A</w:t>
        </w:r>
      </w:ins>
      <w:del w:id="439" w:author="Richard Wen" w:date="2026-03-05T20:52:00Z">
        <w:r w:rsidR="00147D7F" w:rsidDel="006A35F6">
          <w:rPr>
            <w:lang w:val="en"/>
          </w:rPr>
          <w:delText>Considerations, a</w:delText>
        </w:r>
      </w:del>
      <w:r w:rsidR="00147D7F">
        <w:rPr>
          <w:lang w:val="en"/>
        </w:rPr>
        <w:t>dvantages, disadvantages, and limitations regarding the geo-intervention modelling framework w</w:t>
      </w:r>
      <w:r w:rsidR="00CB0A87">
        <w:rPr>
          <w:lang w:val="en"/>
        </w:rPr>
        <w:t xml:space="preserve">ere </w:t>
      </w:r>
      <w:r w:rsidR="00147D7F">
        <w:rPr>
          <w:lang w:val="en"/>
        </w:rPr>
        <w:t xml:space="preserve">discussed. </w:t>
      </w:r>
      <w:del w:id="440" w:author="Richard Wen" w:date="2026-03-05T20:53:00Z">
        <w:r w:rsidR="00C502D2" w:rsidDel="00045A3A">
          <w:rPr>
            <w:lang w:val="en"/>
          </w:rPr>
          <w:delText>Considerations on spatial feature engineering, outcome modelling and evaluation, and geo-intervention optimization provided common approaches for implementing each of the framework components</w:delText>
        </w:r>
        <w:r w:rsidR="000761AD" w:rsidDel="00045A3A">
          <w:rPr>
            <w:lang w:val="en"/>
          </w:rPr>
          <w:delText>, aiding in improving inference, model performance, and geo-intervention quality in relation to the decision-making context.</w:delText>
        </w:r>
        <w:r w:rsidR="009042D9" w:rsidDel="00045A3A">
          <w:rPr>
            <w:lang w:val="en"/>
          </w:rPr>
          <w:delText xml:space="preserve"> </w:delText>
        </w:r>
      </w:del>
      <w:r w:rsidR="009042D9">
        <w:rPr>
          <w:lang w:val="en"/>
        </w:rPr>
        <w:t xml:space="preserve">Notably, the framework </w:t>
      </w:r>
      <w:r w:rsidR="00855F3F">
        <w:rPr>
          <w:lang w:val="en"/>
        </w:rPr>
        <w:t xml:space="preserve">presented advantages in </w:t>
      </w:r>
      <w:r w:rsidR="006D502E">
        <w:rPr>
          <w:lang w:val="en"/>
        </w:rPr>
        <w:t>bridging research and practice through flexibility of application across disciplines for better collaboration, and integration of prior knowledge to improve human trust and understanding.</w:t>
      </w:r>
      <w:r w:rsidR="004D311D">
        <w:rPr>
          <w:lang w:val="en"/>
        </w:rPr>
        <w:t xml:space="preserve"> However, recently rapid advances in artificial intelligence and large-scale computing have not yet </w:t>
      </w:r>
      <w:r w:rsidR="001340E2">
        <w:rPr>
          <w:lang w:val="en"/>
        </w:rPr>
        <w:t xml:space="preserve">been </w:t>
      </w:r>
      <w:r w:rsidR="004D311D">
        <w:rPr>
          <w:lang w:val="en"/>
        </w:rPr>
        <w:t>fully developed</w:t>
      </w:r>
      <w:r w:rsidR="001340E2">
        <w:rPr>
          <w:lang w:val="en"/>
        </w:rPr>
        <w:t xml:space="preserve"> and widely adopted</w:t>
      </w:r>
      <w:r w:rsidR="00752400">
        <w:rPr>
          <w:lang w:val="en"/>
        </w:rPr>
        <w:t>. This</w:t>
      </w:r>
      <w:r w:rsidR="001C22F8">
        <w:rPr>
          <w:lang w:val="en"/>
        </w:rPr>
        <w:t xml:space="preserve"> </w:t>
      </w:r>
      <w:r w:rsidR="007A1142">
        <w:rPr>
          <w:lang w:val="en"/>
        </w:rPr>
        <w:t>led</w:t>
      </w:r>
      <w:r w:rsidR="001C22F8">
        <w:rPr>
          <w:lang w:val="en"/>
        </w:rPr>
        <w:t xml:space="preserve"> to </w:t>
      </w:r>
      <w:r w:rsidR="00752400">
        <w:rPr>
          <w:lang w:val="en"/>
        </w:rPr>
        <w:t xml:space="preserve">several </w:t>
      </w:r>
      <w:r w:rsidR="008A40AA">
        <w:rPr>
          <w:lang w:val="en"/>
        </w:rPr>
        <w:t>disadvantage</w:t>
      </w:r>
      <w:r w:rsidR="005B4D4A">
        <w:rPr>
          <w:lang w:val="en"/>
        </w:rPr>
        <w:t>s in the</w:t>
      </w:r>
      <w:r w:rsidR="004D311D">
        <w:rPr>
          <w:lang w:val="en"/>
        </w:rPr>
        <w:t xml:space="preserve"> framework,</w:t>
      </w:r>
      <w:r w:rsidR="00752400">
        <w:rPr>
          <w:lang w:val="en"/>
        </w:rPr>
        <w:t xml:space="preserve"> where</w:t>
      </w:r>
      <w:r w:rsidR="009762DA">
        <w:rPr>
          <w:lang w:val="en"/>
        </w:rPr>
        <w:t xml:space="preserve"> components for temporal data </w:t>
      </w:r>
      <w:r w:rsidR="009762DA">
        <w:rPr>
          <w:lang w:val="en"/>
        </w:rPr>
        <w:lastRenderedPageBreak/>
        <w:t>processing, reuse of prior models, and automated contextual reasoning</w:t>
      </w:r>
      <w:r w:rsidR="005B4D4A">
        <w:rPr>
          <w:lang w:val="en"/>
        </w:rPr>
        <w:t xml:space="preserve"> were omitted</w:t>
      </w:r>
      <w:r w:rsidR="009762DA">
        <w:rPr>
          <w:lang w:val="en"/>
        </w:rPr>
        <w:t>.</w:t>
      </w:r>
      <w:r w:rsidR="00216753">
        <w:rPr>
          <w:lang w:val="en"/>
        </w:rPr>
        <w:t xml:space="preserve"> Perhaps the largest barriers to adopting the framework lied in the lack of data on geo-intervention and</w:t>
      </w:r>
      <w:r w:rsidR="00E070DB">
        <w:rPr>
          <w:lang w:val="en"/>
        </w:rPr>
        <w:t xml:space="preserve"> their</w:t>
      </w:r>
      <w:r w:rsidR="00216753">
        <w:rPr>
          <w:lang w:val="en"/>
        </w:rPr>
        <w:t xml:space="preserve"> outcomes</w:t>
      </w:r>
      <w:r w:rsidR="00F74D86">
        <w:rPr>
          <w:lang w:val="en"/>
        </w:rPr>
        <w:t xml:space="preserve"> to date</w:t>
      </w:r>
      <w:r w:rsidR="00216753">
        <w:rPr>
          <w:lang w:val="en"/>
        </w:rPr>
        <w:t xml:space="preserve">, </w:t>
      </w:r>
      <w:r w:rsidR="005B088B">
        <w:rPr>
          <w:lang w:val="en"/>
        </w:rPr>
        <w:t>along with</w:t>
      </w:r>
      <w:r w:rsidR="00216753">
        <w:rPr>
          <w:lang w:val="en"/>
        </w:rPr>
        <w:t xml:space="preserve"> the application of the framework in more studies</w:t>
      </w:r>
      <w:r w:rsidR="00AB5D58">
        <w:rPr>
          <w:lang w:val="en"/>
        </w:rPr>
        <w:t>, presenting important limitations of this paper</w:t>
      </w:r>
      <w:r w:rsidR="00216753">
        <w:rPr>
          <w:lang w:val="en"/>
        </w:rPr>
        <w:t>.</w:t>
      </w:r>
      <w:r w:rsidR="00815571">
        <w:rPr>
          <w:lang w:val="en"/>
        </w:rPr>
        <w:t xml:space="preserve"> Although the framework </w:t>
      </w:r>
      <w:r w:rsidR="00D03D6A">
        <w:rPr>
          <w:lang w:val="en"/>
        </w:rPr>
        <w:t>was</w:t>
      </w:r>
      <w:del w:id="441" w:author="Richard Wen" w:date="2026-03-05T20:53:00Z">
        <w:r w:rsidR="00815571" w:rsidDel="004D04F7">
          <w:rPr>
            <w:lang w:val="en"/>
          </w:rPr>
          <w:delText xml:space="preserve"> only</w:delText>
        </w:r>
      </w:del>
      <w:r w:rsidR="00815571">
        <w:rPr>
          <w:lang w:val="en"/>
        </w:rPr>
        <w:t xml:space="preserve"> introduced in this paper,</w:t>
      </w:r>
      <w:r w:rsidR="00705582">
        <w:rPr>
          <w:lang w:val="en"/>
        </w:rPr>
        <w:t xml:space="preserve"> </w:t>
      </w:r>
      <w:del w:id="442" w:author="Richard Wen" w:date="2026-03-05T20:54:00Z">
        <w:r w:rsidR="00705582" w:rsidDel="004D04F7">
          <w:rPr>
            <w:lang w:val="en"/>
          </w:rPr>
          <w:delText>the framework</w:delText>
        </w:r>
      </w:del>
      <w:ins w:id="443" w:author="Richard Wen" w:date="2026-03-05T20:54:00Z">
        <w:r w:rsidR="004D04F7">
          <w:rPr>
            <w:lang w:val="en"/>
          </w:rPr>
          <w:t>it</w:t>
        </w:r>
      </w:ins>
      <w:r w:rsidR="00705582">
        <w:rPr>
          <w:lang w:val="en"/>
        </w:rPr>
        <w:t xml:space="preserve"> </w:t>
      </w:r>
      <w:r w:rsidR="00815571">
        <w:rPr>
          <w:lang w:val="en"/>
        </w:rPr>
        <w:t>may be improved</w:t>
      </w:r>
      <w:r w:rsidR="001F498D">
        <w:rPr>
          <w:lang w:val="en"/>
        </w:rPr>
        <w:t xml:space="preserve"> </w:t>
      </w:r>
      <w:del w:id="444" w:author="Richard Wen" w:date="2026-03-05T20:54:00Z">
        <w:r w:rsidR="001F498D" w:rsidDel="00684CFD">
          <w:rPr>
            <w:lang w:val="en"/>
          </w:rPr>
          <w:delText>on</w:delText>
        </w:r>
        <w:r w:rsidR="001F498D" w:rsidDel="00B622DA">
          <w:rPr>
            <w:lang w:val="en"/>
          </w:rPr>
          <w:delText xml:space="preserve"> the</w:delText>
        </w:r>
        <w:r w:rsidR="001F498D" w:rsidDel="00FC2B65">
          <w:rPr>
            <w:lang w:val="en"/>
          </w:rPr>
          <w:delText>se</w:delText>
        </w:r>
        <w:r w:rsidR="001F498D" w:rsidDel="00B622DA">
          <w:rPr>
            <w:lang w:val="en"/>
          </w:rPr>
          <w:delText xml:space="preserve"> limitations</w:delText>
        </w:r>
        <w:r w:rsidR="00815571" w:rsidDel="00B622DA">
          <w:rPr>
            <w:lang w:val="en"/>
          </w:rPr>
          <w:delText xml:space="preserve"> </w:delText>
        </w:r>
      </w:del>
      <w:r w:rsidR="00805C6F">
        <w:rPr>
          <w:lang w:val="en"/>
        </w:rPr>
        <w:t xml:space="preserve">in the future </w:t>
      </w:r>
      <w:r w:rsidR="00815571">
        <w:rPr>
          <w:lang w:val="en"/>
        </w:rPr>
        <w:t>with initiatives in data collection and collaboration amongst the research and pract</w:t>
      </w:r>
      <w:r w:rsidR="006D4F97">
        <w:rPr>
          <w:lang w:val="en"/>
        </w:rPr>
        <w:t>icing</w:t>
      </w:r>
      <w:r w:rsidR="00815571">
        <w:rPr>
          <w:lang w:val="en"/>
        </w:rPr>
        <w:t xml:space="preserve"> community.</w:t>
      </w:r>
      <w:r w:rsidR="002C0C28">
        <w:rPr>
          <w:lang w:val="en"/>
        </w:rPr>
        <w:t xml:space="preserve"> Thus, we foresee opportunities </w:t>
      </w:r>
      <w:r w:rsidR="00DC5A6B">
        <w:rPr>
          <w:lang w:val="en"/>
        </w:rPr>
        <w:t>to extend the framework by incorporating additional components to address disadvantages, and eventually the development of a universal geo-intervention platform that enables researchers and practitioners to share, extend, reuse, and precisely apply geo-interventions across various disciplines.</w:t>
      </w:r>
      <w:r w:rsidR="00E93592">
        <w:rPr>
          <w:lang w:val="en"/>
        </w:rPr>
        <w:t xml:space="preserve"> As innovations shift towards the application of </w:t>
      </w:r>
      <w:r w:rsidR="00EA6B07">
        <w:rPr>
          <w:lang w:val="en"/>
        </w:rPr>
        <w:t xml:space="preserve">standardized </w:t>
      </w:r>
      <w:r w:rsidR="00E93592">
        <w:rPr>
          <w:lang w:val="en"/>
        </w:rPr>
        <w:t>data and interdisciplinary knowledge to decision-making and GIS, future outcomes from proposed actions can eventually be predicted precisely at scale</w:t>
      </w:r>
      <w:r w:rsidR="00DE3038">
        <w:rPr>
          <w:lang w:val="en"/>
        </w:rPr>
        <w:t xml:space="preserve">, accelerating discovery of effective interventions that potentially prevent the loss of lives and improve the quality of life </w:t>
      </w:r>
      <w:r w:rsidR="00FF586D">
        <w:rPr>
          <w:lang w:val="en"/>
        </w:rPr>
        <w:t>across the world</w:t>
      </w:r>
      <w:r w:rsidR="00DE3038">
        <w:rPr>
          <w:lang w:val="en"/>
        </w:rPr>
        <w:t>.</w:t>
      </w:r>
    </w:p>
    <w:p w14:paraId="003884B8" w14:textId="12488F4C" w:rsidR="00314AC5" w:rsidRDefault="00314AC5" w:rsidP="00CA446A">
      <w:pPr>
        <w:pStyle w:val="MDPI62BackMatter"/>
        <w:spacing w:before="240"/>
      </w:pPr>
      <w:r w:rsidRPr="00FA04F1">
        <w:rPr>
          <w:b/>
        </w:rPr>
        <w:t>Supplementary Materials:</w:t>
      </w:r>
      <w:r w:rsidR="00226B48">
        <w:rPr>
          <w:b/>
        </w:rPr>
        <w:t xml:space="preserve"> </w:t>
      </w:r>
      <w:r w:rsidR="00010EA5">
        <w:t xml:space="preserve">The following supporting information can be downloaded at: </w:t>
      </w:r>
      <w:r w:rsidR="00F308B5" w:rsidRPr="00F308B5">
        <w:t>https://github.com/rrwen/</w:t>
      </w:r>
      <w:ins w:id="445" w:author="R W" w:date="2026-04-16T20:07:00Z" w16du:dateUtc="2026-04-17T00:07:00Z">
        <w:r w:rsidR="002616A0">
          <w:t>wen-li-2026-geointerv</w:t>
        </w:r>
      </w:ins>
      <w:del w:id="446" w:author="R W" w:date="2026-04-16T20:07:00Z" w16du:dateUtc="2026-04-17T00:07:00Z">
        <w:r w:rsidR="00F308B5" w:rsidRPr="00F308B5" w:rsidDel="002616A0">
          <w:delText>geointerv-paper</w:delText>
        </w:r>
      </w:del>
      <w:r w:rsidR="00904630">
        <w:t>; Python code</w:t>
      </w:r>
      <w:r w:rsidR="00010EA5">
        <w:t>.</w:t>
      </w:r>
    </w:p>
    <w:p w14:paraId="1348347A" w14:textId="31EE35DD" w:rsidR="00314AC5" w:rsidRPr="00613B31" w:rsidRDefault="009662D4" w:rsidP="009662D4">
      <w:pPr>
        <w:pStyle w:val="MDPI62BackMatter"/>
      </w:pPr>
      <w:r w:rsidRPr="009662D4">
        <w:rPr>
          <w:b/>
        </w:rPr>
        <w:t>Author Contribution</w:t>
      </w:r>
      <w:r w:rsidR="00314AC5" w:rsidRPr="009662D4">
        <w:rPr>
          <w:b/>
        </w:rPr>
        <w:t xml:space="preserve">s: </w:t>
      </w:r>
      <w:r w:rsidR="00616BDC" w:rsidRPr="00616BDC">
        <w:t xml:space="preserve">Conceptualization, Richard Wen; methodology, Richard Wen, Songnian Li; </w:t>
      </w:r>
      <w:r w:rsidR="005836A2">
        <w:t>i</w:t>
      </w:r>
      <w:r w:rsidR="00616BDC" w:rsidRPr="00616BDC">
        <w:t>nvestigation, data curation, software, writing—original draft preparation, Richard Wen; superv</w:t>
      </w:r>
      <w:r w:rsidR="00616BDC">
        <w:t>i</w:t>
      </w:r>
      <w:r w:rsidR="00616BDC" w:rsidRPr="00616BDC">
        <w:t>sion, funding acquisition, resources, project administration, Songnian Li; writing—review and e</w:t>
      </w:r>
      <w:r w:rsidR="00616BDC">
        <w:t>d</w:t>
      </w:r>
      <w:r w:rsidR="00616BDC" w:rsidRPr="00616BDC">
        <w:t>iting, Richard Wen, Songnian Li. All authors have read and agreed to the published version of the manuscript.</w:t>
      </w:r>
    </w:p>
    <w:p w14:paraId="5411F78D" w14:textId="661D9DFF" w:rsidR="00314AC5" w:rsidRPr="00613B31" w:rsidRDefault="00314AC5" w:rsidP="00314AC5">
      <w:pPr>
        <w:pStyle w:val="MDPI62BackMatter"/>
      </w:pPr>
      <w:r w:rsidRPr="00613B31">
        <w:rPr>
          <w:b/>
        </w:rPr>
        <w:t>Funding:</w:t>
      </w:r>
      <w:r w:rsidR="00A71CB6">
        <w:t xml:space="preserve"> </w:t>
      </w:r>
      <w:r w:rsidR="00A71CB6" w:rsidRPr="00A71CB6">
        <w:t>This work was funded by the Natural Sciences and Engineering Research Council of Canada, grant number RGPIN-2017-05950</w:t>
      </w:r>
      <w:r w:rsidRPr="00613B31">
        <w:t>.</w:t>
      </w:r>
    </w:p>
    <w:p w14:paraId="5052AC27" w14:textId="04B72669" w:rsidR="005D0D2F" w:rsidRDefault="005D0D2F" w:rsidP="005D0D2F">
      <w:pPr>
        <w:pStyle w:val="MDPI62BackMatter"/>
      </w:pPr>
      <w:r w:rsidRPr="005D0D2F">
        <w:rPr>
          <w:b/>
        </w:rPr>
        <w:t>Data Availability Statement:</w:t>
      </w:r>
      <w:r w:rsidRPr="005D0D2F">
        <w:t xml:space="preserve"> </w:t>
      </w:r>
      <w:r w:rsidR="009F49E9">
        <w:t>Data was downloaded from the City of Toronto’s Open Data Portal and Toronto Police Service’s Public Safety Data Portal</w:t>
      </w:r>
      <w:r w:rsidR="002C5B5C">
        <w:t>, and are available</w:t>
      </w:r>
      <w:r w:rsidR="00BC44AB">
        <w:t xml:space="preserve"> by visiting links</w:t>
      </w:r>
      <w:r w:rsidR="002C5B5C">
        <w:t xml:space="preserve"> in the references</w:t>
      </w:r>
      <w:r w:rsidR="0011672E">
        <w:t xml:space="preserve"> section</w:t>
      </w:r>
      <w:r w:rsidR="002C5B5C">
        <w:t xml:space="preserve"> </w:t>
      </w:r>
      <w:r w:rsidR="008C007F">
        <w:fldChar w:fldCharType="begin"/>
      </w:r>
      <w:r w:rsidR="007837A4">
        <w:instrText xml:space="preserve"> ADDIN ZOTERO_ITEM CSL_CITATION {"citationID":"yJmZuVyT","properties":{"formattedCitation":"[74\\uc0\\u8211{}94]","plainCitation":"[74–94]","noteIndex":0},"citationItems":[{"id":2241,"uris":["http://zotero.org/users/6749620/items/4ZCJFG3S"],"itemData":{"id":2241,"type":"webpage","container-title":"City of Toronto Open Data Portal","language":"en","title":"Toronto Centreline (TCL)","URL":"https://open.toronto.ca/dataset/toronto-centreline-tcl/","author":[{"literal":"City of Toronto"}],"accessed":{"date-parts":[["2024",12,30]]},"issued":{"date-parts":[["2023"]]}}},{"id":2264,"uris":["http://zotero.org/users/6749620/items/6QLXZDQ6"],"itemData":{"id":2264,"type":"webpage","abstract":"Collision occurrences by occurrence date.","container-title":"Public Safety Data Portal","language":"en-us","title":"Traffic Collisions Open Data (ASR-T-TBL-001)","URL":"https://data.torontopolice.on.ca/datasets/TorontoPS::traffic-collisions-open-data-asr-t-tbl-001/about","author":[{"literal":"Toronto Police Service"}],"accessed":{"date-parts":[["2024",12,30]]},"issued":{"date-parts":[["2023"]]}}},{"id":2242,"uris":["http://zotero.org/users/6749620/items/8PKCWD9K"],"itemData":{"id":2242,"type":"webpage","container-title":"City of Toronto Open Data Portal","language":"en","title":"Traffic Volumes at Intersections for All Modes (2010 to 2019)","URL":"https://open.toronto.ca/dataset/traffic-volumes-at-intersections-for-all-modes/","author":[{"literal":"City of Toronto"}],"accessed":{"date-parts":[["2024",12,30]]},"issued":{"date-parts":[["2023"]]}}},{"id":2243,"uris":["http://zotero.org/users/6749620/items/A4K9J7AQ"],"itemData":{"id":2243,"type":"webpage","container-title":"City of Toronto Open Data Portal","language":"en","title":"Automated Speed Enforcement Locations","URL":"https://open.toronto.ca/dataset/automated-speed-enforcement-locations/","author":[{"literal":"City of Toronto"}],"accessed":{"date-parts":[["2024",12,30]]},"issued":{"date-parts":[["2023"]]}}},{"id":2244,"uris":["http://zotero.org/users/6749620/items/EUUJY2S9"],"itemData":{"id":2244,"type":"webpage","container-title":"City of Toronto Open Data Portal","language":"en","title":"School Safety Zone Watch Your Speed Program – Locations","URL":"https://open.toronto.ca/dataset/school-safety-zone-watch-your-speed-program-locations/","author":[{"literal":"City of Toronto"}],"accessed":{"date-parts":[["2024",12,30]]},"issued":{"date-parts":[["2023"]]}}},{"id":2245,"uris":["http://zotero.org/users/6749620/items/E9GJETRN"],"itemData":{"id":2245,"type":"webpage","container-title":"City of Toronto Open Data Portal","language":"en","title":"Red Light Cameras","URL":"https://open.toronto.ca/dataset/red-light-cameras/","author":[{"literal":"City of Toronto"}],"accessed":{"date-parts":[["2024",12,30]]},"issued":{"date-parts":[["2023"]]}}},{"id":2246,"uris":["http://zotero.org/users/6749620/items/M5YQZHME"],"itemData":{"id":2246,"type":"webpage","container-title":"City of Toronto Open Data Portal","language":"en","title":"Police Facility Locations","URL":"https://open.toronto.ca/dataset/police-facility-locations/","author":[{"literal":"City of Toronto"}],"accessed":{"date-parts":[["2024",12,30]]},"issued":{"date-parts":[["2023"]]}}},{"id":2247,"uris":["http://zotero.org/users/6749620/items/CEETX8F6"],"itemData":{"id":2247,"type":"webpage","container-title":"City of Toronto Open Data Portal","language":"en","title":"Ambulance Station Locations","URL":"https://open.toronto.ca/dataset/ambulance-station-locations/","author":[{"literal":"City of Toronto"}],"accessed":{"date-parts":[["2024",12,30]]},"issued":{"date-parts":[["2023"]]}}},{"id":2248,"uris":["http://zotero.org/users/6749620/items/IVV52WLC"],"itemData":{"id":2248,"type":"webpage","container-title":"City of Toronto Open Data Portal","language":"en","title":"Fire Hydrants","URL":"https://open.toronto.ca/dataset/fire-hydrants/","author":[{"literal":"City of Toronto"}],"accessed":{"date-parts":[["2024",12,30]]},"issued":{"date-parts":[["2023"]]}}},{"id":2249,"uris":["http://zotero.org/users/6749620/items/79X2AVE8"],"itemData":{"id":2249,"type":"webpage","container-title":"City of Toronto Open Data Portal","language":"en","title":"Fire Facility Locations","URL":"https://open.toronto.ca/dataset/fire-station-locations/","author":[{"literal":"City of Toronto"}],"accessed":{"date-parts":[["2024",12,30]]},"issued":{"date-parts":[["2023"]]}}},{"id":2250,"uris":["http://zotero.org/users/6749620/items/GDGS8MSB"],"itemData":{"id":2250,"type":"webpage","container-title":"City of Toronto Open Data Portal","language":"en","title":"Renewable Energy Installations","URL":"https://open.toronto.ca/dataset/renewable-energy-installations/","author":[{"literal":"City of Toronto"}],"accessed":{"date-parts":[["2024",12,30]]},"issued":{"date-parts":[["2023"]]}}},{"id":2251,"uris":["http://zotero.org/users/6749620/items/AL7GBGLT"],"itemData":{"id":2251,"type":"webpage","container-title":"City of Toronto Open Data Portal","language":"en","title":"Street Furniture - Bicycle Parking","URL":"https://open.toronto.ca/dataset/street-furniture-bicycle-parking/","author":[{"literal":"City of Toronto"}],"accessed":{"date-parts":[["2024",12,30]]},"issued":{"date-parts":[["2023"]]}}},{"id":2252,"uris":["http://zotero.org/users/6749620/items/KC32C9RQ"],"itemData":{"id":2252,"type":"webpage","container-title":"City of Toronto Open Data Portal","language":"en","title":"Street Furniture - Transit Shelter","URL":"https://open.toronto.ca/dataset/street-furniture-transit-shelter/","author":[{"literal":"City of Toronto"}],"accessed":{"date-parts":[["2024",12,30]]},"issued":{"date-parts":[["2023"]]}}},{"id":2253,"uris":["http://zotero.org/users/6749620/items/6FAQQXRQ"],"itemData":{"id":2253,"type":"webpage","container-title":"City of Toronto Open Data Portal","language":"en","title":"Street Furniture - Information Pillar-Wayfinding Structure","URL":"https://open.toronto.ca/dataset/street-furniture-information-pillar-wayfinding-structure/","author":[{"literal":"City of Toronto"}],"accessed":{"date-parts":[["2024",12,30]]},"issued":{"date-parts":[["2023"]]}}},{"id":2254,"uris":["http://zotero.org/users/6749620/items/C7S3DA98"],"itemData":{"id":2254,"type":"webpage","container-title":"City of Toronto Open Data Portal","language":"en","title":"Street Furniture - Litter Receptacle","URL":"https://open.toronto.ca/dataset/street-furniture-litter-receptacle/","author":[{"literal":"City of Toronto"}],"accessed":{"date-parts":[["2024",12,30]]},"issued":{"date-parts":[["2023"]]}}},{"id":2255,"uris":["http://zotero.org/users/6749620/items/ATK5QTMP"],"itemData":{"id":2255,"type":"webpage","container-title":"City of Toronto Open Data Portal","language":"en","title":"School Locations - All Types","URL":"https://open.toronto.ca/dataset/school-locations-all-types/","author":[{"literal":"City of Toronto"}],"accessed":{"date-parts":[["2024",12,30]]},"issued":{"date-parts":[["2023"]]}}},{"id":2259,"uris":["http://zotero.org/users/6749620/items/SZVMZEVD"],"itemData":{"id":2259,"type":"webpage","container-title":"City of Toronto Open Data Portal","language":"en","title":"Licensed Child Care Centres","URL":"https://open.toronto.ca/dataset/child-care-licensed-child-care-spaces/","author":[{"literal":"City of Toronto"}],"accessed":{"date-parts":[["2024",12,30]]},"issued":{"date-parts":[["2023"]]}}},{"id":2257,"uris":["http://zotero.org/users/6749620/items/V4UT2BYA"],"itemData":{"id":2257,"type":"webpage","container-title":"City of Toronto Open Data Portal","language":"en","title":"Public Art","URL":"https://open.toronto.ca/dataset/public-art/","author":[{"literal":"City of Toronto"}],"accessed":{"date-parts":[["2024",12,30]]},"issued":{"date-parts":[["2023"]]}}},{"id":2256,"uris":["http://zotero.org/users/6749620/items/IBC8DRQ4"],"itemData":{"id":2256,"type":"webpage","container-title":"City of Toronto Open Data Portal","language":"en","title":"Cultural Hotspot - Points of Interest","URL":"https://open.toronto.ca/dataset/cultural-hotspot-points-of-interest/","author":[{"literal":"City of Toronto"}],"accessed":{"date-parts":[["2024",12,30]]},"issued":{"date-parts":[["2023"]]}}},{"id":2258,"uris":["http://zotero.org/users/6749620/items/5HEVKMQQ"],"itemData":{"id":2258,"type":"webpage","container-title":"City of Toronto Open Data Portal","language":"en","title":"Places of Worship","URL":"https://open.toronto.ca/dataset/places-of-worship/","author":[{"literal":"City of Toronto"}],"accessed":{"date-parts":[["2024",12,30]]},"issued":{"date-parts":[["2023"]]}}},{"id":2263,"uris":["http://zotero.org/users/6749620/items/XNBNQEZ4"],"itemData":{"id":2263,"type":"webpage","abstract":"Major Crime Indicators (MCI) occurrences by reported date.","container-title":"Public Safety Data Portal","language":"en-ca","title":"Major Crime Indicators Open Data","URL":"https://data.torontopolice.on.ca/datasets/TorontoPS::major-crime-indicators-open-data/about","author":[{"literal":"Toronto Police Service"}],"accessed":{"date-parts":[["2024",12,30]]},"issued":{"date-parts":[["2023"]]}}}],"schema":"https://github.com/citation-style-language/schema/raw/master/csl-citation.json"} </w:instrText>
      </w:r>
      <w:r w:rsidR="008C007F">
        <w:fldChar w:fldCharType="separate"/>
      </w:r>
      <w:r w:rsidR="007837A4" w:rsidRPr="007837A4">
        <w:rPr>
          <w:szCs w:val="24"/>
        </w:rPr>
        <w:t>[74–94]</w:t>
      </w:r>
      <w:r w:rsidR="008C007F">
        <w:fldChar w:fldCharType="end"/>
      </w:r>
      <w:r w:rsidR="002C5B5C">
        <w:t>.</w:t>
      </w:r>
    </w:p>
    <w:p w14:paraId="253FD35E" w14:textId="482C71F8" w:rsidR="00314AC5" w:rsidRDefault="00314AC5" w:rsidP="00314AC5">
      <w:pPr>
        <w:pStyle w:val="MDPI62BackMatter"/>
        <w:rPr>
          <w:ins w:id="447" w:author="Richard Wen" w:date="2026-02-27T17:42:00Z"/>
        </w:rPr>
      </w:pPr>
      <w:r w:rsidRPr="00613B31">
        <w:rPr>
          <w:b/>
        </w:rPr>
        <w:t>Conflicts of Interest:</w:t>
      </w:r>
      <w:r w:rsidRPr="00613B31">
        <w:t xml:space="preserve"> </w:t>
      </w:r>
      <w:r w:rsidR="0039776D">
        <w:t xml:space="preserve">The </w:t>
      </w:r>
      <w:r w:rsidR="00040209">
        <w:t xml:space="preserve">authors declare no conflicts of </w:t>
      </w:r>
      <w:r w:rsidRPr="00613B31">
        <w:t>interest.</w:t>
      </w:r>
    </w:p>
    <w:p w14:paraId="230BCB23" w14:textId="2B9D82FE" w:rsidR="0003233E" w:rsidRDefault="0003233E" w:rsidP="0003233E">
      <w:pPr>
        <w:pStyle w:val="MDPI21heading1"/>
        <w:rPr>
          <w:ins w:id="448" w:author="Richard Wen" w:date="2026-02-27T17:52:00Z"/>
        </w:rPr>
      </w:pPr>
      <w:ins w:id="449" w:author="Richard Wen" w:date="2026-02-27T17:42:00Z">
        <w:r>
          <w:rPr>
            <w:szCs w:val="24"/>
          </w:rPr>
          <w:t>Appendix</w:t>
        </w:r>
        <w:r>
          <w:t xml:space="preserve"> A</w:t>
        </w:r>
      </w:ins>
      <w:ins w:id="450" w:author="Richard Wen" w:date="2026-02-27T17:45:00Z">
        <w:r>
          <w:t xml:space="preserve">. </w:t>
        </w:r>
      </w:ins>
      <w:ins w:id="451" w:author="Richard Wen" w:date="2026-02-27T17:46:00Z">
        <w:r>
          <w:t xml:space="preserve">Examples for </w:t>
        </w:r>
      </w:ins>
      <w:ins w:id="452" w:author="Richard Wen" w:date="2026-02-27T17:45:00Z">
        <w:r>
          <w:t>Geo-intervention Modelling Framework</w:t>
        </w:r>
      </w:ins>
      <w:ins w:id="453" w:author="Richard Wen" w:date="2026-02-27T17:46:00Z">
        <w:r>
          <w:t xml:space="preserve"> Components</w:t>
        </w:r>
      </w:ins>
    </w:p>
    <w:p w14:paraId="1080AB82" w14:textId="7CC026B1" w:rsidR="00FE0B67" w:rsidRDefault="00FE0B67">
      <w:pPr>
        <w:pStyle w:val="MDPI31text"/>
        <w:rPr>
          <w:ins w:id="454" w:author="Richard Wen" w:date="2026-02-27T17:42:00Z"/>
        </w:rPr>
        <w:pPrChange w:id="455" w:author="Richard Wen" w:date="2026-02-27T17:53:00Z">
          <w:pPr>
            <w:pStyle w:val="MDPI21heading1"/>
          </w:pPr>
        </w:pPrChange>
      </w:pPr>
      <w:ins w:id="456" w:author="Richard Wen" w:date="2026-02-27T17:53:00Z">
        <w:r>
          <w:t>To i</w:t>
        </w:r>
      </w:ins>
      <w:r w:rsidR="005C6C41">
        <w:t>mprove understanding for</w:t>
      </w:r>
      <w:ins w:id="457" w:author="Richard Wen" w:date="2026-02-27T17:53:00Z">
        <w:r>
          <w:t xml:space="preserve"> each component of the geo-intervention modelling framework, </w:t>
        </w:r>
      </w:ins>
      <w:ins w:id="458" w:author="Richard Wen" w:date="2026-02-27T17:55:00Z">
        <w:r>
          <w:t xml:space="preserve">minimal </w:t>
        </w:r>
      </w:ins>
      <w:ins w:id="459" w:author="Richard Wen" w:date="2026-02-27T17:53:00Z">
        <w:r>
          <w:t>example data in tabular format</w:t>
        </w:r>
      </w:ins>
      <w:ins w:id="460" w:author="Richard Wen" w:date="2026-02-27T17:54:00Z">
        <w:r>
          <w:t xml:space="preserve"> and related calculations are</w:t>
        </w:r>
      </w:ins>
      <w:r w:rsidR="00447449">
        <w:t xml:space="preserve"> illustrated</w:t>
      </w:r>
      <w:ins w:id="461" w:author="Richard Wen" w:date="2026-02-27T17:54:00Z">
        <w:r>
          <w:t xml:space="preserve"> in Appendices </w:t>
        </w:r>
      </w:ins>
      <w:ins w:id="462" w:author="Richard Wen" w:date="2026-02-27T17:55:00Z">
        <w:r>
          <w:t xml:space="preserve">A.1 to A.2. </w:t>
        </w:r>
      </w:ins>
      <w:moveToRangeStart w:id="463" w:author="Richard Wen" w:date="2026-02-27T17:53:00Z" w:name="move223107196"/>
      <w:moveTo w:id="464" w:author="Richard Wen" w:date="2026-02-27T17:53:00Z">
        <w:r w:rsidRPr="00AD39DC">
          <w:t>The Python code for the</w:t>
        </w:r>
      </w:moveTo>
      <w:ins w:id="465" w:author="Richard Wen" w:date="2026-02-27T17:55:00Z">
        <w:r>
          <w:t>se</w:t>
        </w:r>
      </w:ins>
      <w:moveTo w:id="466" w:author="Richard Wen" w:date="2026-02-27T17:53:00Z">
        <w:r w:rsidRPr="00AD39DC">
          <w:t xml:space="preserve"> minimal examples </w:t>
        </w:r>
      </w:moveTo>
      <w:ins w:id="467" w:author="Richard Wen" w:date="2026-02-27T17:55:00Z">
        <w:r w:rsidR="00D90F7C">
          <w:t>is</w:t>
        </w:r>
      </w:ins>
      <w:moveTo w:id="468" w:author="Richard Wen" w:date="2026-02-27T17:53:00Z">
        <w:del w:id="469" w:author="Richard Wen" w:date="2026-02-27T17:55:00Z">
          <w:r w:rsidRPr="00AD39DC" w:rsidDel="00BC5D1A">
            <w:delText>is</w:delText>
          </w:r>
        </w:del>
        <w:r w:rsidRPr="00AD39DC">
          <w:t xml:space="preserve"> available </w:t>
        </w:r>
      </w:moveTo>
      <w:r w:rsidR="003A2BF8">
        <w:t xml:space="preserve">on a </w:t>
      </w:r>
      <w:r w:rsidR="0077333C">
        <w:t>G</w:t>
      </w:r>
      <w:r w:rsidR="000719B5">
        <w:t>ithub repository</w:t>
      </w:r>
      <w:moveTo w:id="470" w:author="Richard Wen" w:date="2026-02-27T17:53:00Z">
        <w:r>
          <w:t xml:space="preserve"> </w:t>
        </w:r>
        <w:r>
          <w:fldChar w:fldCharType="begin"/>
        </w:r>
      </w:moveTo>
      <w:r w:rsidR="00BA5378">
        <w:instrText xml:space="preserve"> ADDIN ZOTERO_ITEM CSL_CITATION {"citationID":"akufekauhh","properties":{"formattedCitation":"[177]","plainCitation":"[177]","noteIndex":0},"citationItems":[{"id":2260,"uris":["http://zotero.org/users/6749620/items/J7ZPSY2Q"],"itemData":{"id":2260,"type":"webpage","license":"MIT","title":"Example: Geo-intervention Modelling Framework","URL":"https://github.com/rrwen/geointerv-paper/blob/main/src/example.ipynb","author":[{"literal":"Richard Wen"}],"accessed":{"date-parts":[["2025",2,4]]},"issued":{"date-parts":[["2025",2,4]]}}}],"schema":"https://github.com/citation-style-language/schema/raw/master/csl-citation.json"} </w:instrText>
      </w:r>
      <w:moveTo w:id="471" w:author="Richard Wen" w:date="2026-02-27T17:53:00Z">
        <w:r>
          <w:fldChar w:fldCharType="separate"/>
        </w:r>
      </w:moveTo>
      <w:r w:rsidR="00BA5378" w:rsidRPr="00BA5378">
        <w:t>[177]</w:t>
      </w:r>
      <w:moveTo w:id="472" w:author="Richard Wen" w:date="2026-02-27T17:53:00Z">
        <w:r>
          <w:fldChar w:fldCharType="end"/>
        </w:r>
        <w:r>
          <w:t>.</w:t>
        </w:r>
      </w:moveTo>
      <w:moveToRangeEnd w:id="463"/>
    </w:p>
    <w:p w14:paraId="167CB4CA" w14:textId="7ED57582" w:rsidR="0003233E" w:rsidRDefault="0003233E" w:rsidP="0003233E">
      <w:pPr>
        <w:pStyle w:val="MDPI22heading2"/>
        <w:rPr>
          <w:ins w:id="473" w:author="Richard Wen" w:date="2026-02-27T17:42:00Z"/>
          <w:noProof w:val="0"/>
        </w:rPr>
      </w:pPr>
      <w:ins w:id="474" w:author="Richard Wen" w:date="2026-02-27T17:42:00Z">
        <w:r>
          <w:rPr>
            <w:rFonts w:eastAsia="URWPalladioL-Ital"/>
            <w:noProof w:val="0"/>
          </w:rPr>
          <w:t>Appendix A.1</w:t>
        </w:r>
      </w:ins>
      <w:ins w:id="475" w:author="Richard Wen" w:date="2026-02-27T17:45:00Z">
        <w:r>
          <w:rPr>
            <w:rFonts w:eastAsia="URWPalladioL-Ital"/>
            <w:noProof w:val="0"/>
          </w:rPr>
          <w:t>. Spatial Data Component Example</w:t>
        </w:r>
      </w:ins>
    </w:p>
    <w:p w14:paraId="2AA2B0A7" w14:textId="2E4CD5DB" w:rsidR="0003233E" w:rsidRDefault="00E232AF">
      <w:pPr>
        <w:pStyle w:val="MDPI31text"/>
        <w:rPr>
          <w:ins w:id="476" w:author="Richard Wen" w:date="2026-02-27T17:48:00Z"/>
        </w:rPr>
        <w:pPrChange w:id="477" w:author="Richard Wen" w:date="2026-02-27T17:47:00Z">
          <w:pPr>
            <w:pStyle w:val="MDPI62BackMatter"/>
          </w:pPr>
        </w:pPrChange>
      </w:pPr>
      <w:ins w:id="478" w:author="Richard Wen" w:date="2026-02-27T17:47:00Z">
        <w:r w:rsidRPr="00E232AF">
          <w:t xml:space="preserve">Table </w:t>
        </w:r>
      </w:ins>
      <w:ins w:id="479" w:author="Richard Wen" w:date="2026-02-27T17:48:00Z">
        <w:r>
          <w:t>A</w:t>
        </w:r>
      </w:ins>
      <w:ins w:id="480" w:author="Richard Wen" w:date="2026-02-27T17:47:00Z">
        <w:r>
          <w:t>1</w:t>
        </w:r>
        <w:r w:rsidRPr="00E232AF">
          <w:t xml:space="preserve"> shows a simple example of tabular data representing vector sub-components and processed variables from the spatial feature engineering sub-component. Variables Xi,1…Xi,2 represent the original variables for each location Li, while Xi,1 + Xi,2, Nearesti, Length(Li), and Type(Li) are additional variables from spatial feature engineering, representing the sum of Xi,1 and Xi,2, the index i of the nearest location, the length of the location entity, and the type of the location entity respectively. Here, each location has a set of variables, and the spatial feature engineering process created additional variables to capture spatial relationships and properties.</w:t>
        </w:r>
      </w:ins>
    </w:p>
    <w:p w14:paraId="290AE34C" w14:textId="5CD7DC3E" w:rsidR="00385E2F" w:rsidRDefault="00385E2F" w:rsidP="00385E2F">
      <w:pPr>
        <w:pStyle w:val="MDPI41tablecaption"/>
        <w:rPr>
          <w:moveTo w:id="481" w:author="Richard Wen" w:date="2026-02-27T17:48:00Z"/>
        </w:rPr>
      </w:pPr>
      <w:moveToRangeStart w:id="482" w:author="Richard Wen" w:date="2026-02-27T17:48:00Z" w:name="move223106937"/>
      <w:moveTo w:id="483" w:author="Richard Wen" w:date="2026-02-27T17:48:00Z">
        <w:r>
          <w:rPr>
            <w:b/>
          </w:rPr>
          <w:t xml:space="preserve">Table </w:t>
        </w:r>
      </w:moveTo>
      <w:ins w:id="484" w:author="Richard Wen" w:date="2026-02-27T17:48:00Z">
        <w:r>
          <w:rPr>
            <w:b/>
          </w:rPr>
          <w:t>A1</w:t>
        </w:r>
      </w:ins>
      <w:moveTo w:id="485" w:author="Richard Wen" w:date="2026-02-27T17:48:00Z">
        <w:del w:id="486" w:author="Richard Wen" w:date="2026-02-27T17:48:00Z">
          <w:r w:rsidDel="00385E2F">
            <w:rPr>
              <w:b/>
            </w:rPr>
            <w:delText>4</w:delText>
          </w:r>
        </w:del>
        <w:r w:rsidRPr="00325902">
          <w:rPr>
            <w:b/>
          </w:rPr>
          <w:t>.</w:t>
        </w:r>
        <w:r w:rsidRPr="00325902">
          <w:t xml:space="preserve"> </w:t>
        </w:r>
        <w:r>
          <w:rPr>
            <w:bCs/>
          </w:rPr>
          <w:t>Example spatial data for the geo-intervention modelling framework</w:t>
        </w:r>
        <w:r w:rsidRPr="00325902">
          <w:t>.</w:t>
        </w:r>
      </w:moveTo>
    </w:p>
    <w:tbl>
      <w:tblPr>
        <w:tblW w:w="3755" w:type="pct"/>
        <w:tblInd w:w="2608" w:type="dxa"/>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123"/>
        <w:gridCol w:w="434"/>
        <w:gridCol w:w="327"/>
        <w:gridCol w:w="327"/>
        <w:gridCol w:w="901"/>
        <w:gridCol w:w="917"/>
        <w:gridCol w:w="1162"/>
        <w:gridCol w:w="944"/>
        <w:gridCol w:w="2725"/>
      </w:tblGrid>
      <w:tr w:rsidR="00385E2F" w:rsidRPr="00F30E14" w14:paraId="76CBC907" w14:textId="77777777" w:rsidTr="00BF5F1F">
        <w:tc>
          <w:tcPr>
            <w:tcW w:w="0" w:type="auto"/>
            <w:tcBorders>
              <w:bottom w:val="single" w:sz="4" w:space="0" w:color="auto"/>
            </w:tcBorders>
          </w:tcPr>
          <w:p w14:paraId="21BE9CB3" w14:textId="77777777" w:rsidR="00385E2F" w:rsidRDefault="00385E2F" w:rsidP="00BF5F1F">
            <w:pPr>
              <w:pStyle w:val="MDPI42tablebody"/>
              <w:spacing w:line="240" w:lineRule="auto"/>
              <w:rPr>
                <w:moveTo w:id="487" w:author="Richard Wen" w:date="2026-02-27T17:48:00Z"/>
                <w:b/>
                <w:snapToGrid/>
              </w:rPr>
            </w:pPr>
            <w:moveTo w:id="488" w:author="Richard Wen" w:date="2026-02-27T17:48:00Z">
              <w:r>
                <w:rPr>
                  <w:b/>
                  <w:snapToGrid/>
                </w:rPr>
                <w:t>i</w:t>
              </w:r>
            </w:moveTo>
          </w:p>
        </w:tc>
        <w:tc>
          <w:tcPr>
            <w:tcW w:w="0" w:type="auto"/>
            <w:tcBorders>
              <w:bottom w:val="single" w:sz="4" w:space="0" w:color="auto"/>
            </w:tcBorders>
          </w:tcPr>
          <w:p w14:paraId="288E3A72" w14:textId="77777777" w:rsidR="00385E2F" w:rsidRPr="00C27580" w:rsidRDefault="00385E2F" w:rsidP="00BF5F1F">
            <w:pPr>
              <w:pStyle w:val="MDPI42tablebody"/>
              <w:spacing w:line="240" w:lineRule="auto"/>
              <w:rPr>
                <w:moveTo w:id="489" w:author="Richard Wen" w:date="2026-02-27T17:48:00Z"/>
                <w:b/>
                <w:snapToGrid/>
                <w:vertAlign w:val="subscript"/>
              </w:rPr>
            </w:pPr>
            <w:moveTo w:id="490" w:author="Richard Wen" w:date="2026-02-27T17:48:00Z">
              <w:r>
                <w:rPr>
                  <w:b/>
                  <w:snapToGrid/>
                </w:rPr>
                <w:t>X</w:t>
              </w:r>
              <w:r>
                <w:rPr>
                  <w:b/>
                  <w:snapToGrid/>
                  <w:vertAlign w:val="subscript"/>
                </w:rPr>
                <w:t>i,1</w:t>
              </w:r>
            </w:moveTo>
          </w:p>
        </w:tc>
        <w:tc>
          <w:tcPr>
            <w:tcW w:w="0" w:type="auto"/>
            <w:tcBorders>
              <w:bottom w:val="single" w:sz="4" w:space="0" w:color="auto"/>
            </w:tcBorders>
          </w:tcPr>
          <w:p w14:paraId="736502D3" w14:textId="77777777" w:rsidR="00385E2F" w:rsidRDefault="00385E2F" w:rsidP="00BF5F1F">
            <w:pPr>
              <w:pStyle w:val="MDPI42tablebody"/>
              <w:spacing w:line="240" w:lineRule="auto"/>
              <w:rPr>
                <w:moveTo w:id="491" w:author="Richard Wen" w:date="2026-02-27T17:48:00Z"/>
                <w:b/>
                <w:snapToGrid/>
              </w:rPr>
            </w:pPr>
            <w:moveTo w:id="492" w:author="Richard Wen" w:date="2026-02-27T17:48:00Z">
              <w:r>
                <w:rPr>
                  <w:b/>
                  <w:snapToGrid/>
                </w:rPr>
                <w:t>X</w:t>
              </w:r>
              <w:r>
                <w:rPr>
                  <w:b/>
                  <w:snapToGrid/>
                  <w:vertAlign w:val="subscript"/>
                </w:rPr>
                <w:t>i,2</w:t>
              </w:r>
            </w:moveTo>
          </w:p>
        </w:tc>
        <w:tc>
          <w:tcPr>
            <w:tcW w:w="0" w:type="auto"/>
            <w:tcBorders>
              <w:bottom w:val="single" w:sz="4" w:space="0" w:color="auto"/>
            </w:tcBorders>
          </w:tcPr>
          <w:p w14:paraId="052A4993" w14:textId="77777777" w:rsidR="00385E2F" w:rsidRDefault="00385E2F" w:rsidP="00BF5F1F">
            <w:pPr>
              <w:pStyle w:val="MDPI42tablebody"/>
              <w:spacing w:line="240" w:lineRule="auto"/>
              <w:rPr>
                <w:moveTo w:id="493" w:author="Richard Wen" w:date="2026-02-27T17:48:00Z"/>
                <w:b/>
                <w:snapToGrid/>
              </w:rPr>
            </w:pPr>
            <w:moveTo w:id="494" w:author="Richard Wen" w:date="2026-02-27T17:48:00Z">
              <w:r>
                <w:rPr>
                  <w:b/>
                  <w:snapToGrid/>
                </w:rPr>
                <w:t>X</w:t>
              </w:r>
              <w:r>
                <w:rPr>
                  <w:b/>
                  <w:snapToGrid/>
                  <w:vertAlign w:val="subscript"/>
                </w:rPr>
                <w:t>i,3</w:t>
              </w:r>
            </w:moveTo>
          </w:p>
        </w:tc>
        <w:tc>
          <w:tcPr>
            <w:tcW w:w="0" w:type="auto"/>
            <w:tcBorders>
              <w:bottom w:val="single" w:sz="4" w:space="0" w:color="auto"/>
            </w:tcBorders>
          </w:tcPr>
          <w:p w14:paraId="425535B0" w14:textId="77777777" w:rsidR="00385E2F" w:rsidRPr="00797776" w:rsidRDefault="00385E2F" w:rsidP="00BF5F1F">
            <w:pPr>
              <w:pStyle w:val="MDPI42tablebody"/>
              <w:spacing w:line="240" w:lineRule="auto"/>
              <w:rPr>
                <w:moveTo w:id="495" w:author="Richard Wen" w:date="2026-02-27T17:48:00Z"/>
                <w:b/>
                <w:snapToGrid/>
              </w:rPr>
            </w:pPr>
            <w:moveTo w:id="496" w:author="Richard Wen" w:date="2026-02-27T17:48:00Z">
              <w:r>
                <w:rPr>
                  <w:b/>
                  <w:snapToGrid/>
                </w:rPr>
                <w:t>X</w:t>
              </w:r>
              <w:r>
                <w:rPr>
                  <w:b/>
                  <w:snapToGrid/>
                  <w:vertAlign w:val="subscript"/>
                </w:rPr>
                <w:t>i,1</w:t>
              </w:r>
              <w:r>
                <w:rPr>
                  <w:b/>
                  <w:snapToGrid/>
                </w:rPr>
                <w:t xml:space="preserve"> + X</w:t>
              </w:r>
              <w:r>
                <w:rPr>
                  <w:b/>
                  <w:snapToGrid/>
                  <w:vertAlign w:val="subscript"/>
                </w:rPr>
                <w:t>i,2</w:t>
              </w:r>
            </w:moveTo>
          </w:p>
        </w:tc>
        <w:tc>
          <w:tcPr>
            <w:tcW w:w="0" w:type="auto"/>
            <w:tcBorders>
              <w:bottom w:val="single" w:sz="4" w:space="0" w:color="auto"/>
            </w:tcBorders>
          </w:tcPr>
          <w:p w14:paraId="59F97DFF" w14:textId="77777777" w:rsidR="00385E2F" w:rsidRDefault="00385E2F" w:rsidP="00BF5F1F">
            <w:pPr>
              <w:pStyle w:val="MDPI42tablebody"/>
              <w:spacing w:line="240" w:lineRule="auto"/>
              <w:rPr>
                <w:moveTo w:id="497" w:author="Richard Wen" w:date="2026-02-27T17:48:00Z"/>
                <w:b/>
                <w:snapToGrid/>
              </w:rPr>
            </w:pPr>
            <w:moveTo w:id="498" w:author="Richard Wen" w:date="2026-02-27T17:48:00Z">
              <w:r>
                <w:rPr>
                  <w:b/>
                  <w:snapToGrid/>
                </w:rPr>
                <w:t>Nearest</w:t>
              </w:r>
              <w:r w:rsidRPr="00F927F7">
                <w:rPr>
                  <w:b/>
                  <w:snapToGrid/>
                  <w:vertAlign w:val="subscript"/>
                </w:rPr>
                <w:t>i</w:t>
              </w:r>
            </w:moveTo>
          </w:p>
        </w:tc>
        <w:tc>
          <w:tcPr>
            <w:tcW w:w="0" w:type="auto"/>
            <w:tcBorders>
              <w:bottom w:val="single" w:sz="4" w:space="0" w:color="auto"/>
            </w:tcBorders>
          </w:tcPr>
          <w:p w14:paraId="53639067" w14:textId="77777777" w:rsidR="00385E2F" w:rsidRPr="00DA2A4C" w:rsidRDefault="00385E2F" w:rsidP="00BF5F1F">
            <w:pPr>
              <w:pStyle w:val="MDPI42tablebody"/>
              <w:spacing w:line="240" w:lineRule="auto"/>
              <w:rPr>
                <w:moveTo w:id="499" w:author="Richard Wen" w:date="2026-02-27T17:48:00Z"/>
                <w:b/>
                <w:snapToGrid/>
              </w:rPr>
            </w:pPr>
            <w:moveTo w:id="500" w:author="Richard Wen" w:date="2026-02-27T17:48:00Z">
              <w:r>
                <w:rPr>
                  <w:b/>
                  <w:snapToGrid/>
                </w:rPr>
                <w:t>Length(L</w:t>
              </w:r>
              <w:r>
                <w:rPr>
                  <w:b/>
                  <w:snapToGrid/>
                  <w:vertAlign w:val="subscript"/>
                </w:rPr>
                <w:t>i</w:t>
              </w:r>
              <w:r>
                <w:rPr>
                  <w:b/>
                  <w:snapToGrid/>
                </w:rPr>
                <w:t>)</w:t>
              </w:r>
            </w:moveTo>
          </w:p>
        </w:tc>
        <w:tc>
          <w:tcPr>
            <w:tcW w:w="0" w:type="auto"/>
            <w:tcBorders>
              <w:bottom w:val="single" w:sz="4" w:space="0" w:color="auto"/>
            </w:tcBorders>
          </w:tcPr>
          <w:p w14:paraId="2DA7A76B" w14:textId="77777777" w:rsidR="00385E2F" w:rsidRDefault="00385E2F" w:rsidP="00BF5F1F">
            <w:pPr>
              <w:pStyle w:val="MDPI42tablebody"/>
              <w:spacing w:line="240" w:lineRule="auto"/>
              <w:jc w:val="left"/>
              <w:rPr>
                <w:moveTo w:id="501" w:author="Richard Wen" w:date="2026-02-27T17:48:00Z"/>
                <w:b/>
                <w:snapToGrid/>
              </w:rPr>
            </w:pPr>
            <w:moveTo w:id="502" w:author="Richard Wen" w:date="2026-02-27T17:48:00Z">
              <w:r>
                <w:rPr>
                  <w:b/>
                  <w:snapToGrid/>
                </w:rPr>
                <w:t>Type(L</w:t>
              </w:r>
              <w:r>
                <w:rPr>
                  <w:b/>
                  <w:snapToGrid/>
                  <w:vertAlign w:val="subscript"/>
                </w:rPr>
                <w:t>i</w:t>
              </w:r>
              <w:r>
                <w:rPr>
                  <w:b/>
                  <w:snapToGrid/>
                </w:rPr>
                <w:t>)</w:t>
              </w:r>
            </w:moveTo>
          </w:p>
        </w:tc>
        <w:tc>
          <w:tcPr>
            <w:tcW w:w="0" w:type="auto"/>
            <w:tcBorders>
              <w:bottom w:val="single" w:sz="4" w:space="0" w:color="auto"/>
            </w:tcBorders>
          </w:tcPr>
          <w:p w14:paraId="13CE9235" w14:textId="77777777" w:rsidR="00385E2F" w:rsidRPr="00FB330A" w:rsidRDefault="00385E2F" w:rsidP="00BF5F1F">
            <w:pPr>
              <w:pStyle w:val="MDPI42tablebody"/>
              <w:spacing w:line="240" w:lineRule="auto"/>
              <w:jc w:val="left"/>
              <w:rPr>
                <w:moveTo w:id="503" w:author="Richard Wen" w:date="2026-02-27T17:48:00Z"/>
                <w:b/>
                <w:snapToGrid/>
                <w:vertAlign w:val="subscript"/>
              </w:rPr>
            </w:pPr>
            <w:moveTo w:id="504" w:author="Richard Wen" w:date="2026-02-27T17:48:00Z">
              <w:r>
                <w:rPr>
                  <w:b/>
                  <w:snapToGrid/>
                </w:rPr>
                <w:t>L</w:t>
              </w:r>
              <w:r>
                <w:rPr>
                  <w:b/>
                  <w:snapToGrid/>
                  <w:vertAlign w:val="subscript"/>
                </w:rPr>
                <w:t>i</w:t>
              </w:r>
            </w:moveTo>
          </w:p>
        </w:tc>
      </w:tr>
      <w:tr w:rsidR="00385E2F" w:rsidRPr="00F30E14" w14:paraId="4ABD94A6" w14:textId="77777777" w:rsidTr="00BF5F1F">
        <w:tc>
          <w:tcPr>
            <w:tcW w:w="0" w:type="auto"/>
            <w:tcBorders>
              <w:bottom w:val="single" w:sz="4" w:space="0" w:color="auto"/>
            </w:tcBorders>
          </w:tcPr>
          <w:p w14:paraId="02EC0037" w14:textId="77777777" w:rsidR="00385E2F" w:rsidRPr="00FA0ADF" w:rsidRDefault="00385E2F" w:rsidP="00BF5F1F">
            <w:pPr>
              <w:pStyle w:val="MDPI42tablebody"/>
              <w:spacing w:line="240" w:lineRule="auto"/>
              <w:rPr>
                <w:moveTo w:id="505" w:author="Richard Wen" w:date="2026-02-27T17:48:00Z"/>
                <w:b/>
                <w:bCs/>
              </w:rPr>
            </w:pPr>
            <w:moveTo w:id="506" w:author="Richard Wen" w:date="2026-02-27T17:48:00Z">
              <w:r w:rsidRPr="00FA0ADF">
                <w:rPr>
                  <w:b/>
                  <w:bCs/>
                </w:rPr>
                <w:t>1</w:t>
              </w:r>
            </w:moveTo>
          </w:p>
        </w:tc>
        <w:tc>
          <w:tcPr>
            <w:tcW w:w="0" w:type="auto"/>
            <w:tcBorders>
              <w:bottom w:val="single" w:sz="4" w:space="0" w:color="auto"/>
            </w:tcBorders>
          </w:tcPr>
          <w:p w14:paraId="32D0FC66" w14:textId="77777777" w:rsidR="00385E2F" w:rsidRPr="00F220D4" w:rsidRDefault="00385E2F" w:rsidP="00BF5F1F">
            <w:pPr>
              <w:pStyle w:val="MDPI42tablebody"/>
              <w:spacing w:line="240" w:lineRule="auto"/>
              <w:rPr>
                <w:moveTo w:id="507" w:author="Richard Wen" w:date="2026-02-27T17:48:00Z"/>
              </w:rPr>
            </w:pPr>
            <w:moveTo w:id="508" w:author="Richard Wen" w:date="2026-02-27T17:48:00Z">
              <w:r>
                <w:t>1.25</w:t>
              </w:r>
            </w:moveTo>
          </w:p>
        </w:tc>
        <w:tc>
          <w:tcPr>
            <w:tcW w:w="0" w:type="auto"/>
            <w:tcBorders>
              <w:bottom w:val="single" w:sz="4" w:space="0" w:color="auto"/>
            </w:tcBorders>
          </w:tcPr>
          <w:p w14:paraId="166F944D" w14:textId="77777777" w:rsidR="00385E2F" w:rsidRDefault="00385E2F" w:rsidP="00BF5F1F">
            <w:pPr>
              <w:pStyle w:val="MDPI42tablebody"/>
              <w:spacing w:line="240" w:lineRule="auto"/>
              <w:rPr>
                <w:moveTo w:id="509" w:author="Richard Wen" w:date="2026-02-27T17:48:00Z"/>
                <w:lang w:val="en"/>
              </w:rPr>
            </w:pPr>
            <w:moveTo w:id="510" w:author="Richard Wen" w:date="2026-02-27T17:48:00Z">
              <w:r>
                <w:rPr>
                  <w:lang w:val="en"/>
                </w:rPr>
                <w:t>2</w:t>
              </w:r>
            </w:moveTo>
          </w:p>
        </w:tc>
        <w:tc>
          <w:tcPr>
            <w:tcW w:w="0" w:type="auto"/>
            <w:tcBorders>
              <w:bottom w:val="single" w:sz="4" w:space="0" w:color="auto"/>
            </w:tcBorders>
          </w:tcPr>
          <w:p w14:paraId="5198FDC7" w14:textId="77777777" w:rsidR="00385E2F" w:rsidRDefault="00385E2F" w:rsidP="00BF5F1F">
            <w:pPr>
              <w:pStyle w:val="MDPI42tablebody"/>
              <w:spacing w:line="240" w:lineRule="auto"/>
              <w:rPr>
                <w:moveTo w:id="511" w:author="Richard Wen" w:date="2026-02-27T17:48:00Z"/>
                <w:lang w:val="en"/>
              </w:rPr>
            </w:pPr>
            <w:moveTo w:id="512" w:author="Richard Wen" w:date="2026-02-27T17:48:00Z">
              <w:r>
                <w:rPr>
                  <w:lang w:val="en"/>
                </w:rPr>
                <w:t>4</w:t>
              </w:r>
            </w:moveTo>
          </w:p>
        </w:tc>
        <w:tc>
          <w:tcPr>
            <w:tcW w:w="0" w:type="auto"/>
            <w:tcBorders>
              <w:bottom w:val="single" w:sz="4" w:space="0" w:color="auto"/>
            </w:tcBorders>
          </w:tcPr>
          <w:p w14:paraId="754C90C9" w14:textId="77777777" w:rsidR="00385E2F" w:rsidRDefault="00385E2F" w:rsidP="00BF5F1F">
            <w:pPr>
              <w:pStyle w:val="MDPI42tablebody"/>
              <w:spacing w:line="240" w:lineRule="auto"/>
              <w:rPr>
                <w:moveTo w:id="513" w:author="Richard Wen" w:date="2026-02-27T17:48:00Z"/>
                <w:lang w:val="en"/>
              </w:rPr>
            </w:pPr>
            <w:moveTo w:id="514" w:author="Richard Wen" w:date="2026-02-27T17:48:00Z">
              <w:r>
                <w:rPr>
                  <w:lang w:val="en"/>
                </w:rPr>
                <w:t>3.25</w:t>
              </w:r>
            </w:moveTo>
          </w:p>
        </w:tc>
        <w:tc>
          <w:tcPr>
            <w:tcW w:w="0" w:type="auto"/>
            <w:tcBorders>
              <w:bottom w:val="single" w:sz="4" w:space="0" w:color="auto"/>
            </w:tcBorders>
          </w:tcPr>
          <w:p w14:paraId="155B5287" w14:textId="77777777" w:rsidR="00385E2F" w:rsidRDefault="00385E2F" w:rsidP="00BF5F1F">
            <w:pPr>
              <w:pStyle w:val="MDPI42tablebody"/>
              <w:spacing w:line="240" w:lineRule="auto"/>
              <w:rPr>
                <w:moveTo w:id="515" w:author="Richard Wen" w:date="2026-02-27T17:48:00Z"/>
                <w:lang w:val="en"/>
              </w:rPr>
            </w:pPr>
            <w:moveTo w:id="516" w:author="Richard Wen" w:date="2026-02-27T17:48:00Z">
              <w:r>
                <w:rPr>
                  <w:lang w:val="en"/>
                </w:rPr>
                <w:t>2</w:t>
              </w:r>
            </w:moveTo>
          </w:p>
        </w:tc>
        <w:tc>
          <w:tcPr>
            <w:tcW w:w="0" w:type="auto"/>
            <w:tcBorders>
              <w:bottom w:val="single" w:sz="4" w:space="0" w:color="auto"/>
            </w:tcBorders>
          </w:tcPr>
          <w:p w14:paraId="6B79C0E9" w14:textId="77777777" w:rsidR="00385E2F" w:rsidRDefault="00385E2F" w:rsidP="00BF5F1F">
            <w:pPr>
              <w:pStyle w:val="MDPI42tablebody"/>
              <w:spacing w:line="240" w:lineRule="auto"/>
              <w:rPr>
                <w:moveTo w:id="517" w:author="Richard Wen" w:date="2026-02-27T17:48:00Z"/>
                <w:lang w:val="en"/>
              </w:rPr>
            </w:pPr>
            <w:moveTo w:id="518" w:author="Richard Wen" w:date="2026-02-27T17:48:00Z">
              <w:r>
                <w:rPr>
                  <w:lang w:val="en"/>
                </w:rPr>
                <w:t>0</w:t>
              </w:r>
            </w:moveTo>
          </w:p>
        </w:tc>
        <w:tc>
          <w:tcPr>
            <w:tcW w:w="0" w:type="auto"/>
            <w:tcBorders>
              <w:bottom w:val="single" w:sz="4" w:space="0" w:color="auto"/>
            </w:tcBorders>
          </w:tcPr>
          <w:p w14:paraId="38EA8981" w14:textId="77777777" w:rsidR="00385E2F" w:rsidRDefault="00385E2F" w:rsidP="00BF5F1F">
            <w:pPr>
              <w:pStyle w:val="MDPI42tablebody"/>
              <w:spacing w:line="240" w:lineRule="auto"/>
              <w:jc w:val="left"/>
              <w:rPr>
                <w:moveTo w:id="519" w:author="Richard Wen" w:date="2026-02-27T17:48:00Z"/>
                <w:lang w:val="en"/>
              </w:rPr>
            </w:pPr>
            <w:moveTo w:id="520" w:author="Richard Wen" w:date="2026-02-27T17:48:00Z">
              <w:r>
                <w:rPr>
                  <w:lang w:val="en"/>
                </w:rPr>
                <w:t>Point</w:t>
              </w:r>
            </w:moveTo>
          </w:p>
        </w:tc>
        <w:tc>
          <w:tcPr>
            <w:tcW w:w="0" w:type="auto"/>
            <w:tcBorders>
              <w:bottom w:val="single" w:sz="4" w:space="0" w:color="auto"/>
            </w:tcBorders>
          </w:tcPr>
          <w:p w14:paraId="18A9F235" w14:textId="77777777" w:rsidR="00385E2F" w:rsidRPr="00F220D4" w:rsidRDefault="00385E2F" w:rsidP="00BF5F1F">
            <w:pPr>
              <w:pStyle w:val="MDPI42tablebody"/>
              <w:spacing w:line="240" w:lineRule="auto"/>
              <w:jc w:val="left"/>
              <w:rPr>
                <w:moveTo w:id="521" w:author="Richard Wen" w:date="2026-02-27T17:48:00Z"/>
              </w:rPr>
            </w:pPr>
            <w:moveTo w:id="522" w:author="Richard Wen" w:date="2026-02-27T17:48:00Z">
              <w:r>
                <w:rPr>
                  <w:lang w:val="en"/>
                </w:rPr>
                <w:t>(43, -79)</w:t>
              </w:r>
            </w:moveTo>
          </w:p>
        </w:tc>
      </w:tr>
      <w:tr w:rsidR="00385E2F" w:rsidRPr="00F30E14" w14:paraId="77C48DC2" w14:textId="77777777" w:rsidTr="00BF5F1F">
        <w:tc>
          <w:tcPr>
            <w:tcW w:w="0" w:type="auto"/>
            <w:tcBorders>
              <w:top w:val="single" w:sz="4" w:space="0" w:color="auto"/>
              <w:bottom w:val="single" w:sz="4" w:space="0" w:color="auto"/>
            </w:tcBorders>
          </w:tcPr>
          <w:p w14:paraId="65FC8363" w14:textId="77777777" w:rsidR="00385E2F" w:rsidRPr="00FA0ADF" w:rsidRDefault="00385E2F" w:rsidP="00BF5F1F">
            <w:pPr>
              <w:pStyle w:val="MDPI42tablebody"/>
              <w:spacing w:line="240" w:lineRule="auto"/>
              <w:rPr>
                <w:moveTo w:id="523" w:author="Richard Wen" w:date="2026-02-27T17:48:00Z"/>
                <w:b/>
                <w:bCs/>
              </w:rPr>
            </w:pPr>
            <w:moveTo w:id="524" w:author="Richard Wen" w:date="2026-02-27T17:48:00Z">
              <w:r w:rsidRPr="00FA0ADF">
                <w:rPr>
                  <w:b/>
                  <w:bCs/>
                </w:rPr>
                <w:t>2</w:t>
              </w:r>
            </w:moveTo>
          </w:p>
        </w:tc>
        <w:tc>
          <w:tcPr>
            <w:tcW w:w="0" w:type="auto"/>
            <w:tcBorders>
              <w:top w:val="single" w:sz="4" w:space="0" w:color="auto"/>
              <w:bottom w:val="single" w:sz="4" w:space="0" w:color="auto"/>
            </w:tcBorders>
          </w:tcPr>
          <w:p w14:paraId="23495A10" w14:textId="77777777" w:rsidR="00385E2F" w:rsidRPr="00F220D4" w:rsidRDefault="00385E2F" w:rsidP="00BF5F1F">
            <w:pPr>
              <w:pStyle w:val="MDPI42tablebody"/>
              <w:spacing w:line="240" w:lineRule="auto"/>
              <w:rPr>
                <w:moveTo w:id="525" w:author="Richard Wen" w:date="2026-02-27T17:48:00Z"/>
              </w:rPr>
            </w:pPr>
            <w:moveTo w:id="526" w:author="Richard Wen" w:date="2026-02-27T17:48:00Z">
              <w:r>
                <w:t>2.55</w:t>
              </w:r>
            </w:moveTo>
          </w:p>
        </w:tc>
        <w:tc>
          <w:tcPr>
            <w:tcW w:w="0" w:type="auto"/>
            <w:tcBorders>
              <w:top w:val="single" w:sz="4" w:space="0" w:color="auto"/>
              <w:bottom w:val="single" w:sz="4" w:space="0" w:color="auto"/>
            </w:tcBorders>
          </w:tcPr>
          <w:p w14:paraId="5010DD45" w14:textId="77777777" w:rsidR="00385E2F" w:rsidRDefault="00385E2F" w:rsidP="00BF5F1F">
            <w:pPr>
              <w:pStyle w:val="MDPI42tablebody"/>
              <w:spacing w:line="240" w:lineRule="auto"/>
              <w:rPr>
                <w:moveTo w:id="527" w:author="Richard Wen" w:date="2026-02-27T17:48:00Z"/>
                <w:lang w:val="en"/>
              </w:rPr>
            </w:pPr>
            <w:moveTo w:id="528" w:author="Richard Wen" w:date="2026-02-27T17:48:00Z">
              <w:r>
                <w:rPr>
                  <w:lang w:val="en"/>
                </w:rPr>
                <w:t>4</w:t>
              </w:r>
            </w:moveTo>
          </w:p>
        </w:tc>
        <w:tc>
          <w:tcPr>
            <w:tcW w:w="0" w:type="auto"/>
            <w:tcBorders>
              <w:top w:val="single" w:sz="4" w:space="0" w:color="auto"/>
              <w:bottom w:val="single" w:sz="4" w:space="0" w:color="auto"/>
            </w:tcBorders>
          </w:tcPr>
          <w:p w14:paraId="32058885" w14:textId="77777777" w:rsidR="00385E2F" w:rsidRDefault="00385E2F" w:rsidP="00BF5F1F">
            <w:pPr>
              <w:pStyle w:val="MDPI42tablebody"/>
              <w:spacing w:line="240" w:lineRule="auto"/>
              <w:rPr>
                <w:moveTo w:id="529" w:author="Richard Wen" w:date="2026-02-27T17:48:00Z"/>
                <w:lang w:val="en"/>
              </w:rPr>
            </w:pPr>
            <w:moveTo w:id="530" w:author="Richard Wen" w:date="2026-02-27T17:48:00Z">
              <w:r>
                <w:rPr>
                  <w:lang w:val="en"/>
                </w:rPr>
                <w:t>0</w:t>
              </w:r>
            </w:moveTo>
          </w:p>
        </w:tc>
        <w:tc>
          <w:tcPr>
            <w:tcW w:w="0" w:type="auto"/>
            <w:tcBorders>
              <w:top w:val="single" w:sz="4" w:space="0" w:color="auto"/>
              <w:bottom w:val="single" w:sz="4" w:space="0" w:color="auto"/>
            </w:tcBorders>
          </w:tcPr>
          <w:p w14:paraId="195311BD" w14:textId="77777777" w:rsidR="00385E2F" w:rsidRDefault="00385E2F" w:rsidP="00BF5F1F">
            <w:pPr>
              <w:pStyle w:val="MDPI42tablebody"/>
              <w:spacing w:line="240" w:lineRule="auto"/>
              <w:rPr>
                <w:moveTo w:id="531" w:author="Richard Wen" w:date="2026-02-27T17:48:00Z"/>
                <w:lang w:val="en"/>
              </w:rPr>
            </w:pPr>
            <w:moveTo w:id="532" w:author="Richard Wen" w:date="2026-02-27T17:48:00Z">
              <w:r>
                <w:rPr>
                  <w:lang w:val="en"/>
                </w:rPr>
                <w:t>6.55</w:t>
              </w:r>
            </w:moveTo>
          </w:p>
        </w:tc>
        <w:tc>
          <w:tcPr>
            <w:tcW w:w="0" w:type="auto"/>
            <w:tcBorders>
              <w:top w:val="single" w:sz="4" w:space="0" w:color="auto"/>
              <w:bottom w:val="single" w:sz="4" w:space="0" w:color="auto"/>
            </w:tcBorders>
          </w:tcPr>
          <w:p w14:paraId="22DC34B6" w14:textId="77777777" w:rsidR="00385E2F" w:rsidRDefault="00385E2F" w:rsidP="00BF5F1F">
            <w:pPr>
              <w:pStyle w:val="MDPI42tablebody"/>
              <w:spacing w:line="240" w:lineRule="auto"/>
              <w:rPr>
                <w:moveTo w:id="533" w:author="Richard Wen" w:date="2026-02-27T17:48:00Z"/>
                <w:lang w:val="en"/>
              </w:rPr>
            </w:pPr>
            <w:moveTo w:id="534" w:author="Richard Wen" w:date="2026-02-27T17:48:00Z">
              <w:r>
                <w:rPr>
                  <w:lang w:val="en"/>
                </w:rPr>
                <w:t>1</w:t>
              </w:r>
            </w:moveTo>
          </w:p>
        </w:tc>
        <w:tc>
          <w:tcPr>
            <w:tcW w:w="0" w:type="auto"/>
            <w:tcBorders>
              <w:top w:val="single" w:sz="4" w:space="0" w:color="auto"/>
              <w:bottom w:val="single" w:sz="4" w:space="0" w:color="auto"/>
            </w:tcBorders>
          </w:tcPr>
          <w:p w14:paraId="74DEF4AB" w14:textId="77777777" w:rsidR="00385E2F" w:rsidRDefault="00385E2F" w:rsidP="00BF5F1F">
            <w:pPr>
              <w:pStyle w:val="MDPI42tablebody"/>
              <w:spacing w:line="240" w:lineRule="auto"/>
              <w:rPr>
                <w:moveTo w:id="535" w:author="Richard Wen" w:date="2026-02-27T17:48:00Z"/>
                <w:lang w:val="en"/>
              </w:rPr>
            </w:pPr>
            <w:moveTo w:id="536" w:author="Richard Wen" w:date="2026-02-27T17:48:00Z">
              <w:r>
                <w:rPr>
                  <w:lang w:val="en"/>
                </w:rPr>
                <w:t>1.41</w:t>
              </w:r>
            </w:moveTo>
          </w:p>
        </w:tc>
        <w:tc>
          <w:tcPr>
            <w:tcW w:w="0" w:type="auto"/>
            <w:tcBorders>
              <w:top w:val="single" w:sz="4" w:space="0" w:color="auto"/>
              <w:bottom w:val="single" w:sz="4" w:space="0" w:color="auto"/>
            </w:tcBorders>
          </w:tcPr>
          <w:p w14:paraId="285D3A0F" w14:textId="77777777" w:rsidR="00385E2F" w:rsidRDefault="00385E2F" w:rsidP="00BF5F1F">
            <w:pPr>
              <w:pStyle w:val="MDPI42tablebody"/>
              <w:spacing w:line="240" w:lineRule="auto"/>
              <w:jc w:val="left"/>
              <w:rPr>
                <w:moveTo w:id="537" w:author="Richard Wen" w:date="2026-02-27T17:48:00Z"/>
                <w:lang w:val="en"/>
              </w:rPr>
            </w:pPr>
            <w:moveTo w:id="538" w:author="Richard Wen" w:date="2026-02-27T17:48:00Z">
              <w:r>
                <w:rPr>
                  <w:lang w:val="en"/>
                </w:rPr>
                <w:t>Line</w:t>
              </w:r>
            </w:moveTo>
          </w:p>
        </w:tc>
        <w:tc>
          <w:tcPr>
            <w:tcW w:w="0" w:type="auto"/>
            <w:tcBorders>
              <w:top w:val="single" w:sz="4" w:space="0" w:color="auto"/>
              <w:bottom w:val="single" w:sz="4" w:space="0" w:color="auto"/>
            </w:tcBorders>
          </w:tcPr>
          <w:p w14:paraId="1B8927B2" w14:textId="77777777" w:rsidR="00385E2F" w:rsidRPr="00F220D4" w:rsidRDefault="00385E2F" w:rsidP="00BF5F1F">
            <w:pPr>
              <w:pStyle w:val="MDPI42tablebody"/>
              <w:spacing w:line="240" w:lineRule="auto"/>
              <w:jc w:val="left"/>
              <w:rPr>
                <w:moveTo w:id="539" w:author="Richard Wen" w:date="2026-02-27T17:48:00Z"/>
              </w:rPr>
            </w:pPr>
            <w:moveTo w:id="540" w:author="Richard Wen" w:date="2026-02-27T17:48:00Z">
              <w:r w:rsidRPr="009C61F8">
                <w:rPr>
                  <w:lang w:val="en"/>
                </w:rPr>
                <w:t>(45, -79)</w:t>
              </w:r>
              <w:r>
                <w:rPr>
                  <w:lang w:val="en"/>
                </w:rPr>
                <w:t xml:space="preserve"> </w:t>
              </w:r>
              <w:r w:rsidRPr="009C61F8">
                <w:rPr>
                  <w:lang w:val="en"/>
                </w:rPr>
                <w:t>(44, -78)</w:t>
              </w:r>
            </w:moveTo>
          </w:p>
        </w:tc>
      </w:tr>
      <w:tr w:rsidR="00385E2F" w:rsidRPr="00F30E14" w14:paraId="5A15999D" w14:textId="77777777" w:rsidTr="00BF5F1F">
        <w:tc>
          <w:tcPr>
            <w:tcW w:w="0" w:type="auto"/>
            <w:tcBorders>
              <w:top w:val="single" w:sz="4" w:space="0" w:color="auto"/>
              <w:bottom w:val="single" w:sz="8" w:space="0" w:color="auto"/>
            </w:tcBorders>
          </w:tcPr>
          <w:p w14:paraId="4A7F5139" w14:textId="77777777" w:rsidR="00385E2F" w:rsidRPr="00FA0ADF" w:rsidRDefault="00385E2F" w:rsidP="00BF5F1F">
            <w:pPr>
              <w:pStyle w:val="MDPI42tablebody"/>
              <w:spacing w:line="240" w:lineRule="auto"/>
              <w:rPr>
                <w:moveTo w:id="541" w:author="Richard Wen" w:date="2026-02-27T17:48:00Z"/>
                <w:b/>
                <w:bCs/>
              </w:rPr>
            </w:pPr>
            <w:moveTo w:id="542" w:author="Richard Wen" w:date="2026-02-27T17:48:00Z">
              <w:r w:rsidRPr="00FA0ADF">
                <w:rPr>
                  <w:b/>
                  <w:bCs/>
                </w:rPr>
                <w:t>3</w:t>
              </w:r>
            </w:moveTo>
          </w:p>
        </w:tc>
        <w:tc>
          <w:tcPr>
            <w:tcW w:w="0" w:type="auto"/>
            <w:tcBorders>
              <w:top w:val="single" w:sz="4" w:space="0" w:color="auto"/>
              <w:bottom w:val="single" w:sz="8" w:space="0" w:color="auto"/>
            </w:tcBorders>
          </w:tcPr>
          <w:p w14:paraId="115BDA64" w14:textId="77777777" w:rsidR="00385E2F" w:rsidRPr="00F220D4" w:rsidRDefault="00385E2F" w:rsidP="00BF5F1F">
            <w:pPr>
              <w:pStyle w:val="MDPI42tablebody"/>
              <w:spacing w:line="240" w:lineRule="auto"/>
              <w:rPr>
                <w:moveTo w:id="543" w:author="Richard Wen" w:date="2026-02-27T17:48:00Z"/>
              </w:rPr>
            </w:pPr>
            <w:moveTo w:id="544" w:author="Richard Wen" w:date="2026-02-27T17:48:00Z">
              <w:r>
                <w:t>5.75</w:t>
              </w:r>
            </w:moveTo>
          </w:p>
        </w:tc>
        <w:tc>
          <w:tcPr>
            <w:tcW w:w="0" w:type="auto"/>
            <w:tcBorders>
              <w:top w:val="single" w:sz="4" w:space="0" w:color="auto"/>
              <w:bottom w:val="single" w:sz="8" w:space="0" w:color="auto"/>
            </w:tcBorders>
          </w:tcPr>
          <w:p w14:paraId="0BD5EA46" w14:textId="77777777" w:rsidR="00385E2F" w:rsidRDefault="00385E2F" w:rsidP="00BF5F1F">
            <w:pPr>
              <w:pStyle w:val="MDPI42tablebody"/>
              <w:spacing w:line="240" w:lineRule="auto"/>
              <w:rPr>
                <w:moveTo w:id="545" w:author="Richard Wen" w:date="2026-02-27T17:48:00Z"/>
                <w:lang w:val="en"/>
              </w:rPr>
            </w:pPr>
            <w:moveTo w:id="546" w:author="Richard Wen" w:date="2026-02-27T17:48:00Z">
              <w:r>
                <w:rPr>
                  <w:lang w:val="en"/>
                </w:rPr>
                <w:t>6</w:t>
              </w:r>
            </w:moveTo>
          </w:p>
        </w:tc>
        <w:tc>
          <w:tcPr>
            <w:tcW w:w="0" w:type="auto"/>
            <w:tcBorders>
              <w:top w:val="single" w:sz="4" w:space="0" w:color="auto"/>
              <w:bottom w:val="single" w:sz="8" w:space="0" w:color="auto"/>
            </w:tcBorders>
          </w:tcPr>
          <w:p w14:paraId="28893EE5" w14:textId="77777777" w:rsidR="00385E2F" w:rsidRDefault="00385E2F" w:rsidP="00BF5F1F">
            <w:pPr>
              <w:pStyle w:val="MDPI42tablebody"/>
              <w:spacing w:line="240" w:lineRule="auto"/>
              <w:rPr>
                <w:moveTo w:id="547" w:author="Richard Wen" w:date="2026-02-27T17:48:00Z"/>
                <w:lang w:val="en"/>
              </w:rPr>
            </w:pPr>
            <w:moveTo w:id="548" w:author="Richard Wen" w:date="2026-02-27T17:48:00Z">
              <w:r>
                <w:rPr>
                  <w:lang w:val="en"/>
                </w:rPr>
                <w:t>16</w:t>
              </w:r>
            </w:moveTo>
          </w:p>
        </w:tc>
        <w:tc>
          <w:tcPr>
            <w:tcW w:w="0" w:type="auto"/>
            <w:tcBorders>
              <w:top w:val="single" w:sz="4" w:space="0" w:color="auto"/>
              <w:bottom w:val="single" w:sz="8" w:space="0" w:color="auto"/>
            </w:tcBorders>
          </w:tcPr>
          <w:p w14:paraId="343EAB43" w14:textId="77777777" w:rsidR="00385E2F" w:rsidRDefault="00385E2F" w:rsidP="00BF5F1F">
            <w:pPr>
              <w:pStyle w:val="MDPI42tablebody"/>
              <w:spacing w:line="240" w:lineRule="auto"/>
              <w:rPr>
                <w:moveTo w:id="549" w:author="Richard Wen" w:date="2026-02-27T17:48:00Z"/>
                <w:lang w:val="en"/>
              </w:rPr>
            </w:pPr>
            <w:moveTo w:id="550" w:author="Richard Wen" w:date="2026-02-27T17:48:00Z">
              <w:r>
                <w:rPr>
                  <w:lang w:val="en"/>
                </w:rPr>
                <w:t>11.75</w:t>
              </w:r>
            </w:moveTo>
          </w:p>
        </w:tc>
        <w:tc>
          <w:tcPr>
            <w:tcW w:w="0" w:type="auto"/>
            <w:tcBorders>
              <w:top w:val="single" w:sz="4" w:space="0" w:color="auto"/>
              <w:bottom w:val="single" w:sz="8" w:space="0" w:color="auto"/>
            </w:tcBorders>
          </w:tcPr>
          <w:p w14:paraId="633CFB89" w14:textId="77777777" w:rsidR="00385E2F" w:rsidRDefault="00385E2F" w:rsidP="00BF5F1F">
            <w:pPr>
              <w:pStyle w:val="MDPI42tablebody"/>
              <w:spacing w:line="240" w:lineRule="auto"/>
              <w:rPr>
                <w:moveTo w:id="551" w:author="Richard Wen" w:date="2026-02-27T17:48:00Z"/>
                <w:lang w:val="en"/>
              </w:rPr>
            </w:pPr>
            <w:moveTo w:id="552" w:author="Richard Wen" w:date="2026-02-27T17:48:00Z">
              <w:r>
                <w:rPr>
                  <w:lang w:val="en"/>
                </w:rPr>
                <w:t>2</w:t>
              </w:r>
            </w:moveTo>
          </w:p>
        </w:tc>
        <w:tc>
          <w:tcPr>
            <w:tcW w:w="0" w:type="auto"/>
            <w:tcBorders>
              <w:top w:val="single" w:sz="4" w:space="0" w:color="auto"/>
              <w:bottom w:val="single" w:sz="8" w:space="0" w:color="auto"/>
            </w:tcBorders>
          </w:tcPr>
          <w:p w14:paraId="358A9A93" w14:textId="77777777" w:rsidR="00385E2F" w:rsidRDefault="00385E2F" w:rsidP="00BF5F1F">
            <w:pPr>
              <w:pStyle w:val="MDPI42tablebody"/>
              <w:spacing w:line="240" w:lineRule="auto"/>
              <w:rPr>
                <w:moveTo w:id="553" w:author="Richard Wen" w:date="2026-02-27T17:48:00Z"/>
                <w:lang w:val="en"/>
              </w:rPr>
            </w:pPr>
            <w:moveTo w:id="554" w:author="Richard Wen" w:date="2026-02-27T17:48:00Z">
              <w:r>
                <w:rPr>
                  <w:lang w:val="en"/>
                </w:rPr>
                <w:t>11.09</w:t>
              </w:r>
            </w:moveTo>
          </w:p>
        </w:tc>
        <w:tc>
          <w:tcPr>
            <w:tcW w:w="0" w:type="auto"/>
            <w:tcBorders>
              <w:top w:val="single" w:sz="4" w:space="0" w:color="auto"/>
              <w:bottom w:val="single" w:sz="8" w:space="0" w:color="auto"/>
            </w:tcBorders>
          </w:tcPr>
          <w:p w14:paraId="2158D125" w14:textId="77777777" w:rsidR="00385E2F" w:rsidRDefault="00385E2F" w:rsidP="00BF5F1F">
            <w:pPr>
              <w:pStyle w:val="MDPI42tablebody"/>
              <w:spacing w:line="240" w:lineRule="auto"/>
              <w:jc w:val="left"/>
              <w:rPr>
                <w:moveTo w:id="555" w:author="Richard Wen" w:date="2026-02-27T17:48:00Z"/>
                <w:lang w:val="en"/>
              </w:rPr>
            </w:pPr>
            <w:moveTo w:id="556" w:author="Richard Wen" w:date="2026-02-27T17:48:00Z">
              <w:r>
                <w:rPr>
                  <w:lang w:val="en"/>
                </w:rPr>
                <w:t>Polygon</w:t>
              </w:r>
            </w:moveTo>
          </w:p>
        </w:tc>
        <w:tc>
          <w:tcPr>
            <w:tcW w:w="0" w:type="auto"/>
            <w:tcBorders>
              <w:top w:val="single" w:sz="4" w:space="0" w:color="auto"/>
              <w:bottom w:val="single" w:sz="8" w:space="0" w:color="auto"/>
            </w:tcBorders>
          </w:tcPr>
          <w:p w14:paraId="675C46D0" w14:textId="77777777" w:rsidR="00385E2F" w:rsidRPr="00F220D4" w:rsidRDefault="00385E2F" w:rsidP="00BF5F1F">
            <w:pPr>
              <w:pStyle w:val="MDPI42tablebody"/>
              <w:spacing w:line="240" w:lineRule="auto"/>
              <w:jc w:val="left"/>
              <w:rPr>
                <w:moveTo w:id="557" w:author="Richard Wen" w:date="2026-02-27T17:48:00Z"/>
              </w:rPr>
            </w:pPr>
            <w:moveTo w:id="558" w:author="Richard Wen" w:date="2026-02-27T17:48:00Z">
              <w:r w:rsidRPr="00790943">
                <w:rPr>
                  <w:lang w:val="en"/>
                </w:rPr>
                <w:t>(46, -77) (47, -80) (48, -75)</w:t>
              </w:r>
            </w:moveTo>
          </w:p>
        </w:tc>
      </w:tr>
    </w:tbl>
    <w:moveToRangeEnd w:id="482"/>
    <w:p w14:paraId="2737B0FE" w14:textId="5927E143" w:rsidR="00385E2F" w:rsidRDefault="00385E2F" w:rsidP="00385E2F">
      <w:pPr>
        <w:pStyle w:val="MDPI22heading2"/>
        <w:rPr>
          <w:ins w:id="559" w:author="Richard Wen" w:date="2026-02-27T17:49:00Z"/>
          <w:noProof w:val="0"/>
        </w:rPr>
      </w:pPr>
      <w:ins w:id="560" w:author="Richard Wen" w:date="2026-02-27T17:49:00Z">
        <w:r>
          <w:rPr>
            <w:rFonts w:eastAsia="URWPalladioL-Ital"/>
            <w:noProof w:val="0"/>
          </w:rPr>
          <w:t xml:space="preserve">Appendix A.2. </w:t>
        </w:r>
      </w:ins>
      <w:ins w:id="561" w:author="Richard Wen" w:date="2026-02-27T17:51:00Z">
        <w:r w:rsidR="001F6B09">
          <w:rPr>
            <w:rFonts w:eastAsia="URWPalladioL-Ital"/>
            <w:noProof w:val="0"/>
          </w:rPr>
          <w:t>Outcome Modelling</w:t>
        </w:r>
      </w:ins>
      <w:ins w:id="562" w:author="Richard Wen" w:date="2026-02-27T17:49:00Z">
        <w:r>
          <w:rPr>
            <w:rFonts w:eastAsia="URWPalladioL-Ital"/>
            <w:noProof w:val="0"/>
          </w:rPr>
          <w:t xml:space="preserve"> Component Example</w:t>
        </w:r>
      </w:ins>
    </w:p>
    <w:p w14:paraId="4BBDE49E" w14:textId="777475AB" w:rsidR="00092777" w:rsidRPr="00E569C6" w:rsidRDefault="00507AF2" w:rsidP="00092777">
      <w:pPr>
        <w:pStyle w:val="MDPI31text"/>
        <w:rPr>
          <w:ins w:id="563" w:author="Richard Wen" w:date="2026-02-27T17:56:00Z"/>
          <w:vertAlign w:val="superscript"/>
          <w:lang w:val="en"/>
        </w:rPr>
      </w:pPr>
      <w:ins w:id="564" w:author="Richard Wen" w:date="2026-02-27T17:56:00Z">
        <w:r>
          <w:rPr>
            <w:lang w:val="en"/>
          </w:rPr>
          <w:lastRenderedPageBreak/>
          <w:t xml:space="preserve">Table </w:t>
        </w:r>
      </w:ins>
      <w:ins w:id="565" w:author="Richard Wen" w:date="2026-02-27T17:57:00Z">
        <w:r>
          <w:rPr>
            <w:lang w:val="en"/>
          </w:rPr>
          <w:t>A2</w:t>
        </w:r>
        <w:r w:rsidR="00E3620C">
          <w:rPr>
            <w:lang w:val="en"/>
          </w:rPr>
          <w:t xml:space="preserve"> expands on Table A1</w:t>
        </w:r>
      </w:ins>
      <w:ins w:id="566" w:author="Richard Wen" w:date="2026-02-27T17:56:00Z">
        <w:r w:rsidR="00092777">
          <w:rPr>
            <w:lang w:val="en"/>
          </w:rPr>
          <w:t>,</w:t>
        </w:r>
      </w:ins>
      <w:ins w:id="567" w:author="Richard Wen" w:date="2026-02-27T17:57:00Z">
        <w:r w:rsidR="00E3620C">
          <w:rPr>
            <w:lang w:val="en"/>
          </w:rPr>
          <w:t xml:space="preserve"> showing</w:t>
        </w:r>
      </w:ins>
      <w:ins w:id="568" w:author="Richard Wen" w:date="2026-02-27T17:58:00Z">
        <w:r w:rsidR="00E3620C">
          <w:rPr>
            <w:lang w:val="en"/>
          </w:rPr>
          <w:t xml:space="preserve"> the outcome model as a function of the spatial data provided</w:t>
        </w:r>
      </w:ins>
      <w:ins w:id="569" w:author="Richard Wen" w:date="2026-02-27T17:57:00Z">
        <w:r w:rsidR="00E3620C">
          <w:rPr>
            <w:lang w:val="en"/>
          </w:rPr>
          <w:t>. A</w:t>
        </w:r>
      </w:ins>
      <w:ins w:id="570" w:author="Richard Wen" w:date="2026-02-27T17:56:00Z">
        <w:r w:rsidR="00092777">
          <w:rPr>
            <w:lang w:val="en"/>
          </w:rPr>
          <w:t xml:space="preserve"> model is built for outcomes </w:t>
        </w:r>
        <w:r w:rsidR="00092777" w:rsidRPr="00741E30">
          <w:rPr>
            <w:bCs/>
            <w:snapToGrid/>
          </w:rPr>
          <w:t>Y</w:t>
        </w:r>
        <w:r w:rsidR="00092777" w:rsidRPr="00741E30">
          <w:rPr>
            <w:bCs/>
            <w:snapToGrid/>
            <w:vertAlign w:val="subscript"/>
          </w:rPr>
          <w:t>i</w:t>
        </w:r>
        <w:r w:rsidR="00092777">
          <w:rPr>
            <w:bCs/>
            <w:snapToGrid/>
          </w:rPr>
          <w:t xml:space="preserve"> as a function of variables </w:t>
        </w:r>
        <w:r w:rsidR="00092777">
          <w:t>X</w:t>
        </w:r>
        <w:r w:rsidR="00092777">
          <w:rPr>
            <w:vertAlign w:val="subscript"/>
          </w:rPr>
          <w:t xml:space="preserve">i,1, </w:t>
        </w:r>
        <w:r w:rsidR="00092777">
          <w:t>X</w:t>
        </w:r>
        <w:r w:rsidR="00092777">
          <w:rPr>
            <w:vertAlign w:val="subscript"/>
          </w:rPr>
          <w:t>i,2</w:t>
        </w:r>
        <w:r w:rsidR="00092777" w:rsidRPr="00741E30">
          <w:t xml:space="preserve">, </w:t>
        </w:r>
        <w:r w:rsidR="00092777" w:rsidRPr="00741E30">
          <w:rPr>
            <w:snapToGrid/>
          </w:rPr>
          <w:t>X</w:t>
        </w:r>
        <w:r w:rsidR="00092777">
          <w:rPr>
            <w:snapToGrid/>
            <w:vertAlign w:val="subscript"/>
          </w:rPr>
          <w:t>i,1</w:t>
        </w:r>
        <w:r w:rsidR="00092777" w:rsidRPr="00741E30">
          <w:rPr>
            <w:snapToGrid/>
          </w:rPr>
          <w:t xml:space="preserve"> + X</w:t>
        </w:r>
        <w:r w:rsidR="00092777">
          <w:rPr>
            <w:snapToGrid/>
            <w:vertAlign w:val="subscript"/>
          </w:rPr>
          <w:t>i,2</w:t>
        </w:r>
        <w:r w:rsidR="00092777">
          <w:rPr>
            <w:snapToGrid/>
          </w:rPr>
          <w:t>, Nearest</w:t>
        </w:r>
        <w:r w:rsidR="00092777" w:rsidRPr="008F04F6">
          <w:rPr>
            <w:snapToGrid/>
            <w:vertAlign w:val="subscript"/>
          </w:rPr>
          <w:t>i</w:t>
        </w:r>
        <w:r w:rsidR="00092777">
          <w:rPr>
            <w:snapToGrid/>
          </w:rPr>
          <w:t>, Length(L</w:t>
        </w:r>
        <w:r w:rsidR="00092777" w:rsidRPr="008F04F6">
          <w:rPr>
            <w:snapToGrid/>
            <w:vertAlign w:val="subscript"/>
          </w:rPr>
          <w:t>i</w:t>
        </w:r>
        <w:r w:rsidR="00092777">
          <w:rPr>
            <w:snapToGrid/>
          </w:rPr>
          <w:t>), and Type(L</w:t>
        </w:r>
        <w:r w:rsidR="00092777" w:rsidRPr="008F04F6">
          <w:rPr>
            <w:snapToGrid/>
            <w:vertAlign w:val="subscript"/>
          </w:rPr>
          <w:t>i</w:t>
        </w:r>
        <w:r w:rsidR="00092777">
          <w:rPr>
            <w:snapToGrid/>
          </w:rPr>
          <w:t xml:space="preserve">) to produce predicted outcomes </w:t>
        </w:r>
      </w:ins>
      <m:oMath>
        <m:sSub>
          <m:sSubPr>
            <m:ctrlPr>
              <w:ins w:id="571" w:author="Richard Wen" w:date="2026-02-27T17:56:00Z">
                <w:rPr>
                  <w:rFonts w:ascii="Cambria Math" w:hAnsi="Cambria Math"/>
                  <w:bCs/>
                  <w:i/>
                  <w:snapToGrid/>
                  <w:szCs w:val="20"/>
                </w:rPr>
              </w:ins>
            </m:ctrlPr>
          </m:sSubPr>
          <m:e>
            <m:acc>
              <m:accPr>
                <m:ctrlPr>
                  <w:ins w:id="572" w:author="Richard Wen" w:date="2026-02-27T17:56:00Z">
                    <w:rPr>
                      <w:rFonts w:ascii="Cambria Math" w:hAnsi="Cambria Math"/>
                      <w:bCs/>
                      <w:i/>
                      <w:snapToGrid/>
                    </w:rPr>
                  </w:ins>
                </m:ctrlPr>
              </m:accPr>
              <m:e>
                <m:r>
                  <w:ins w:id="573" w:author="Richard Wen" w:date="2026-02-27T17:56:00Z">
                    <w:rPr>
                      <w:rFonts w:ascii="Cambria Math" w:hAnsi="Cambria Math"/>
                      <w:snapToGrid/>
                    </w:rPr>
                    <m:t>Y</m:t>
                  </w:ins>
                </m:r>
              </m:e>
            </m:acc>
          </m:e>
          <m:sub>
            <m:r>
              <w:ins w:id="574" w:author="Richard Wen" w:date="2026-02-27T17:56:00Z">
                <w:rPr>
                  <w:rFonts w:ascii="Cambria Math" w:hAnsi="Cambria Math"/>
                  <w:snapToGrid/>
                  <w:szCs w:val="20"/>
                </w:rPr>
                <m:t>i</m:t>
              </w:ins>
            </m:r>
          </m:sub>
        </m:sSub>
      </m:oMath>
      <w:ins w:id="575" w:author="Richard Wen" w:date="2026-02-27T17:56:00Z">
        <w:r w:rsidR="00092777">
          <w:rPr>
            <w:snapToGrid/>
          </w:rPr>
          <w:t xml:space="preserve"> </w:t>
        </w:r>
        <w:r w:rsidR="00092777">
          <w:rPr>
            <w:bCs/>
            <w:snapToGrid/>
            <w:szCs w:val="20"/>
          </w:rPr>
          <w:t xml:space="preserve">with errors </w:t>
        </w:r>
        <w:r w:rsidR="00092777" w:rsidRPr="00741E30">
          <w:rPr>
            <w:bCs/>
            <w:snapToGrid/>
          </w:rPr>
          <w:t>e</w:t>
        </w:r>
        <w:r w:rsidR="00092777" w:rsidRPr="00741E30">
          <w:rPr>
            <w:bCs/>
            <w:snapToGrid/>
            <w:vertAlign w:val="subscript"/>
          </w:rPr>
          <w:t>i</w:t>
        </w:r>
        <w:r w:rsidR="00092777">
          <w:rPr>
            <w:bCs/>
            <w:snapToGrid/>
          </w:rPr>
          <w:t xml:space="preserve"> as the model metrics. Here, the predicted outcomes was selected as variable X</w:t>
        </w:r>
        <w:r w:rsidR="00092777">
          <w:rPr>
            <w:bCs/>
            <w:snapToGrid/>
            <w:vertAlign w:val="subscript"/>
          </w:rPr>
          <w:t>i,3</w:t>
        </w:r>
        <w:r w:rsidR="00092777">
          <w:rPr>
            <w:bCs/>
            <w:snapToGrid/>
          </w:rPr>
          <w:t xml:space="preserve">, and excluded as one of the model’s input variables, while </w:t>
        </w:r>
      </w:ins>
      <m:oMath>
        <m:r>
          <w:ins w:id="576" w:author="Richard Wen" w:date="2026-02-27T17:56:00Z">
            <w:rPr>
              <w:rFonts w:ascii="Cambria Math" w:hAnsi="Cambria Math"/>
              <w:snapToGrid/>
            </w:rPr>
            <m:t>i</m:t>
          </w:ins>
        </m:r>
      </m:oMath>
      <w:ins w:id="577" w:author="Richard Wen" w:date="2026-02-27T17:56:00Z">
        <w:r w:rsidR="00092777">
          <w:rPr>
            <w:bCs/>
            <w:snapToGrid/>
          </w:rPr>
          <w:t xml:space="preserve"> was ignored as the index for each unique location.</w:t>
        </w:r>
      </w:ins>
    </w:p>
    <w:p w14:paraId="4EF85CAA" w14:textId="6B7AC858" w:rsidR="00092777" w:rsidRDefault="00092777" w:rsidP="00092777">
      <w:pPr>
        <w:pStyle w:val="MDPI41tablecaption"/>
        <w:rPr>
          <w:ins w:id="578" w:author="Richard Wen" w:date="2026-02-27T17:56:00Z"/>
        </w:rPr>
      </w:pPr>
      <w:ins w:id="579" w:author="Richard Wen" w:date="2026-02-27T17:56:00Z">
        <w:r>
          <w:rPr>
            <w:b/>
          </w:rPr>
          <w:t xml:space="preserve">Table </w:t>
        </w:r>
      </w:ins>
      <w:ins w:id="580" w:author="Richard Wen" w:date="2026-02-27T17:57:00Z">
        <w:r w:rsidR="00507AF2">
          <w:rPr>
            <w:b/>
          </w:rPr>
          <w:t>A2</w:t>
        </w:r>
      </w:ins>
      <w:ins w:id="581" w:author="Richard Wen" w:date="2026-02-27T17:56:00Z">
        <w:r w:rsidRPr="00325902">
          <w:rPr>
            <w:b/>
          </w:rPr>
          <w:t>.</w:t>
        </w:r>
        <w:r w:rsidRPr="00325902">
          <w:t xml:space="preserve"> </w:t>
        </w:r>
        <w:r>
          <w:rPr>
            <w:bCs/>
          </w:rPr>
          <w:t>Example outcome modelling data for the geo-intervention modelling framework</w:t>
        </w:r>
        <w:r w:rsidRPr="00325902">
          <w:t>.</w:t>
        </w:r>
      </w:ins>
    </w:p>
    <w:tbl>
      <w:tblPr>
        <w:tblW w:w="3760" w:type="pct"/>
        <w:tblInd w:w="2608" w:type="dxa"/>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127"/>
        <w:gridCol w:w="446"/>
        <w:gridCol w:w="276"/>
        <w:gridCol w:w="754"/>
        <w:gridCol w:w="758"/>
        <w:gridCol w:w="960"/>
        <w:gridCol w:w="941"/>
        <w:gridCol w:w="658"/>
        <w:gridCol w:w="1833"/>
        <w:gridCol w:w="1117"/>
      </w:tblGrid>
      <w:tr w:rsidR="00092777" w:rsidRPr="00F30E14" w14:paraId="4F82D404" w14:textId="77777777" w:rsidTr="00BF5F1F">
        <w:trPr>
          <w:ins w:id="582" w:author="Richard Wen" w:date="2026-02-27T17:56:00Z"/>
        </w:trPr>
        <w:tc>
          <w:tcPr>
            <w:tcW w:w="0" w:type="auto"/>
            <w:tcBorders>
              <w:bottom w:val="single" w:sz="4" w:space="0" w:color="auto"/>
            </w:tcBorders>
          </w:tcPr>
          <w:p w14:paraId="2907B961" w14:textId="77777777" w:rsidR="00092777" w:rsidRPr="00A64C9E" w:rsidRDefault="00092777" w:rsidP="00BF5F1F">
            <w:pPr>
              <w:pStyle w:val="MDPI42tablebody"/>
              <w:spacing w:line="240" w:lineRule="auto"/>
              <w:rPr>
                <w:ins w:id="583" w:author="Richard Wen" w:date="2026-02-27T17:56:00Z"/>
                <w:b/>
                <w:snapToGrid/>
                <w:sz w:val="16"/>
                <w:szCs w:val="16"/>
              </w:rPr>
            </w:pPr>
            <w:ins w:id="584" w:author="Richard Wen" w:date="2026-02-27T17:56:00Z">
              <w:r w:rsidRPr="00A64C9E">
                <w:rPr>
                  <w:b/>
                  <w:snapToGrid/>
                  <w:sz w:val="16"/>
                  <w:szCs w:val="16"/>
                </w:rPr>
                <w:t>i</w:t>
              </w:r>
            </w:ins>
          </w:p>
        </w:tc>
        <w:tc>
          <w:tcPr>
            <w:tcW w:w="0" w:type="auto"/>
            <w:tcBorders>
              <w:bottom w:val="single" w:sz="4" w:space="0" w:color="auto"/>
            </w:tcBorders>
          </w:tcPr>
          <w:p w14:paraId="285F8CFD" w14:textId="77777777" w:rsidR="00092777" w:rsidRPr="00A64C9E" w:rsidRDefault="00092777" w:rsidP="00BF5F1F">
            <w:pPr>
              <w:pStyle w:val="MDPI42tablebody"/>
              <w:spacing w:line="240" w:lineRule="auto"/>
              <w:rPr>
                <w:ins w:id="585" w:author="Richard Wen" w:date="2026-02-27T17:56:00Z"/>
                <w:b/>
                <w:snapToGrid/>
                <w:sz w:val="16"/>
                <w:szCs w:val="16"/>
                <w:vertAlign w:val="subscript"/>
              </w:rPr>
            </w:pPr>
            <w:ins w:id="586" w:author="Richard Wen" w:date="2026-02-27T17:56:00Z">
              <w:r w:rsidRPr="00A64C9E">
                <w:rPr>
                  <w:b/>
                  <w:snapToGrid/>
                  <w:sz w:val="16"/>
                  <w:szCs w:val="16"/>
                </w:rPr>
                <w:t>X</w:t>
              </w:r>
              <w:r w:rsidRPr="00A64C9E">
                <w:rPr>
                  <w:b/>
                  <w:snapToGrid/>
                  <w:sz w:val="16"/>
                  <w:szCs w:val="16"/>
                  <w:vertAlign w:val="subscript"/>
                </w:rPr>
                <w:t>i,1</w:t>
              </w:r>
            </w:ins>
          </w:p>
        </w:tc>
        <w:tc>
          <w:tcPr>
            <w:tcW w:w="0" w:type="auto"/>
            <w:tcBorders>
              <w:bottom w:val="single" w:sz="4" w:space="0" w:color="auto"/>
            </w:tcBorders>
          </w:tcPr>
          <w:p w14:paraId="74B09C13" w14:textId="77777777" w:rsidR="00092777" w:rsidRPr="00A64C9E" w:rsidRDefault="00092777" w:rsidP="00BF5F1F">
            <w:pPr>
              <w:pStyle w:val="MDPI42tablebody"/>
              <w:spacing w:line="240" w:lineRule="auto"/>
              <w:rPr>
                <w:ins w:id="587" w:author="Richard Wen" w:date="2026-02-27T17:56:00Z"/>
                <w:b/>
                <w:snapToGrid/>
                <w:sz w:val="16"/>
                <w:szCs w:val="16"/>
              </w:rPr>
            </w:pPr>
            <w:ins w:id="588" w:author="Richard Wen" w:date="2026-02-27T17:56:00Z">
              <w:r w:rsidRPr="00A64C9E">
                <w:rPr>
                  <w:b/>
                  <w:snapToGrid/>
                  <w:sz w:val="16"/>
                  <w:szCs w:val="16"/>
                </w:rPr>
                <w:t>X</w:t>
              </w:r>
              <w:r w:rsidRPr="00A64C9E">
                <w:rPr>
                  <w:b/>
                  <w:snapToGrid/>
                  <w:sz w:val="16"/>
                  <w:szCs w:val="16"/>
                  <w:vertAlign w:val="subscript"/>
                </w:rPr>
                <w:t>i,2</w:t>
              </w:r>
            </w:ins>
          </w:p>
        </w:tc>
        <w:tc>
          <w:tcPr>
            <w:tcW w:w="0" w:type="auto"/>
            <w:tcBorders>
              <w:bottom w:val="single" w:sz="4" w:space="0" w:color="auto"/>
            </w:tcBorders>
          </w:tcPr>
          <w:p w14:paraId="366080C2" w14:textId="77777777" w:rsidR="00092777" w:rsidRPr="00A64C9E" w:rsidRDefault="00092777" w:rsidP="00BF5F1F">
            <w:pPr>
              <w:pStyle w:val="MDPI42tablebody"/>
              <w:spacing w:line="240" w:lineRule="auto"/>
              <w:rPr>
                <w:ins w:id="589" w:author="Richard Wen" w:date="2026-02-27T17:56:00Z"/>
                <w:b/>
                <w:snapToGrid/>
                <w:sz w:val="16"/>
                <w:szCs w:val="16"/>
              </w:rPr>
            </w:pPr>
            <w:ins w:id="590" w:author="Richard Wen" w:date="2026-02-27T17:56:00Z">
              <w:r w:rsidRPr="00A64C9E">
                <w:rPr>
                  <w:b/>
                  <w:snapToGrid/>
                  <w:sz w:val="16"/>
                  <w:szCs w:val="16"/>
                </w:rPr>
                <w:t>X</w:t>
              </w:r>
              <w:r w:rsidRPr="00A64C9E">
                <w:rPr>
                  <w:b/>
                  <w:snapToGrid/>
                  <w:sz w:val="16"/>
                  <w:szCs w:val="16"/>
                  <w:vertAlign w:val="subscript"/>
                </w:rPr>
                <w:t>i,1</w:t>
              </w:r>
              <w:r w:rsidRPr="00A64C9E">
                <w:rPr>
                  <w:b/>
                  <w:snapToGrid/>
                  <w:sz w:val="16"/>
                  <w:szCs w:val="16"/>
                </w:rPr>
                <w:t xml:space="preserve"> + X</w:t>
              </w:r>
              <w:r w:rsidRPr="00A64C9E">
                <w:rPr>
                  <w:b/>
                  <w:snapToGrid/>
                  <w:sz w:val="16"/>
                  <w:szCs w:val="16"/>
                  <w:vertAlign w:val="subscript"/>
                </w:rPr>
                <w:t>i,2</w:t>
              </w:r>
            </w:ins>
          </w:p>
        </w:tc>
        <w:tc>
          <w:tcPr>
            <w:tcW w:w="0" w:type="auto"/>
            <w:tcBorders>
              <w:bottom w:val="single" w:sz="4" w:space="0" w:color="auto"/>
            </w:tcBorders>
          </w:tcPr>
          <w:p w14:paraId="2F38760F" w14:textId="77777777" w:rsidR="00092777" w:rsidRPr="00A64C9E" w:rsidRDefault="00092777" w:rsidP="00BF5F1F">
            <w:pPr>
              <w:pStyle w:val="MDPI42tablebody"/>
              <w:spacing w:line="240" w:lineRule="auto"/>
              <w:rPr>
                <w:ins w:id="591" w:author="Richard Wen" w:date="2026-02-27T17:56:00Z"/>
                <w:b/>
                <w:snapToGrid/>
                <w:sz w:val="16"/>
                <w:szCs w:val="16"/>
              </w:rPr>
            </w:pPr>
            <w:ins w:id="592" w:author="Richard Wen" w:date="2026-02-27T17:56:00Z">
              <w:r w:rsidRPr="00A64C9E">
                <w:rPr>
                  <w:b/>
                  <w:snapToGrid/>
                  <w:sz w:val="16"/>
                  <w:szCs w:val="16"/>
                </w:rPr>
                <w:t>Nearest</w:t>
              </w:r>
              <w:r w:rsidRPr="00A64C9E">
                <w:rPr>
                  <w:b/>
                  <w:snapToGrid/>
                  <w:sz w:val="16"/>
                  <w:szCs w:val="16"/>
                  <w:vertAlign w:val="subscript"/>
                </w:rPr>
                <w:t>i</w:t>
              </w:r>
            </w:ins>
          </w:p>
        </w:tc>
        <w:tc>
          <w:tcPr>
            <w:tcW w:w="0" w:type="auto"/>
            <w:tcBorders>
              <w:bottom w:val="single" w:sz="4" w:space="0" w:color="auto"/>
            </w:tcBorders>
          </w:tcPr>
          <w:p w14:paraId="2415E04A" w14:textId="77777777" w:rsidR="00092777" w:rsidRPr="00A64C9E" w:rsidRDefault="00092777" w:rsidP="00BF5F1F">
            <w:pPr>
              <w:pStyle w:val="MDPI42tablebody"/>
              <w:spacing w:line="240" w:lineRule="auto"/>
              <w:rPr>
                <w:ins w:id="593" w:author="Richard Wen" w:date="2026-02-27T17:56:00Z"/>
                <w:b/>
                <w:snapToGrid/>
                <w:sz w:val="16"/>
                <w:szCs w:val="16"/>
              </w:rPr>
            </w:pPr>
            <w:ins w:id="594" w:author="Richard Wen" w:date="2026-02-27T17:56:00Z">
              <w:r w:rsidRPr="00A64C9E">
                <w:rPr>
                  <w:b/>
                  <w:snapToGrid/>
                  <w:sz w:val="16"/>
                  <w:szCs w:val="16"/>
                </w:rPr>
                <w:t>Length(L</w:t>
              </w:r>
              <w:r w:rsidRPr="00A64C9E">
                <w:rPr>
                  <w:b/>
                  <w:snapToGrid/>
                  <w:sz w:val="16"/>
                  <w:szCs w:val="16"/>
                  <w:vertAlign w:val="subscript"/>
                </w:rPr>
                <w:t>i</w:t>
              </w:r>
              <w:r w:rsidRPr="00A64C9E">
                <w:rPr>
                  <w:b/>
                  <w:snapToGrid/>
                  <w:sz w:val="16"/>
                  <w:szCs w:val="16"/>
                </w:rPr>
                <w:t>)</w:t>
              </w:r>
            </w:ins>
          </w:p>
        </w:tc>
        <w:tc>
          <w:tcPr>
            <w:tcW w:w="0" w:type="auto"/>
            <w:tcBorders>
              <w:bottom w:val="single" w:sz="4" w:space="0" w:color="auto"/>
            </w:tcBorders>
          </w:tcPr>
          <w:p w14:paraId="764A2B41" w14:textId="77777777" w:rsidR="00092777" w:rsidRPr="00A64C9E" w:rsidRDefault="00092777" w:rsidP="00BF5F1F">
            <w:pPr>
              <w:pStyle w:val="MDPI42tablebody"/>
              <w:spacing w:line="240" w:lineRule="auto"/>
              <w:rPr>
                <w:ins w:id="595" w:author="Richard Wen" w:date="2026-02-27T17:56:00Z"/>
                <w:b/>
                <w:snapToGrid/>
                <w:sz w:val="16"/>
                <w:szCs w:val="16"/>
              </w:rPr>
            </w:pPr>
            <w:ins w:id="596" w:author="Richard Wen" w:date="2026-02-27T17:56:00Z">
              <w:r w:rsidRPr="00A64C9E">
                <w:rPr>
                  <w:b/>
                  <w:snapToGrid/>
                  <w:sz w:val="16"/>
                  <w:szCs w:val="16"/>
                </w:rPr>
                <w:t>Type(L</w:t>
              </w:r>
              <w:r w:rsidRPr="00A64C9E">
                <w:rPr>
                  <w:b/>
                  <w:snapToGrid/>
                  <w:sz w:val="16"/>
                  <w:szCs w:val="16"/>
                  <w:vertAlign w:val="subscript"/>
                </w:rPr>
                <w:t>i</w:t>
              </w:r>
              <w:r w:rsidRPr="00A64C9E">
                <w:rPr>
                  <w:b/>
                  <w:snapToGrid/>
                  <w:sz w:val="16"/>
                  <w:szCs w:val="16"/>
                </w:rPr>
                <w:t>)</w:t>
              </w:r>
            </w:ins>
          </w:p>
        </w:tc>
        <w:tc>
          <w:tcPr>
            <w:tcW w:w="0" w:type="auto"/>
            <w:tcBorders>
              <w:bottom w:val="single" w:sz="4" w:space="0" w:color="auto"/>
            </w:tcBorders>
          </w:tcPr>
          <w:p w14:paraId="166A5B8B" w14:textId="77777777" w:rsidR="00092777" w:rsidRPr="00A64C9E" w:rsidRDefault="00092777" w:rsidP="00BF5F1F">
            <w:pPr>
              <w:pStyle w:val="MDPI42tablebody"/>
              <w:spacing w:line="240" w:lineRule="auto"/>
              <w:rPr>
                <w:ins w:id="597" w:author="Richard Wen" w:date="2026-02-27T17:56:00Z"/>
                <w:b/>
                <w:snapToGrid/>
                <w:sz w:val="16"/>
                <w:szCs w:val="16"/>
              </w:rPr>
            </w:pPr>
            <w:ins w:id="598" w:author="Richard Wen" w:date="2026-02-27T17:56:00Z">
              <w:r w:rsidRPr="00A64C9E">
                <w:rPr>
                  <w:b/>
                  <w:snapToGrid/>
                  <w:sz w:val="16"/>
                  <w:szCs w:val="16"/>
                </w:rPr>
                <w:t>Y</w:t>
              </w:r>
              <w:r w:rsidRPr="00A64C9E">
                <w:rPr>
                  <w:b/>
                  <w:snapToGrid/>
                  <w:sz w:val="16"/>
                  <w:szCs w:val="16"/>
                  <w:vertAlign w:val="subscript"/>
                </w:rPr>
                <w:t>i</w:t>
              </w:r>
              <w:r w:rsidRPr="00A64C9E">
                <w:rPr>
                  <w:b/>
                  <w:snapToGrid/>
                  <w:sz w:val="16"/>
                  <w:szCs w:val="16"/>
                </w:rPr>
                <w:t xml:space="preserve"> = X</w:t>
              </w:r>
              <w:r w:rsidRPr="00A64C9E">
                <w:rPr>
                  <w:b/>
                  <w:snapToGrid/>
                  <w:sz w:val="16"/>
                  <w:szCs w:val="16"/>
                  <w:vertAlign w:val="subscript"/>
                </w:rPr>
                <w:t>i,3</w:t>
              </w:r>
            </w:ins>
          </w:p>
        </w:tc>
        <w:tc>
          <w:tcPr>
            <w:tcW w:w="0" w:type="auto"/>
            <w:tcBorders>
              <w:bottom w:val="single" w:sz="4" w:space="0" w:color="auto"/>
            </w:tcBorders>
          </w:tcPr>
          <w:p w14:paraId="0946B1F3" w14:textId="77777777" w:rsidR="00092777" w:rsidRPr="00A64C9E" w:rsidRDefault="00F52900" w:rsidP="00BF5F1F">
            <w:pPr>
              <w:pStyle w:val="MDPI42tablebody"/>
              <w:spacing w:line="240" w:lineRule="auto"/>
              <w:rPr>
                <w:ins w:id="599" w:author="Richard Wen" w:date="2026-02-27T17:56:00Z"/>
                <w:b/>
                <w:snapToGrid/>
                <w:sz w:val="16"/>
                <w:szCs w:val="16"/>
              </w:rPr>
            </w:pPr>
            <m:oMath>
              <m:sSub>
                <m:sSubPr>
                  <m:ctrlPr>
                    <w:ins w:id="600" w:author="Richard Wen" w:date="2026-02-27T17:56:00Z">
                      <w:rPr>
                        <w:rFonts w:ascii="Cambria Math" w:hAnsi="Cambria Math"/>
                        <w:b/>
                        <w:i/>
                        <w:snapToGrid/>
                        <w:sz w:val="16"/>
                        <w:szCs w:val="16"/>
                      </w:rPr>
                    </w:ins>
                  </m:ctrlPr>
                </m:sSubPr>
                <m:e>
                  <m:acc>
                    <m:accPr>
                      <m:ctrlPr>
                        <w:ins w:id="601" w:author="Richard Wen" w:date="2026-02-27T17:56:00Z">
                          <w:rPr>
                            <w:rFonts w:ascii="Cambria Math" w:hAnsi="Cambria Math"/>
                            <w:b/>
                            <w:i/>
                            <w:snapToGrid/>
                            <w:sz w:val="16"/>
                            <w:szCs w:val="16"/>
                          </w:rPr>
                        </w:ins>
                      </m:ctrlPr>
                    </m:accPr>
                    <m:e>
                      <m:r>
                        <w:ins w:id="602" w:author="Richard Wen" w:date="2026-02-27T17:56:00Z">
                          <m:rPr>
                            <m:sty m:val="bi"/>
                          </m:rPr>
                          <w:rPr>
                            <w:rFonts w:ascii="Cambria Math" w:hAnsi="Cambria Math"/>
                            <w:snapToGrid/>
                            <w:sz w:val="16"/>
                            <w:szCs w:val="16"/>
                          </w:rPr>
                          <m:t>Y</m:t>
                        </w:ins>
                      </m:r>
                    </m:e>
                  </m:acc>
                </m:e>
                <m:sub>
                  <m:r>
                    <w:ins w:id="603" w:author="Richard Wen" w:date="2026-02-27T17:56:00Z">
                      <m:rPr>
                        <m:sty m:val="bi"/>
                      </m:rPr>
                      <w:rPr>
                        <w:rFonts w:ascii="Cambria Math" w:hAnsi="Cambria Math"/>
                        <w:snapToGrid/>
                        <w:sz w:val="16"/>
                        <w:szCs w:val="16"/>
                      </w:rPr>
                      <m:t>i</m:t>
                    </w:ins>
                  </m:r>
                </m:sub>
              </m:sSub>
            </m:oMath>
            <w:ins w:id="604" w:author="Richard Wen" w:date="2026-02-27T17:56:00Z">
              <w:r w:rsidR="00092777" w:rsidRPr="00A64C9E">
                <w:rPr>
                  <w:b/>
                  <w:snapToGrid/>
                  <w:sz w:val="16"/>
                  <w:szCs w:val="16"/>
                </w:rPr>
                <w:t xml:space="preserve">= </w:t>
              </w:r>
              <w:r w:rsidR="00092777" w:rsidRPr="00A64C9E">
                <w:rPr>
                  <w:b/>
                  <w:i/>
                  <w:iCs/>
                  <w:snapToGrid/>
                  <w:sz w:val="16"/>
                  <w:szCs w:val="16"/>
                </w:rPr>
                <w:t>f</w:t>
              </w:r>
              <w:r w:rsidR="00092777" w:rsidRPr="00A64C9E">
                <w:rPr>
                  <w:b/>
                  <w:snapToGrid/>
                  <w:sz w:val="16"/>
                  <w:szCs w:val="16"/>
                </w:rPr>
                <w:t>(X</w:t>
              </w:r>
              <w:r w:rsidR="00092777" w:rsidRPr="00A64C9E">
                <w:rPr>
                  <w:b/>
                  <w:snapToGrid/>
                  <w:sz w:val="16"/>
                  <w:szCs w:val="16"/>
                  <w:vertAlign w:val="subscript"/>
                </w:rPr>
                <w:t>1</w:t>
              </w:r>
              <w:r w:rsidR="00092777" w:rsidRPr="00A64C9E">
                <w:rPr>
                  <w:b/>
                  <w:snapToGrid/>
                  <w:sz w:val="16"/>
                  <w:szCs w:val="16"/>
                </w:rPr>
                <w:t xml:space="preserve"> … Type(L</w:t>
              </w:r>
              <w:r w:rsidR="00092777" w:rsidRPr="00A64C9E">
                <w:rPr>
                  <w:b/>
                  <w:snapToGrid/>
                  <w:sz w:val="16"/>
                  <w:szCs w:val="16"/>
                  <w:vertAlign w:val="subscript"/>
                </w:rPr>
                <w:t>i</w:t>
              </w:r>
              <w:r w:rsidR="00092777" w:rsidRPr="00A64C9E">
                <w:rPr>
                  <w:b/>
                  <w:snapToGrid/>
                  <w:sz w:val="16"/>
                  <w:szCs w:val="16"/>
                </w:rPr>
                <w:t>))</w:t>
              </w:r>
            </w:ins>
          </w:p>
        </w:tc>
        <w:tc>
          <w:tcPr>
            <w:tcW w:w="0" w:type="auto"/>
            <w:tcBorders>
              <w:bottom w:val="single" w:sz="4" w:space="0" w:color="auto"/>
            </w:tcBorders>
          </w:tcPr>
          <w:p w14:paraId="78257192" w14:textId="77777777" w:rsidR="00092777" w:rsidRPr="00A64C9E" w:rsidRDefault="00092777" w:rsidP="00BF5F1F">
            <w:pPr>
              <w:pStyle w:val="MDPI42tablebody"/>
              <w:spacing w:line="240" w:lineRule="auto"/>
              <w:rPr>
                <w:ins w:id="605" w:author="Richard Wen" w:date="2026-02-27T17:56:00Z"/>
                <w:b/>
                <w:snapToGrid/>
                <w:sz w:val="16"/>
                <w:szCs w:val="16"/>
              </w:rPr>
            </w:pPr>
            <w:ins w:id="606" w:author="Richard Wen" w:date="2026-02-27T17:56:00Z">
              <w:r w:rsidRPr="00A64C9E">
                <w:rPr>
                  <w:b/>
                  <w:snapToGrid/>
                  <w:sz w:val="16"/>
                  <w:szCs w:val="16"/>
                </w:rPr>
                <w:t>e</w:t>
              </w:r>
              <w:r w:rsidRPr="00A64C9E">
                <w:rPr>
                  <w:b/>
                  <w:snapToGrid/>
                  <w:sz w:val="16"/>
                  <w:szCs w:val="16"/>
                  <w:vertAlign w:val="subscript"/>
                </w:rPr>
                <w:t xml:space="preserve">i </w:t>
              </w:r>
              <w:r w:rsidRPr="00A64C9E">
                <w:rPr>
                  <w:b/>
                  <w:snapToGrid/>
                  <w:sz w:val="16"/>
                  <w:szCs w:val="16"/>
                </w:rPr>
                <w:t>= |Y</w:t>
              </w:r>
              <w:r w:rsidRPr="00A64C9E">
                <w:rPr>
                  <w:b/>
                  <w:snapToGrid/>
                  <w:sz w:val="16"/>
                  <w:szCs w:val="16"/>
                  <w:vertAlign w:val="subscript"/>
                </w:rPr>
                <w:t>i</w:t>
              </w:r>
              <w:r w:rsidRPr="00A64C9E">
                <w:rPr>
                  <w:b/>
                  <w:snapToGrid/>
                  <w:sz w:val="16"/>
                  <w:szCs w:val="16"/>
                </w:rPr>
                <w:t xml:space="preserve"> - </w:t>
              </w:r>
            </w:ins>
            <m:oMath>
              <m:sSub>
                <m:sSubPr>
                  <m:ctrlPr>
                    <w:ins w:id="607" w:author="Richard Wen" w:date="2026-02-27T17:56:00Z">
                      <w:rPr>
                        <w:rFonts w:ascii="Cambria Math" w:hAnsi="Cambria Math"/>
                        <w:b/>
                        <w:i/>
                        <w:snapToGrid/>
                        <w:sz w:val="16"/>
                        <w:szCs w:val="16"/>
                      </w:rPr>
                    </w:ins>
                  </m:ctrlPr>
                </m:sSubPr>
                <m:e>
                  <m:acc>
                    <m:accPr>
                      <m:ctrlPr>
                        <w:ins w:id="608" w:author="Richard Wen" w:date="2026-02-27T17:56:00Z">
                          <w:rPr>
                            <w:rFonts w:ascii="Cambria Math" w:hAnsi="Cambria Math"/>
                            <w:b/>
                            <w:i/>
                            <w:snapToGrid/>
                            <w:sz w:val="16"/>
                            <w:szCs w:val="16"/>
                          </w:rPr>
                        </w:ins>
                      </m:ctrlPr>
                    </m:accPr>
                    <m:e>
                      <m:r>
                        <w:ins w:id="609" w:author="Richard Wen" w:date="2026-02-27T17:56:00Z">
                          <m:rPr>
                            <m:sty m:val="bi"/>
                          </m:rPr>
                          <w:rPr>
                            <w:rFonts w:ascii="Cambria Math" w:hAnsi="Cambria Math"/>
                            <w:snapToGrid/>
                            <w:sz w:val="16"/>
                            <w:szCs w:val="16"/>
                          </w:rPr>
                          <m:t>Y</m:t>
                        </w:ins>
                      </m:r>
                    </m:e>
                  </m:acc>
                </m:e>
                <m:sub>
                  <m:r>
                    <w:ins w:id="610" w:author="Richard Wen" w:date="2026-02-27T17:56:00Z">
                      <m:rPr>
                        <m:sty m:val="bi"/>
                      </m:rPr>
                      <w:rPr>
                        <w:rFonts w:ascii="Cambria Math" w:hAnsi="Cambria Math"/>
                        <w:snapToGrid/>
                        <w:sz w:val="16"/>
                        <w:szCs w:val="16"/>
                      </w:rPr>
                      <m:t>i</m:t>
                    </w:ins>
                  </m:r>
                </m:sub>
              </m:sSub>
            </m:oMath>
            <w:ins w:id="611" w:author="Richard Wen" w:date="2026-02-27T17:56:00Z">
              <w:r w:rsidRPr="00A64C9E">
                <w:rPr>
                  <w:b/>
                  <w:snapToGrid/>
                  <w:sz w:val="16"/>
                  <w:szCs w:val="16"/>
                </w:rPr>
                <w:t>|</w:t>
              </w:r>
            </w:ins>
          </w:p>
        </w:tc>
      </w:tr>
      <w:tr w:rsidR="00092777" w:rsidRPr="00F30E14" w14:paraId="30CE966D" w14:textId="77777777" w:rsidTr="00BF5F1F">
        <w:trPr>
          <w:ins w:id="612" w:author="Richard Wen" w:date="2026-02-27T17:56:00Z"/>
        </w:trPr>
        <w:tc>
          <w:tcPr>
            <w:tcW w:w="0" w:type="auto"/>
            <w:tcBorders>
              <w:bottom w:val="single" w:sz="4" w:space="0" w:color="auto"/>
            </w:tcBorders>
          </w:tcPr>
          <w:p w14:paraId="690C7F88" w14:textId="77777777" w:rsidR="00092777" w:rsidRPr="003F63B8" w:rsidRDefault="00092777" w:rsidP="00BF5F1F">
            <w:pPr>
              <w:pStyle w:val="MDPI42tablebody"/>
              <w:spacing w:line="240" w:lineRule="auto"/>
              <w:rPr>
                <w:ins w:id="613" w:author="Richard Wen" w:date="2026-02-27T17:56:00Z"/>
                <w:b/>
                <w:bCs/>
              </w:rPr>
            </w:pPr>
            <w:ins w:id="614" w:author="Richard Wen" w:date="2026-02-27T17:56:00Z">
              <w:r w:rsidRPr="003F63B8">
                <w:rPr>
                  <w:b/>
                  <w:bCs/>
                </w:rPr>
                <w:t>1</w:t>
              </w:r>
            </w:ins>
          </w:p>
        </w:tc>
        <w:tc>
          <w:tcPr>
            <w:tcW w:w="0" w:type="auto"/>
            <w:tcBorders>
              <w:bottom w:val="single" w:sz="4" w:space="0" w:color="auto"/>
            </w:tcBorders>
          </w:tcPr>
          <w:p w14:paraId="1F857BB2" w14:textId="77777777" w:rsidR="00092777" w:rsidRPr="00F220D4" w:rsidRDefault="00092777" w:rsidP="00BF5F1F">
            <w:pPr>
              <w:pStyle w:val="MDPI42tablebody"/>
              <w:spacing w:line="240" w:lineRule="auto"/>
              <w:rPr>
                <w:ins w:id="615" w:author="Richard Wen" w:date="2026-02-27T17:56:00Z"/>
              </w:rPr>
            </w:pPr>
            <w:ins w:id="616" w:author="Richard Wen" w:date="2026-02-27T17:56:00Z">
              <w:r>
                <w:t>1.25</w:t>
              </w:r>
            </w:ins>
          </w:p>
        </w:tc>
        <w:tc>
          <w:tcPr>
            <w:tcW w:w="0" w:type="auto"/>
            <w:tcBorders>
              <w:bottom w:val="single" w:sz="4" w:space="0" w:color="auto"/>
            </w:tcBorders>
          </w:tcPr>
          <w:p w14:paraId="5EE715BB" w14:textId="77777777" w:rsidR="00092777" w:rsidRDefault="00092777" w:rsidP="00BF5F1F">
            <w:pPr>
              <w:pStyle w:val="MDPI42tablebody"/>
              <w:spacing w:line="240" w:lineRule="auto"/>
              <w:rPr>
                <w:ins w:id="617" w:author="Richard Wen" w:date="2026-02-27T17:56:00Z"/>
                <w:lang w:val="en"/>
              </w:rPr>
            </w:pPr>
            <w:ins w:id="618" w:author="Richard Wen" w:date="2026-02-27T17:56:00Z">
              <w:r>
                <w:rPr>
                  <w:lang w:val="en"/>
                </w:rPr>
                <w:t>2</w:t>
              </w:r>
            </w:ins>
          </w:p>
        </w:tc>
        <w:tc>
          <w:tcPr>
            <w:tcW w:w="0" w:type="auto"/>
            <w:tcBorders>
              <w:bottom w:val="single" w:sz="4" w:space="0" w:color="auto"/>
            </w:tcBorders>
          </w:tcPr>
          <w:p w14:paraId="62399E5E" w14:textId="77777777" w:rsidR="00092777" w:rsidRDefault="00092777" w:rsidP="00BF5F1F">
            <w:pPr>
              <w:pStyle w:val="MDPI42tablebody"/>
              <w:spacing w:line="240" w:lineRule="auto"/>
              <w:rPr>
                <w:ins w:id="619" w:author="Richard Wen" w:date="2026-02-27T17:56:00Z"/>
                <w:lang w:val="en"/>
              </w:rPr>
            </w:pPr>
            <w:ins w:id="620" w:author="Richard Wen" w:date="2026-02-27T17:56:00Z">
              <w:r>
                <w:rPr>
                  <w:lang w:val="en"/>
                </w:rPr>
                <w:t>3.25</w:t>
              </w:r>
            </w:ins>
          </w:p>
        </w:tc>
        <w:tc>
          <w:tcPr>
            <w:tcW w:w="0" w:type="auto"/>
            <w:tcBorders>
              <w:bottom w:val="single" w:sz="4" w:space="0" w:color="auto"/>
            </w:tcBorders>
          </w:tcPr>
          <w:p w14:paraId="577D6A84" w14:textId="77777777" w:rsidR="00092777" w:rsidRDefault="00092777" w:rsidP="00BF5F1F">
            <w:pPr>
              <w:pStyle w:val="MDPI42tablebody"/>
              <w:spacing w:line="240" w:lineRule="auto"/>
              <w:rPr>
                <w:ins w:id="621" w:author="Richard Wen" w:date="2026-02-27T17:56:00Z"/>
                <w:lang w:val="en"/>
              </w:rPr>
            </w:pPr>
            <w:ins w:id="622" w:author="Richard Wen" w:date="2026-02-27T17:56:00Z">
              <w:r>
                <w:rPr>
                  <w:lang w:val="en"/>
                </w:rPr>
                <w:t>2</w:t>
              </w:r>
            </w:ins>
          </w:p>
        </w:tc>
        <w:tc>
          <w:tcPr>
            <w:tcW w:w="0" w:type="auto"/>
            <w:tcBorders>
              <w:bottom w:val="single" w:sz="4" w:space="0" w:color="auto"/>
            </w:tcBorders>
          </w:tcPr>
          <w:p w14:paraId="016C3927" w14:textId="77777777" w:rsidR="00092777" w:rsidRDefault="00092777" w:rsidP="00BF5F1F">
            <w:pPr>
              <w:pStyle w:val="MDPI42tablebody"/>
              <w:spacing w:line="240" w:lineRule="auto"/>
              <w:rPr>
                <w:ins w:id="623" w:author="Richard Wen" w:date="2026-02-27T17:56:00Z"/>
              </w:rPr>
            </w:pPr>
            <w:ins w:id="624" w:author="Richard Wen" w:date="2026-02-27T17:56:00Z">
              <w:r>
                <w:rPr>
                  <w:lang w:val="en"/>
                </w:rPr>
                <w:t>0</w:t>
              </w:r>
            </w:ins>
          </w:p>
        </w:tc>
        <w:tc>
          <w:tcPr>
            <w:tcW w:w="0" w:type="auto"/>
            <w:tcBorders>
              <w:bottom w:val="single" w:sz="4" w:space="0" w:color="auto"/>
            </w:tcBorders>
          </w:tcPr>
          <w:p w14:paraId="2FD92F90" w14:textId="77777777" w:rsidR="00092777" w:rsidRDefault="00092777" w:rsidP="00BF5F1F">
            <w:pPr>
              <w:pStyle w:val="MDPI42tablebody"/>
              <w:spacing w:line="240" w:lineRule="auto"/>
              <w:rPr>
                <w:ins w:id="625" w:author="Richard Wen" w:date="2026-02-27T17:56:00Z"/>
              </w:rPr>
            </w:pPr>
            <w:ins w:id="626" w:author="Richard Wen" w:date="2026-02-27T17:56:00Z">
              <w:r>
                <w:rPr>
                  <w:lang w:val="en"/>
                </w:rPr>
                <w:t>Point</w:t>
              </w:r>
            </w:ins>
          </w:p>
        </w:tc>
        <w:tc>
          <w:tcPr>
            <w:tcW w:w="0" w:type="auto"/>
            <w:tcBorders>
              <w:bottom w:val="single" w:sz="4" w:space="0" w:color="auto"/>
            </w:tcBorders>
          </w:tcPr>
          <w:p w14:paraId="3A02691A" w14:textId="77777777" w:rsidR="00092777" w:rsidRDefault="00092777" w:rsidP="00BF5F1F">
            <w:pPr>
              <w:pStyle w:val="MDPI42tablebody"/>
              <w:spacing w:line="240" w:lineRule="auto"/>
              <w:rPr>
                <w:ins w:id="627" w:author="Richard Wen" w:date="2026-02-27T17:56:00Z"/>
              </w:rPr>
            </w:pPr>
            <w:ins w:id="628" w:author="Richard Wen" w:date="2026-02-27T17:56:00Z">
              <w:r>
                <w:t>4</w:t>
              </w:r>
            </w:ins>
          </w:p>
        </w:tc>
        <w:tc>
          <w:tcPr>
            <w:tcW w:w="0" w:type="auto"/>
            <w:tcBorders>
              <w:bottom w:val="single" w:sz="4" w:space="0" w:color="auto"/>
            </w:tcBorders>
          </w:tcPr>
          <w:p w14:paraId="0986DBDC" w14:textId="77777777" w:rsidR="00092777" w:rsidRDefault="00092777" w:rsidP="00BF5F1F">
            <w:pPr>
              <w:pStyle w:val="MDPI42tablebody"/>
              <w:spacing w:line="240" w:lineRule="auto"/>
              <w:rPr>
                <w:ins w:id="629" w:author="Richard Wen" w:date="2026-02-27T17:56:00Z"/>
              </w:rPr>
            </w:pPr>
            <w:ins w:id="630" w:author="Richard Wen" w:date="2026-02-27T17:56:00Z">
              <w:r>
                <w:t>4.59</w:t>
              </w:r>
            </w:ins>
          </w:p>
        </w:tc>
        <w:tc>
          <w:tcPr>
            <w:tcW w:w="0" w:type="auto"/>
            <w:tcBorders>
              <w:bottom w:val="single" w:sz="4" w:space="0" w:color="auto"/>
            </w:tcBorders>
          </w:tcPr>
          <w:p w14:paraId="15AD34C8" w14:textId="77777777" w:rsidR="00092777" w:rsidRDefault="00092777" w:rsidP="00BF5F1F">
            <w:pPr>
              <w:pStyle w:val="MDPI42tablebody"/>
              <w:spacing w:line="240" w:lineRule="auto"/>
              <w:rPr>
                <w:ins w:id="631" w:author="Richard Wen" w:date="2026-02-27T17:56:00Z"/>
              </w:rPr>
            </w:pPr>
            <w:ins w:id="632" w:author="Richard Wen" w:date="2026-02-27T17:56:00Z">
              <w:r>
                <w:t>0.59</w:t>
              </w:r>
            </w:ins>
          </w:p>
        </w:tc>
      </w:tr>
      <w:tr w:rsidR="00092777" w:rsidRPr="00F30E14" w14:paraId="359DC483" w14:textId="77777777" w:rsidTr="00BF5F1F">
        <w:trPr>
          <w:ins w:id="633" w:author="Richard Wen" w:date="2026-02-27T17:56:00Z"/>
        </w:trPr>
        <w:tc>
          <w:tcPr>
            <w:tcW w:w="0" w:type="auto"/>
            <w:tcBorders>
              <w:top w:val="single" w:sz="4" w:space="0" w:color="auto"/>
              <w:bottom w:val="single" w:sz="4" w:space="0" w:color="auto"/>
            </w:tcBorders>
          </w:tcPr>
          <w:p w14:paraId="006DAF2A" w14:textId="77777777" w:rsidR="00092777" w:rsidRPr="003F63B8" w:rsidRDefault="00092777" w:rsidP="00BF5F1F">
            <w:pPr>
              <w:pStyle w:val="MDPI42tablebody"/>
              <w:spacing w:line="240" w:lineRule="auto"/>
              <w:rPr>
                <w:ins w:id="634" w:author="Richard Wen" w:date="2026-02-27T17:56:00Z"/>
                <w:b/>
                <w:bCs/>
              </w:rPr>
            </w:pPr>
            <w:ins w:id="635" w:author="Richard Wen" w:date="2026-02-27T17:56:00Z">
              <w:r w:rsidRPr="003F63B8">
                <w:rPr>
                  <w:b/>
                  <w:bCs/>
                </w:rPr>
                <w:t>2</w:t>
              </w:r>
            </w:ins>
          </w:p>
        </w:tc>
        <w:tc>
          <w:tcPr>
            <w:tcW w:w="0" w:type="auto"/>
            <w:tcBorders>
              <w:top w:val="single" w:sz="4" w:space="0" w:color="auto"/>
              <w:bottom w:val="single" w:sz="4" w:space="0" w:color="auto"/>
            </w:tcBorders>
          </w:tcPr>
          <w:p w14:paraId="0AE59063" w14:textId="77777777" w:rsidR="00092777" w:rsidRPr="00F220D4" w:rsidRDefault="00092777" w:rsidP="00BF5F1F">
            <w:pPr>
              <w:pStyle w:val="MDPI42tablebody"/>
              <w:spacing w:line="240" w:lineRule="auto"/>
              <w:rPr>
                <w:ins w:id="636" w:author="Richard Wen" w:date="2026-02-27T17:56:00Z"/>
              </w:rPr>
            </w:pPr>
            <w:ins w:id="637" w:author="Richard Wen" w:date="2026-02-27T17:56:00Z">
              <w:r>
                <w:t>2.55</w:t>
              </w:r>
            </w:ins>
          </w:p>
        </w:tc>
        <w:tc>
          <w:tcPr>
            <w:tcW w:w="0" w:type="auto"/>
            <w:tcBorders>
              <w:top w:val="single" w:sz="4" w:space="0" w:color="auto"/>
              <w:bottom w:val="single" w:sz="4" w:space="0" w:color="auto"/>
            </w:tcBorders>
          </w:tcPr>
          <w:p w14:paraId="23E0ED4D" w14:textId="77777777" w:rsidR="00092777" w:rsidRDefault="00092777" w:rsidP="00BF5F1F">
            <w:pPr>
              <w:pStyle w:val="MDPI42tablebody"/>
              <w:spacing w:line="240" w:lineRule="auto"/>
              <w:rPr>
                <w:ins w:id="638" w:author="Richard Wen" w:date="2026-02-27T17:56:00Z"/>
                <w:lang w:val="en"/>
              </w:rPr>
            </w:pPr>
            <w:ins w:id="639" w:author="Richard Wen" w:date="2026-02-27T17:56:00Z">
              <w:r>
                <w:rPr>
                  <w:lang w:val="en"/>
                </w:rPr>
                <w:t>4</w:t>
              </w:r>
            </w:ins>
          </w:p>
        </w:tc>
        <w:tc>
          <w:tcPr>
            <w:tcW w:w="0" w:type="auto"/>
            <w:tcBorders>
              <w:top w:val="single" w:sz="4" w:space="0" w:color="auto"/>
              <w:bottom w:val="single" w:sz="4" w:space="0" w:color="auto"/>
            </w:tcBorders>
          </w:tcPr>
          <w:p w14:paraId="06FC5EF5" w14:textId="77777777" w:rsidR="00092777" w:rsidRDefault="00092777" w:rsidP="00BF5F1F">
            <w:pPr>
              <w:pStyle w:val="MDPI42tablebody"/>
              <w:spacing w:line="240" w:lineRule="auto"/>
              <w:rPr>
                <w:ins w:id="640" w:author="Richard Wen" w:date="2026-02-27T17:56:00Z"/>
                <w:lang w:val="en"/>
              </w:rPr>
            </w:pPr>
            <w:ins w:id="641" w:author="Richard Wen" w:date="2026-02-27T17:56:00Z">
              <w:r>
                <w:rPr>
                  <w:lang w:val="en"/>
                </w:rPr>
                <w:t>6.55</w:t>
              </w:r>
            </w:ins>
          </w:p>
        </w:tc>
        <w:tc>
          <w:tcPr>
            <w:tcW w:w="0" w:type="auto"/>
            <w:tcBorders>
              <w:top w:val="single" w:sz="4" w:space="0" w:color="auto"/>
              <w:bottom w:val="single" w:sz="4" w:space="0" w:color="auto"/>
            </w:tcBorders>
          </w:tcPr>
          <w:p w14:paraId="1AD38CC6" w14:textId="77777777" w:rsidR="00092777" w:rsidRDefault="00092777" w:rsidP="00BF5F1F">
            <w:pPr>
              <w:pStyle w:val="MDPI42tablebody"/>
              <w:spacing w:line="240" w:lineRule="auto"/>
              <w:rPr>
                <w:ins w:id="642" w:author="Richard Wen" w:date="2026-02-27T17:56:00Z"/>
                <w:lang w:val="en"/>
              </w:rPr>
            </w:pPr>
            <w:ins w:id="643" w:author="Richard Wen" w:date="2026-02-27T17:56:00Z">
              <w:r>
                <w:rPr>
                  <w:lang w:val="en"/>
                </w:rPr>
                <w:t>1</w:t>
              </w:r>
            </w:ins>
          </w:p>
        </w:tc>
        <w:tc>
          <w:tcPr>
            <w:tcW w:w="0" w:type="auto"/>
            <w:tcBorders>
              <w:top w:val="single" w:sz="4" w:space="0" w:color="auto"/>
              <w:bottom w:val="single" w:sz="4" w:space="0" w:color="auto"/>
            </w:tcBorders>
          </w:tcPr>
          <w:p w14:paraId="40CC46C2" w14:textId="77777777" w:rsidR="00092777" w:rsidRDefault="00092777" w:rsidP="00BF5F1F">
            <w:pPr>
              <w:pStyle w:val="MDPI42tablebody"/>
              <w:spacing w:line="240" w:lineRule="auto"/>
              <w:rPr>
                <w:ins w:id="644" w:author="Richard Wen" w:date="2026-02-27T17:56:00Z"/>
              </w:rPr>
            </w:pPr>
            <w:ins w:id="645" w:author="Richard Wen" w:date="2026-02-27T17:56:00Z">
              <w:r>
                <w:rPr>
                  <w:lang w:val="en"/>
                </w:rPr>
                <w:t>1.41</w:t>
              </w:r>
            </w:ins>
          </w:p>
        </w:tc>
        <w:tc>
          <w:tcPr>
            <w:tcW w:w="0" w:type="auto"/>
            <w:tcBorders>
              <w:top w:val="single" w:sz="4" w:space="0" w:color="auto"/>
              <w:bottom w:val="single" w:sz="4" w:space="0" w:color="auto"/>
            </w:tcBorders>
          </w:tcPr>
          <w:p w14:paraId="77C352DB" w14:textId="77777777" w:rsidR="00092777" w:rsidRDefault="00092777" w:rsidP="00BF5F1F">
            <w:pPr>
              <w:pStyle w:val="MDPI42tablebody"/>
              <w:spacing w:line="240" w:lineRule="auto"/>
              <w:rPr>
                <w:ins w:id="646" w:author="Richard Wen" w:date="2026-02-27T17:56:00Z"/>
              </w:rPr>
            </w:pPr>
            <w:ins w:id="647" w:author="Richard Wen" w:date="2026-02-27T17:56:00Z">
              <w:r>
                <w:rPr>
                  <w:lang w:val="en"/>
                </w:rPr>
                <w:t>Line</w:t>
              </w:r>
            </w:ins>
          </w:p>
        </w:tc>
        <w:tc>
          <w:tcPr>
            <w:tcW w:w="0" w:type="auto"/>
            <w:tcBorders>
              <w:top w:val="single" w:sz="4" w:space="0" w:color="auto"/>
              <w:bottom w:val="single" w:sz="4" w:space="0" w:color="auto"/>
            </w:tcBorders>
          </w:tcPr>
          <w:p w14:paraId="1B4EA3EE" w14:textId="77777777" w:rsidR="00092777" w:rsidRDefault="00092777" w:rsidP="00BF5F1F">
            <w:pPr>
              <w:pStyle w:val="MDPI42tablebody"/>
              <w:spacing w:line="240" w:lineRule="auto"/>
              <w:rPr>
                <w:ins w:id="648" w:author="Richard Wen" w:date="2026-02-27T17:56:00Z"/>
              </w:rPr>
            </w:pPr>
            <w:ins w:id="649" w:author="Richard Wen" w:date="2026-02-27T17:56:00Z">
              <w:r>
                <w:t>0</w:t>
              </w:r>
            </w:ins>
          </w:p>
        </w:tc>
        <w:tc>
          <w:tcPr>
            <w:tcW w:w="0" w:type="auto"/>
            <w:tcBorders>
              <w:top w:val="single" w:sz="4" w:space="0" w:color="auto"/>
              <w:bottom w:val="single" w:sz="4" w:space="0" w:color="auto"/>
            </w:tcBorders>
          </w:tcPr>
          <w:p w14:paraId="32F3AB6B" w14:textId="77777777" w:rsidR="00092777" w:rsidRDefault="00092777" w:rsidP="00BF5F1F">
            <w:pPr>
              <w:pStyle w:val="MDPI42tablebody"/>
              <w:spacing w:line="240" w:lineRule="auto"/>
              <w:rPr>
                <w:ins w:id="650" w:author="Richard Wen" w:date="2026-02-27T17:56:00Z"/>
              </w:rPr>
            </w:pPr>
            <w:ins w:id="651" w:author="Richard Wen" w:date="2026-02-27T17:56:00Z">
              <w:r>
                <w:t>0</w:t>
              </w:r>
            </w:ins>
          </w:p>
        </w:tc>
        <w:tc>
          <w:tcPr>
            <w:tcW w:w="0" w:type="auto"/>
            <w:tcBorders>
              <w:top w:val="single" w:sz="4" w:space="0" w:color="auto"/>
              <w:bottom w:val="single" w:sz="4" w:space="0" w:color="auto"/>
            </w:tcBorders>
          </w:tcPr>
          <w:p w14:paraId="4903E610" w14:textId="77777777" w:rsidR="00092777" w:rsidRDefault="00092777" w:rsidP="00BF5F1F">
            <w:pPr>
              <w:pStyle w:val="MDPI42tablebody"/>
              <w:spacing w:line="240" w:lineRule="auto"/>
              <w:rPr>
                <w:ins w:id="652" w:author="Richard Wen" w:date="2026-02-27T17:56:00Z"/>
              </w:rPr>
            </w:pPr>
            <w:ins w:id="653" w:author="Richard Wen" w:date="2026-02-27T17:56:00Z">
              <w:r>
                <w:t>0</w:t>
              </w:r>
            </w:ins>
          </w:p>
        </w:tc>
      </w:tr>
      <w:tr w:rsidR="00092777" w:rsidRPr="00F30E14" w14:paraId="6095D00C" w14:textId="77777777" w:rsidTr="00BF5F1F">
        <w:trPr>
          <w:ins w:id="654" w:author="Richard Wen" w:date="2026-02-27T17:56:00Z"/>
        </w:trPr>
        <w:tc>
          <w:tcPr>
            <w:tcW w:w="0" w:type="auto"/>
            <w:tcBorders>
              <w:top w:val="single" w:sz="4" w:space="0" w:color="auto"/>
              <w:bottom w:val="single" w:sz="8" w:space="0" w:color="auto"/>
            </w:tcBorders>
          </w:tcPr>
          <w:p w14:paraId="0088A11F" w14:textId="77777777" w:rsidR="00092777" w:rsidRPr="003F63B8" w:rsidRDefault="00092777" w:rsidP="00BF5F1F">
            <w:pPr>
              <w:pStyle w:val="MDPI42tablebody"/>
              <w:spacing w:line="240" w:lineRule="auto"/>
              <w:rPr>
                <w:ins w:id="655" w:author="Richard Wen" w:date="2026-02-27T17:56:00Z"/>
                <w:b/>
                <w:bCs/>
              </w:rPr>
            </w:pPr>
            <w:ins w:id="656" w:author="Richard Wen" w:date="2026-02-27T17:56:00Z">
              <w:r w:rsidRPr="003F63B8">
                <w:rPr>
                  <w:b/>
                  <w:bCs/>
                </w:rPr>
                <w:t>3</w:t>
              </w:r>
            </w:ins>
          </w:p>
        </w:tc>
        <w:tc>
          <w:tcPr>
            <w:tcW w:w="0" w:type="auto"/>
            <w:tcBorders>
              <w:top w:val="single" w:sz="4" w:space="0" w:color="auto"/>
              <w:bottom w:val="single" w:sz="8" w:space="0" w:color="auto"/>
            </w:tcBorders>
          </w:tcPr>
          <w:p w14:paraId="1499D956" w14:textId="77777777" w:rsidR="00092777" w:rsidRPr="00F220D4" w:rsidRDefault="00092777" w:rsidP="00BF5F1F">
            <w:pPr>
              <w:pStyle w:val="MDPI42tablebody"/>
              <w:spacing w:line="240" w:lineRule="auto"/>
              <w:rPr>
                <w:ins w:id="657" w:author="Richard Wen" w:date="2026-02-27T17:56:00Z"/>
              </w:rPr>
            </w:pPr>
            <w:ins w:id="658" w:author="Richard Wen" w:date="2026-02-27T17:56:00Z">
              <w:r>
                <w:t>5.75</w:t>
              </w:r>
            </w:ins>
          </w:p>
        </w:tc>
        <w:tc>
          <w:tcPr>
            <w:tcW w:w="0" w:type="auto"/>
            <w:tcBorders>
              <w:top w:val="single" w:sz="4" w:space="0" w:color="auto"/>
              <w:bottom w:val="single" w:sz="8" w:space="0" w:color="auto"/>
            </w:tcBorders>
          </w:tcPr>
          <w:p w14:paraId="6D337F20" w14:textId="77777777" w:rsidR="00092777" w:rsidRDefault="00092777" w:rsidP="00BF5F1F">
            <w:pPr>
              <w:pStyle w:val="MDPI42tablebody"/>
              <w:spacing w:line="240" w:lineRule="auto"/>
              <w:rPr>
                <w:ins w:id="659" w:author="Richard Wen" w:date="2026-02-27T17:56:00Z"/>
                <w:lang w:val="en"/>
              </w:rPr>
            </w:pPr>
            <w:ins w:id="660" w:author="Richard Wen" w:date="2026-02-27T17:56:00Z">
              <w:r>
                <w:rPr>
                  <w:lang w:val="en"/>
                </w:rPr>
                <w:t>6</w:t>
              </w:r>
            </w:ins>
          </w:p>
        </w:tc>
        <w:tc>
          <w:tcPr>
            <w:tcW w:w="0" w:type="auto"/>
            <w:tcBorders>
              <w:top w:val="single" w:sz="4" w:space="0" w:color="auto"/>
              <w:bottom w:val="single" w:sz="8" w:space="0" w:color="auto"/>
            </w:tcBorders>
          </w:tcPr>
          <w:p w14:paraId="6BA0CD85" w14:textId="77777777" w:rsidR="00092777" w:rsidRDefault="00092777" w:rsidP="00BF5F1F">
            <w:pPr>
              <w:pStyle w:val="MDPI42tablebody"/>
              <w:spacing w:line="240" w:lineRule="auto"/>
              <w:rPr>
                <w:ins w:id="661" w:author="Richard Wen" w:date="2026-02-27T17:56:00Z"/>
                <w:lang w:val="en"/>
              </w:rPr>
            </w:pPr>
            <w:ins w:id="662" w:author="Richard Wen" w:date="2026-02-27T17:56:00Z">
              <w:r>
                <w:rPr>
                  <w:lang w:val="en"/>
                </w:rPr>
                <w:t>11.75</w:t>
              </w:r>
            </w:ins>
          </w:p>
        </w:tc>
        <w:tc>
          <w:tcPr>
            <w:tcW w:w="0" w:type="auto"/>
            <w:tcBorders>
              <w:top w:val="single" w:sz="4" w:space="0" w:color="auto"/>
              <w:bottom w:val="single" w:sz="8" w:space="0" w:color="auto"/>
            </w:tcBorders>
          </w:tcPr>
          <w:p w14:paraId="12F9564A" w14:textId="77777777" w:rsidR="00092777" w:rsidRDefault="00092777" w:rsidP="00BF5F1F">
            <w:pPr>
              <w:pStyle w:val="MDPI42tablebody"/>
              <w:spacing w:line="240" w:lineRule="auto"/>
              <w:rPr>
                <w:ins w:id="663" w:author="Richard Wen" w:date="2026-02-27T17:56:00Z"/>
                <w:lang w:val="en"/>
              </w:rPr>
            </w:pPr>
            <w:ins w:id="664" w:author="Richard Wen" w:date="2026-02-27T17:56:00Z">
              <w:r>
                <w:rPr>
                  <w:lang w:val="en"/>
                </w:rPr>
                <w:t>2</w:t>
              </w:r>
            </w:ins>
          </w:p>
        </w:tc>
        <w:tc>
          <w:tcPr>
            <w:tcW w:w="0" w:type="auto"/>
            <w:tcBorders>
              <w:top w:val="single" w:sz="4" w:space="0" w:color="auto"/>
              <w:bottom w:val="single" w:sz="8" w:space="0" w:color="auto"/>
            </w:tcBorders>
          </w:tcPr>
          <w:p w14:paraId="027008D0" w14:textId="77777777" w:rsidR="00092777" w:rsidRDefault="00092777" w:rsidP="00BF5F1F">
            <w:pPr>
              <w:pStyle w:val="MDPI42tablebody"/>
              <w:spacing w:line="240" w:lineRule="auto"/>
              <w:rPr>
                <w:ins w:id="665" w:author="Richard Wen" w:date="2026-02-27T17:56:00Z"/>
              </w:rPr>
            </w:pPr>
            <w:ins w:id="666" w:author="Richard Wen" w:date="2026-02-27T17:56:00Z">
              <w:r>
                <w:t>11.09</w:t>
              </w:r>
            </w:ins>
          </w:p>
        </w:tc>
        <w:tc>
          <w:tcPr>
            <w:tcW w:w="0" w:type="auto"/>
            <w:tcBorders>
              <w:top w:val="single" w:sz="4" w:space="0" w:color="auto"/>
              <w:bottom w:val="single" w:sz="8" w:space="0" w:color="auto"/>
            </w:tcBorders>
          </w:tcPr>
          <w:p w14:paraId="1F0EC252" w14:textId="77777777" w:rsidR="00092777" w:rsidRDefault="00092777" w:rsidP="00BF5F1F">
            <w:pPr>
              <w:pStyle w:val="MDPI42tablebody"/>
              <w:spacing w:line="240" w:lineRule="auto"/>
              <w:rPr>
                <w:ins w:id="667" w:author="Richard Wen" w:date="2026-02-27T17:56:00Z"/>
              </w:rPr>
            </w:pPr>
            <w:ins w:id="668" w:author="Richard Wen" w:date="2026-02-27T17:56:00Z">
              <w:r>
                <w:rPr>
                  <w:lang w:val="en"/>
                </w:rPr>
                <w:t>Polygon</w:t>
              </w:r>
            </w:ins>
          </w:p>
        </w:tc>
        <w:tc>
          <w:tcPr>
            <w:tcW w:w="0" w:type="auto"/>
            <w:tcBorders>
              <w:top w:val="single" w:sz="4" w:space="0" w:color="auto"/>
              <w:bottom w:val="single" w:sz="8" w:space="0" w:color="auto"/>
            </w:tcBorders>
          </w:tcPr>
          <w:p w14:paraId="14418475" w14:textId="77777777" w:rsidR="00092777" w:rsidRDefault="00092777" w:rsidP="00BF5F1F">
            <w:pPr>
              <w:pStyle w:val="MDPI42tablebody"/>
              <w:spacing w:line="240" w:lineRule="auto"/>
              <w:rPr>
                <w:ins w:id="669" w:author="Richard Wen" w:date="2026-02-27T17:56:00Z"/>
              </w:rPr>
            </w:pPr>
            <w:ins w:id="670" w:author="Richard Wen" w:date="2026-02-27T17:56:00Z">
              <w:r>
                <w:t>16</w:t>
              </w:r>
            </w:ins>
          </w:p>
        </w:tc>
        <w:tc>
          <w:tcPr>
            <w:tcW w:w="0" w:type="auto"/>
            <w:tcBorders>
              <w:top w:val="single" w:sz="4" w:space="0" w:color="auto"/>
              <w:bottom w:val="single" w:sz="8" w:space="0" w:color="auto"/>
            </w:tcBorders>
          </w:tcPr>
          <w:p w14:paraId="30833D9E" w14:textId="77777777" w:rsidR="00092777" w:rsidRDefault="00092777" w:rsidP="00BF5F1F">
            <w:pPr>
              <w:pStyle w:val="MDPI42tablebody"/>
              <w:spacing w:line="240" w:lineRule="auto"/>
              <w:rPr>
                <w:ins w:id="671" w:author="Richard Wen" w:date="2026-02-27T17:56:00Z"/>
              </w:rPr>
            </w:pPr>
            <w:ins w:id="672" w:author="Richard Wen" w:date="2026-02-27T17:56:00Z">
              <w:r>
                <w:t>16.62</w:t>
              </w:r>
            </w:ins>
          </w:p>
        </w:tc>
        <w:tc>
          <w:tcPr>
            <w:tcW w:w="0" w:type="auto"/>
            <w:tcBorders>
              <w:top w:val="single" w:sz="4" w:space="0" w:color="auto"/>
              <w:bottom w:val="single" w:sz="8" w:space="0" w:color="auto"/>
            </w:tcBorders>
          </w:tcPr>
          <w:p w14:paraId="35DFAA52" w14:textId="77777777" w:rsidR="00092777" w:rsidRDefault="00092777" w:rsidP="00BF5F1F">
            <w:pPr>
              <w:pStyle w:val="MDPI42tablebody"/>
              <w:spacing w:line="240" w:lineRule="auto"/>
              <w:rPr>
                <w:ins w:id="673" w:author="Richard Wen" w:date="2026-02-27T17:56:00Z"/>
              </w:rPr>
            </w:pPr>
            <w:ins w:id="674" w:author="Richard Wen" w:date="2026-02-27T17:56:00Z">
              <w:r>
                <w:t>0.62</w:t>
              </w:r>
            </w:ins>
          </w:p>
        </w:tc>
      </w:tr>
    </w:tbl>
    <w:p w14:paraId="77018DE8" w14:textId="033EAFF4" w:rsidR="00385E2F" w:rsidRDefault="00385E2F">
      <w:pPr>
        <w:pStyle w:val="MDPI31text"/>
        <w:rPr>
          <w:ins w:id="675" w:author="Richard Wen" w:date="2026-02-27T17:49:00Z"/>
        </w:rPr>
        <w:pPrChange w:id="676" w:author="Richard Wen" w:date="2026-02-27T17:47:00Z">
          <w:pPr>
            <w:pStyle w:val="MDPI62BackMatter"/>
          </w:pPr>
        </w:pPrChange>
      </w:pPr>
    </w:p>
    <w:p w14:paraId="18DE2C38" w14:textId="03356526" w:rsidR="00385E2F" w:rsidRDefault="00385E2F" w:rsidP="00385E2F">
      <w:pPr>
        <w:pStyle w:val="MDPI22heading2"/>
        <w:rPr>
          <w:ins w:id="677" w:author="Richard Wen" w:date="2026-02-27T17:49:00Z"/>
          <w:noProof w:val="0"/>
        </w:rPr>
      </w:pPr>
      <w:ins w:id="678" w:author="Richard Wen" w:date="2026-02-27T17:49:00Z">
        <w:r>
          <w:rPr>
            <w:rFonts w:eastAsia="URWPalladioL-Ital"/>
            <w:noProof w:val="0"/>
          </w:rPr>
          <w:t xml:space="preserve">Appendix A.3. </w:t>
        </w:r>
      </w:ins>
      <w:ins w:id="679" w:author="Richard Wen" w:date="2026-02-27T17:52:00Z">
        <w:r w:rsidR="001F6B09">
          <w:rPr>
            <w:rFonts w:eastAsia="URWPalladioL-Ital"/>
            <w:noProof w:val="0"/>
          </w:rPr>
          <w:t>Geo-intervention Generation</w:t>
        </w:r>
      </w:ins>
      <w:ins w:id="680" w:author="Richard Wen" w:date="2026-02-27T17:49:00Z">
        <w:r>
          <w:rPr>
            <w:rFonts w:eastAsia="URWPalladioL-Ital"/>
            <w:noProof w:val="0"/>
          </w:rPr>
          <w:t xml:space="preserve"> Component Example</w:t>
        </w:r>
      </w:ins>
    </w:p>
    <w:p w14:paraId="4EBF005E" w14:textId="6539B602" w:rsidR="001C6348" w:rsidRPr="00174C3F" w:rsidRDefault="008E1C93" w:rsidP="001C6348">
      <w:pPr>
        <w:pStyle w:val="MDPI31text"/>
        <w:rPr>
          <w:ins w:id="681" w:author="Richard Wen" w:date="2026-02-27T18:01:00Z"/>
          <w:bCs/>
          <w:lang w:val="en"/>
        </w:rPr>
      </w:pPr>
      <w:ins w:id="682" w:author="Richard Wen" w:date="2026-02-27T17:59:00Z">
        <w:r>
          <w:t>Finally, Table A3</w:t>
        </w:r>
      </w:ins>
      <w:ins w:id="683" w:author="Richard Wen" w:date="2026-02-27T18:01:00Z">
        <w:r w:rsidR="007E0E74">
          <w:t>, expanding on Table A2,</w:t>
        </w:r>
        <w:r w:rsidR="001C6348">
          <w:t xml:space="preserve"> </w:t>
        </w:r>
        <w:r w:rsidR="001C6348">
          <w:rPr>
            <w:lang w:val="en"/>
          </w:rPr>
          <w:t xml:space="preserve">shows a simple example of one iteration of an optimization algorithm, where a set of action values </w:t>
        </w:r>
        <w:r w:rsidR="001C6348" w:rsidRPr="00AB1794">
          <w:rPr>
            <w:bCs/>
            <w:snapToGrid/>
          </w:rPr>
          <w:t>A</w:t>
        </w:r>
        <w:r w:rsidR="001C6348">
          <w:rPr>
            <w:bCs/>
            <w:snapToGrid/>
            <w:vertAlign w:val="subscript"/>
          </w:rPr>
          <w:t>i,4</w:t>
        </w:r>
        <w:r w:rsidR="001C6348">
          <w:rPr>
            <w:bCs/>
            <w:snapToGrid/>
          </w:rPr>
          <w:t xml:space="preserve"> and </w:t>
        </w:r>
        <w:r w:rsidR="001C6348" w:rsidRPr="00AB1794">
          <w:rPr>
            <w:bCs/>
            <w:snapToGrid/>
          </w:rPr>
          <w:t>A</w:t>
        </w:r>
        <w:r w:rsidR="001C6348">
          <w:rPr>
            <w:bCs/>
            <w:snapToGrid/>
            <w:vertAlign w:val="subscript"/>
          </w:rPr>
          <w:t>i,5</w:t>
        </w:r>
        <w:r w:rsidR="001C6348">
          <w:rPr>
            <w:bCs/>
            <w:snapToGrid/>
          </w:rPr>
          <w:t xml:space="preserve"> was applied to variables X</w:t>
        </w:r>
        <w:r w:rsidR="001C6348">
          <w:rPr>
            <w:bCs/>
            <w:snapToGrid/>
            <w:vertAlign w:val="subscript"/>
          </w:rPr>
          <w:t>i,1 +</w:t>
        </w:r>
        <w:r w:rsidR="001C6348" w:rsidRPr="00664AFF">
          <w:rPr>
            <w:bCs/>
            <w:snapToGrid/>
          </w:rPr>
          <w:t xml:space="preserve"> </w:t>
        </w:r>
        <w:r w:rsidR="001C6348">
          <w:rPr>
            <w:bCs/>
            <w:snapToGrid/>
          </w:rPr>
          <w:t>X</w:t>
        </w:r>
        <w:r w:rsidR="001C6348">
          <w:rPr>
            <w:bCs/>
            <w:snapToGrid/>
            <w:vertAlign w:val="subscript"/>
          </w:rPr>
          <w:t>i,2</w:t>
        </w:r>
        <w:r w:rsidR="001C6348">
          <w:rPr>
            <w:bCs/>
            <w:snapToGrid/>
          </w:rPr>
          <w:t xml:space="preserve"> and </w:t>
        </w:r>
        <w:r w:rsidR="001C6348" w:rsidRPr="00EA3237">
          <w:rPr>
            <w:bCs/>
            <w:snapToGrid/>
          </w:rPr>
          <w:t>Length(L</w:t>
        </w:r>
        <w:r w:rsidR="001C6348" w:rsidRPr="00EA3237">
          <w:rPr>
            <w:bCs/>
            <w:snapToGrid/>
            <w:vertAlign w:val="subscript"/>
          </w:rPr>
          <w:t>i</w:t>
        </w:r>
        <w:r w:rsidR="001C6348" w:rsidRPr="00EA3237">
          <w:rPr>
            <w:bCs/>
            <w:snapToGrid/>
          </w:rPr>
          <w:t>)</w:t>
        </w:r>
        <w:r w:rsidR="001C6348">
          <w:t xml:space="preserve"> to produce estimated variables </w:t>
        </w:r>
      </w:ins>
      <m:oMath>
        <m:sSub>
          <m:sSubPr>
            <m:ctrlPr>
              <w:ins w:id="684" w:author="Richard Wen" w:date="2026-02-27T18:01:00Z">
                <w:rPr>
                  <w:rFonts w:ascii="Cambria Math" w:hAnsi="Cambria Math"/>
                  <w:b/>
                  <w:i/>
                  <w:snapToGrid/>
                  <w:szCs w:val="20"/>
                </w:rPr>
              </w:ins>
            </m:ctrlPr>
          </m:sSubPr>
          <m:e>
            <m:acc>
              <m:accPr>
                <m:ctrlPr>
                  <w:ins w:id="685" w:author="Richard Wen" w:date="2026-02-27T18:01:00Z">
                    <w:rPr>
                      <w:rFonts w:ascii="Cambria Math" w:hAnsi="Cambria Math"/>
                      <w:b/>
                      <w:i/>
                      <w:snapToGrid/>
                      <w:szCs w:val="20"/>
                    </w:rPr>
                  </w:ins>
                </m:ctrlPr>
              </m:accPr>
              <m:e>
                <m:r>
                  <w:ins w:id="686" w:author="Richard Wen" w:date="2026-02-27T18:01:00Z">
                    <m:rPr>
                      <m:sty m:val="bi"/>
                    </m:rPr>
                    <w:rPr>
                      <w:rFonts w:ascii="Cambria Math" w:hAnsi="Cambria Math"/>
                      <w:snapToGrid/>
                    </w:rPr>
                    <m:t>X</m:t>
                  </w:ins>
                </m:r>
              </m:e>
            </m:acc>
          </m:e>
          <m:sub>
            <m:r>
              <w:ins w:id="687" w:author="Richard Wen" w:date="2026-02-27T18:01:00Z">
                <m:rPr>
                  <m:sty m:val="bi"/>
                </m:rPr>
                <w:rPr>
                  <w:rFonts w:ascii="Cambria Math" w:hAnsi="Cambria Math"/>
                  <w:snapToGrid/>
                </w:rPr>
                <m:t>i,4</m:t>
              </w:ins>
            </m:r>
          </m:sub>
        </m:sSub>
      </m:oMath>
      <w:ins w:id="688" w:author="Richard Wen" w:date="2026-02-27T18:01:00Z">
        <w:r w:rsidR="001C6348">
          <w:rPr>
            <w:b/>
            <w:snapToGrid/>
            <w:szCs w:val="20"/>
          </w:rPr>
          <w:t xml:space="preserve"> </w:t>
        </w:r>
        <w:r w:rsidR="001C6348" w:rsidRPr="00AB1794">
          <w:rPr>
            <w:bCs/>
            <w:snapToGrid/>
            <w:szCs w:val="20"/>
          </w:rPr>
          <w:t>and</w:t>
        </w:r>
        <w:r w:rsidR="001C6348">
          <w:t xml:space="preserve"> </w:t>
        </w:r>
      </w:ins>
      <m:oMath>
        <m:sSub>
          <m:sSubPr>
            <m:ctrlPr>
              <w:ins w:id="689" w:author="Richard Wen" w:date="2026-02-27T18:01:00Z">
                <w:rPr>
                  <w:rFonts w:ascii="Cambria Math" w:hAnsi="Cambria Math"/>
                  <w:b/>
                  <w:i/>
                  <w:snapToGrid/>
                  <w:szCs w:val="20"/>
                </w:rPr>
              </w:ins>
            </m:ctrlPr>
          </m:sSubPr>
          <m:e>
            <m:acc>
              <m:accPr>
                <m:ctrlPr>
                  <w:ins w:id="690" w:author="Richard Wen" w:date="2026-02-27T18:01:00Z">
                    <w:rPr>
                      <w:rFonts w:ascii="Cambria Math" w:hAnsi="Cambria Math"/>
                      <w:b/>
                      <w:i/>
                      <w:snapToGrid/>
                      <w:szCs w:val="20"/>
                    </w:rPr>
                  </w:ins>
                </m:ctrlPr>
              </m:accPr>
              <m:e>
                <m:r>
                  <w:ins w:id="691" w:author="Richard Wen" w:date="2026-02-27T18:01:00Z">
                    <m:rPr>
                      <m:sty m:val="bi"/>
                    </m:rPr>
                    <w:rPr>
                      <w:rFonts w:ascii="Cambria Math" w:hAnsi="Cambria Math"/>
                      <w:snapToGrid/>
                    </w:rPr>
                    <m:t>X</m:t>
                  </w:ins>
                </m:r>
              </m:e>
            </m:acc>
          </m:e>
          <m:sub>
            <m:r>
              <w:ins w:id="692" w:author="Richard Wen" w:date="2026-02-27T18:01:00Z">
                <m:rPr>
                  <m:sty m:val="bi"/>
                </m:rPr>
                <w:rPr>
                  <w:rFonts w:ascii="Cambria Math" w:hAnsi="Cambria Math"/>
                  <w:snapToGrid/>
                </w:rPr>
                <m:t>i,5</m:t>
              </w:ins>
            </m:r>
          </m:sub>
        </m:sSub>
      </m:oMath>
      <w:ins w:id="693" w:author="Richard Wen" w:date="2026-02-27T18:01:00Z">
        <w:r w:rsidR="001C6348">
          <w:rPr>
            <w:bCs/>
            <w:snapToGrid/>
            <w:szCs w:val="20"/>
          </w:rPr>
          <w:t xml:space="preserve">. Here, constraints limited the optimization to only modify variables </w:t>
        </w:r>
        <w:r w:rsidR="001C6348">
          <w:rPr>
            <w:bCs/>
            <w:snapToGrid/>
          </w:rPr>
          <w:t>X</w:t>
        </w:r>
        <w:r w:rsidR="001C6348">
          <w:rPr>
            <w:bCs/>
            <w:snapToGrid/>
            <w:vertAlign w:val="subscript"/>
          </w:rPr>
          <w:t>i,1 +</w:t>
        </w:r>
        <w:r w:rsidR="001C6348" w:rsidRPr="00664AFF">
          <w:rPr>
            <w:bCs/>
            <w:snapToGrid/>
          </w:rPr>
          <w:t xml:space="preserve"> </w:t>
        </w:r>
        <w:r w:rsidR="001C6348">
          <w:rPr>
            <w:bCs/>
            <w:snapToGrid/>
          </w:rPr>
          <w:t>X</w:t>
        </w:r>
        <w:r w:rsidR="001C6348">
          <w:rPr>
            <w:bCs/>
            <w:snapToGrid/>
            <w:vertAlign w:val="subscript"/>
          </w:rPr>
          <w:t xml:space="preserve">i,2 </w:t>
        </w:r>
        <w:r w:rsidR="001C6348">
          <w:rPr>
            <w:bCs/>
            <w:snapToGrid/>
          </w:rPr>
          <w:t xml:space="preserve">and </w:t>
        </w:r>
        <w:r w:rsidR="001C6348" w:rsidRPr="00EA3237">
          <w:rPr>
            <w:bCs/>
            <w:snapToGrid/>
          </w:rPr>
          <w:t>Length(L</w:t>
        </w:r>
        <w:r w:rsidR="001C6348" w:rsidRPr="00EA3237">
          <w:rPr>
            <w:bCs/>
            <w:snapToGrid/>
            <w:vertAlign w:val="subscript"/>
          </w:rPr>
          <w:t>i</w:t>
        </w:r>
        <w:r w:rsidR="001C6348" w:rsidRPr="00EA3237">
          <w:rPr>
            <w:bCs/>
            <w:snapToGrid/>
          </w:rPr>
          <w:t>)</w:t>
        </w:r>
        <w:r w:rsidR="001C6348">
          <w:rPr>
            <w:bCs/>
            <w:snapToGrid/>
            <w:szCs w:val="20"/>
          </w:rPr>
          <w:t xml:space="preserve"> for locations 1 and 2, while </w:t>
        </w:r>
        <w:r w:rsidR="001C6348">
          <w:rPr>
            <w:bCs/>
            <w:snapToGrid/>
          </w:rPr>
          <w:t>A</w:t>
        </w:r>
        <w:r w:rsidR="001C6348">
          <w:rPr>
            <w:bCs/>
            <w:snapToGrid/>
            <w:vertAlign w:val="subscript"/>
          </w:rPr>
          <w:t>i,1</w:t>
        </w:r>
        <w:r w:rsidR="001C6348">
          <w:rPr>
            <w:bCs/>
            <w:snapToGrid/>
          </w:rPr>
          <w:t>…A</w:t>
        </w:r>
        <w:r w:rsidR="001C6348">
          <w:rPr>
            <w:bCs/>
            <w:snapToGrid/>
            <w:vertAlign w:val="subscript"/>
          </w:rPr>
          <w:t>i,3</w:t>
        </w:r>
        <w:r w:rsidR="001C6348">
          <w:rPr>
            <w:bCs/>
            <w:snapToGrid/>
          </w:rPr>
          <w:t xml:space="preserve"> would be set to zero (no change) as they were non-modifiable according to the set constraints.</w:t>
        </w:r>
        <w:r w:rsidR="001C6348">
          <w:rPr>
            <w:bCs/>
            <w:snapToGrid/>
            <w:szCs w:val="20"/>
          </w:rPr>
          <w:t xml:space="preserve"> The estimated variables were used as input for the best model, producing the associated set of predicted outcomes </w:t>
        </w:r>
      </w:ins>
      <m:oMath>
        <m:sSub>
          <m:sSubPr>
            <m:ctrlPr>
              <w:ins w:id="694" w:author="Richard Wen" w:date="2026-02-27T18:01:00Z">
                <w:rPr>
                  <w:rFonts w:ascii="Cambria Math" w:hAnsi="Cambria Math"/>
                  <w:bCs/>
                  <w:i/>
                  <w:snapToGrid/>
                  <w:szCs w:val="20"/>
                </w:rPr>
              </w:ins>
            </m:ctrlPr>
          </m:sSubPr>
          <m:e>
            <m:acc>
              <m:accPr>
                <m:ctrlPr>
                  <w:ins w:id="695" w:author="Richard Wen" w:date="2026-02-27T18:01:00Z">
                    <w:rPr>
                      <w:rFonts w:ascii="Cambria Math" w:hAnsi="Cambria Math"/>
                      <w:bCs/>
                      <w:i/>
                      <w:snapToGrid/>
                    </w:rPr>
                  </w:ins>
                </m:ctrlPr>
              </m:accPr>
              <m:e>
                <m:r>
                  <w:ins w:id="696" w:author="Richard Wen" w:date="2026-02-27T18:01:00Z">
                    <w:rPr>
                      <w:rFonts w:ascii="Cambria Math" w:hAnsi="Cambria Math"/>
                      <w:snapToGrid/>
                    </w:rPr>
                    <m:t>Y</m:t>
                  </w:ins>
                </m:r>
              </m:e>
            </m:acc>
          </m:e>
          <m:sub>
            <m:r>
              <w:ins w:id="697" w:author="Richard Wen" w:date="2026-02-27T18:01:00Z">
                <w:rPr>
                  <w:rFonts w:ascii="Cambria Math" w:hAnsi="Cambria Math"/>
                  <w:snapToGrid/>
                  <w:szCs w:val="20"/>
                </w:rPr>
                <m:t>i</m:t>
              </w:ins>
            </m:r>
          </m:sub>
        </m:sSub>
      </m:oMath>
      <w:ins w:id="698" w:author="Richard Wen" w:date="2026-02-27T18:01:00Z">
        <w:r w:rsidR="001C6348">
          <w:rPr>
            <w:bCs/>
            <w:snapToGrid/>
            <w:szCs w:val="20"/>
          </w:rPr>
          <w:t>, which can be evaluated with an outcome metric. For example, given the sum of the predicted outcomes</w:t>
        </w:r>
      </w:ins>
      <m:oMath>
        <m:r>
          <w:ins w:id="699" w:author="Richard Wen" w:date="2026-02-27T18:01:00Z">
            <w:rPr>
              <w:rFonts w:ascii="Cambria Math" w:hAnsi="Cambria Math"/>
              <w:snapToGrid/>
              <w:szCs w:val="20"/>
            </w:rPr>
            <m:t xml:space="preserve"> </m:t>
          </w:ins>
        </m:r>
        <m:nary>
          <m:naryPr>
            <m:chr m:val="∑"/>
            <m:limLoc m:val="undOvr"/>
            <m:ctrlPr>
              <w:ins w:id="700" w:author="Richard Wen" w:date="2026-02-27T18:01:00Z">
                <w:rPr>
                  <w:rFonts w:ascii="Cambria Math" w:hAnsi="Cambria Math"/>
                  <w:bCs/>
                  <w:i/>
                  <w:snapToGrid/>
                  <w:szCs w:val="20"/>
                </w:rPr>
              </w:ins>
            </m:ctrlPr>
          </m:naryPr>
          <m:sub>
            <m:r>
              <w:ins w:id="701" w:author="Richard Wen" w:date="2026-02-27T18:01:00Z">
                <w:rPr>
                  <w:rFonts w:ascii="Cambria Math" w:hAnsi="Cambria Math"/>
                  <w:snapToGrid/>
                  <w:szCs w:val="20"/>
                </w:rPr>
                <m:t>i=1</m:t>
              </w:ins>
            </m:r>
          </m:sub>
          <m:sup>
            <m:r>
              <w:ins w:id="702" w:author="Richard Wen" w:date="2026-02-27T18:01:00Z">
                <w:rPr>
                  <w:rFonts w:ascii="Cambria Math" w:hAnsi="Cambria Math"/>
                  <w:snapToGrid/>
                  <w:szCs w:val="20"/>
                </w:rPr>
                <m:t>3</m:t>
              </w:ins>
            </m:r>
          </m:sup>
          <m:e>
            <m:sSub>
              <m:sSubPr>
                <m:ctrlPr>
                  <w:ins w:id="703" w:author="Richard Wen" w:date="2026-02-27T18:01:00Z">
                    <w:rPr>
                      <w:rFonts w:ascii="Cambria Math" w:hAnsi="Cambria Math"/>
                      <w:bCs/>
                      <w:i/>
                      <w:snapToGrid/>
                      <w:szCs w:val="20"/>
                    </w:rPr>
                  </w:ins>
                </m:ctrlPr>
              </m:sSubPr>
              <m:e>
                <m:acc>
                  <m:accPr>
                    <m:ctrlPr>
                      <w:ins w:id="704" w:author="Richard Wen" w:date="2026-02-27T18:01:00Z">
                        <w:rPr>
                          <w:rFonts w:ascii="Cambria Math" w:hAnsi="Cambria Math"/>
                          <w:bCs/>
                          <w:i/>
                          <w:snapToGrid/>
                        </w:rPr>
                      </w:ins>
                    </m:ctrlPr>
                  </m:accPr>
                  <m:e>
                    <m:r>
                      <w:ins w:id="705" w:author="Richard Wen" w:date="2026-02-27T18:01:00Z">
                        <w:rPr>
                          <w:rFonts w:ascii="Cambria Math" w:hAnsi="Cambria Math"/>
                          <w:snapToGrid/>
                        </w:rPr>
                        <m:t>Y</m:t>
                      </w:ins>
                    </m:r>
                  </m:e>
                </m:acc>
              </m:e>
              <m:sub>
                <m:r>
                  <w:ins w:id="706" w:author="Richard Wen" w:date="2026-02-27T18:01:00Z">
                    <w:rPr>
                      <w:rFonts w:ascii="Cambria Math" w:hAnsi="Cambria Math"/>
                      <w:snapToGrid/>
                      <w:szCs w:val="20"/>
                    </w:rPr>
                    <m:t>i</m:t>
                  </w:ins>
                </m:r>
              </m:sub>
            </m:sSub>
          </m:e>
        </m:nary>
      </m:oMath>
      <w:ins w:id="707" w:author="Richard Wen" w:date="2026-02-27T18:01:00Z">
        <w:r w:rsidR="001C6348">
          <w:rPr>
            <w:bCs/>
            <w:snapToGrid/>
            <w:szCs w:val="20"/>
          </w:rPr>
          <w:t xml:space="preserve">, and the objective of minimizing this sum, the optimization algorithm attempts to adjust actions </w:t>
        </w:r>
        <w:r w:rsidR="001C6348" w:rsidRPr="00AB1794">
          <w:rPr>
            <w:bCs/>
            <w:snapToGrid/>
          </w:rPr>
          <w:t>A</w:t>
        </w:r>
        <w:r w:rsidR="001C6348">
          <w:rPr>
            <w:bCs/>
            <w:snapToGrid/>
            <w:vertAlign w:val="subscript"/>
          </w:rPr>
          <w:t>i,4</w:t>
        </w:r>
        <w:r w:rsidR="001C6348">
          <w:rPr>
            <w:bCs/>
            <w:snapToGrid/>
          </w:rPr>
          <w:t xml:space="preserve"> and </w:t>
        </w:r>
        <w:r w:rsidR="001C6348" w:rsidRPr="00AB1794">
          <w:rPr>
            <w:bCs/>
            <w:snapToGrid/>
          </w:rPr>
          <w:t>A</w:t>
        </w:r>
        <w:r w:rsidR="001C6348">
          <w:rPr>
            <w:bCs/>
            <w:snapToGrid/>
            <w:vertAlign w:val="subscript"/>
          </w:rPr>
          <w:t>i,5</w:t>
        </w:r>
        <w:r w:rsidR="001C6348">
          <w:rPr>
            <w:bCs/>
            <w:snapToGrid/>
          </w:rPr>
          <w:t xml:space="preserve"> to produce the lowest sum given a set number of iterations or when all possible values are explored. In this example situation, the actions </w:t>
        </w:r>
        <w:r w:rsidR="001C6348" w:rsidRPr="00EA3237">
          <w:rPr>
            <w:bCs/>
            <w:snapToGrid/>
          </w:rPr>
          <w:t>A</w:t>
        </w:r>
        <w:r w:rsidR="001C6348">
          <w:rPr>
            <w:bCs/>
            <w:snapToGrid/>
            <w:vertAlign w:val="subscript"/>
          </w:rPr>
          <w:t>i,1</w:t>
        </w:r>
        <w:r w:rsidR="001C6348" w:rsidRPr="00EA3237">
          <w:rPr>
            <w:bCs/>
            <w:snapToGrid/>
          </w:rPr>
          <w:t>…A</w:t>
        </w:r>
        <w:r w:rsidR="001C6348">
          <w:rPr>
            <w:bCs/>
            <w:snapToGrid/>
            <w:vertAlign w:val="subscript"/>
          </w:rPr>
          <w:t>i,5</w:t>
        </w:r>
        <w:r w:rsidR="001C6348">
          <w:rPr>
            <w:bCs/>
            <w:snapToGrid/>
          </w:rPr>
          <w:t xml:space="preserve"> that produced the lowest sum would be the best geo-interventions, while its predicted outcomes </w:t>
        </w:r>
      </w:ins>
      <m:oMath>
        <m:sSub>
          <m:sSubPr>
            <m:ctrlPr>
              <w:ins w:id="708" w:author="Richard Wen" w:date="2026-02-27T18:01:00Z">
                <w:rPr>
                  <w:rFonts w:ascii="Cambria Math" w:hAnsi="Cambria Math"/>
                  <w:bCs/>
                  <w:i/>
                  <w:snapToGrid/>
                  <w:szCs w:val="20"/>
                </w:rPr>
              </w:ins>
            </m:ctrlPr>
          </m:sSubPr>
          <m:e>
            <m:acc>
              <m:accPr>
                <m:ctrlPr>
                  <w:ins w:id="709" w:author="Richard Wen" w:date="2026-02-27T18:01:00Z">
                    <w:rPr>
                      <w:rFonts w:ascii="Cambria Math" w:hAnsi="Cambria Math"/>
                      <w:bCs/>
                      <w:i/>
                      <w:snapToGrid/>
                    </w:rPr>
                  </w:ins>
                </m:ctrlPr>
              </m:accPr>
              <m:e>
                <m:r>
                  <w:ins w:id="710" w:author="Richard Wen" w:date="2026-02-27T18:01:00Z">
                    <w:rPr>
                      <w:rFonts w:ascii="Cambria Math" w:hAnsi="Cambria Math"/>
                      <w:snapToGrid/>
                    </w:rPr>
                    <m:t>Y</m:t>
                  </w:ins>
                </m:r>
              </m:e>
            </m:acc>
          </m:e>
          <m:sub>
            <m:r>
              <w:ins w:id="711" w:author="Richard Wen" w:date="2026-02-27T18:01:00Z">
                <w:rPr>
                  <w:rFonts w:ascii="Cambria Math" w:hAnsi="Cambria Math"/>
                  <w:snapToGrid/>
                  <w:szCs w:val="20"/>
                </w:rPr>
                <m:t>i</m:t>
              </w:ins>
            </m:r>
          </m:sub>
        </m:sSub>
      </m:oMath>
      <w:ins w:id="712" w:author="Richard Wen" w:date="2026-02-27T18:01:00Z">
        <w:r w:rsidR="001C6348">
          <w:rPr>
            <w:bCs/>
            <w:snapToGrid/>
            <w:szCs w:val="20"/>
          </w:rPr>
          <w:t xml:space="preserve"> would be the best outcomes.</w:t>
        </w:r>
      </w:ins>
    </w:p>
    <w:p w14:paraId="107DE98C" w14:textId="4FAB5A92" w:rsidR="001C6348" w:rsidRDefault="001C6348" w:rsidP="001C6348">
      <w:pPr>
        <w:pStyle w:val="MDPI41tablecaption"/>
        <w:rPr>
          <w:ins w:id="713" w:author="Richard Wen" w:date="2026-02-27T18:01:00Z"/>
        </w:rPr>
      </w:pPr>
      <w:ins w:id="714" w:author="Richard Wen" w:date="2026-02-27T18:01:00Z">
        <w:r>
          <w:rPr>
            <w:b/>
          </w:rPr>
          <w:t>Table A3</w:t>
        </w:r>
        <w:r w:rsidRPr="00325902">
          <w:rPr>
            <w:b/>
          </w:rPr>
          <w:t>.</w:t>
        </w:r>
        <w:r w:rsidRPr="00325902">
          <w:t xml:space="preserve"> </w:t>
        </w:r>
        <w:r>
          <w:rPr>
            <w:bCs/>
          </w:rPr>
          <w:t>Example geo-intervention generation data for one iteration of the optimization algorithm</w:t>
        </w:r>
        <w:r w:rsidRPr="00325902">
          <w:t>.</w:t>
        </w:r>
      </w:ins>
    </w:p>
    <w:tbl>
      <w:tblPr>
        <w:tblW w:w="3754" w:type="pct"/>
        <w:tblInd w:w="2608" w:type="dxa"/>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127"/>
        <w:gridCol w:w="746"/>
        <w:gridCol w:w="949"/>
        <w:gridCol w:w="294"/>
        <w:gridCol w:w="294"/>
        <w:gridCol w:w="1838"/>
        <w:gridCol w:w="2001"/>
        <w:gridCol w:w="1609"/>
      </w:tblGrid>
      <w:tr w:rsidR="001C6348" w:rsidRPr="00F30E14" w14:paraId="18E30A54" w14:textId="77777777" w:rsidTr="00BF5F1F">
        <w:trPr>
          <w:ins w:id="715" w:author="Richard Wen" w:date="2026-02-27T18:01:00Z"/>
        </w:trPr>
        <w:tc>
          <w:tcPr>
            <w:tcW w:w="0" w:type="auto"/>
            <w:tcBorders>
              <w:bottom w:val="single" w:sz="4" w:space="0" w:color="auto"/>
            </w:tcBorders>
          </w:tcPr>
          <w:p w14:paraId="497559B4" w14:textId="77777777" w:rsidR="001C6348" w:rsidRPr="00514A51" w:rsidRDefault="001C6348" w:rsidP="00BF5F1F">
            <w:pPr>
              <w:pStyle w:val="MDPI42tablebody"/>
              <w:spacing w:line="240" w:lineRule="auto"/>
              <w:rPr>
                <w:ins w:id="716" w:author="Richard Wen" w:date="2026-02-27T18:01:00Z"/>
                <w:b/>
                <w:snapToGrid/>
                <w:sz w:val="16"/>
                <w:szCs w:val="16"/>
              </w:rPr>
            </w:pPr>
            <w:ins w:id="717" w:author="Richard Wen" w:date="2026-02-27T18:01:00Z">
              <w:r w:rsidRPr="00514A51">
                <w:rPr>
                  <w:b/>
                  <w:snapToGrid/>
                  <w:sz w:val="16"/>
                  <w:szCs w:val="16"/>
                </w:rPr>
                <w:t>i</w:t>
              </w:r>
            </w:ins>
          </w:p>
        </w:tc>
        <w:tc>
          <w:tcPr>
            <w:tcW w:w="0" w:type="auto"/>
            <w:tcBorders>
              <w:bottom w:val="single" w:sz="4" w:space="0" w:color="auto"/>
            </w:tcBorders>
          </w:tcPr>
          <w:p w14:paraId="35FF30EC" w14:textId="77777777" w:rsidR="001C6348" w:rsidRPr="00514A51" w:rsidRDefault="001C6348" w:rsidP="00BF5F1F">
            <w:pPr>
              <w:pStyle w:val="MDPI42tablebody"/>
              <w:spacing w:line="240" w:lineRule="auto"/>
              <w:rPr>
                <w:ins w:id="718" w:author="Richard Wen" w:date="2026-02-27T18:01:00Z"/>
                <w:b/>
                <w:snapToGrid/>
                <w:sz w:val="16"/>
                <w:szCs w:val="16"/>
              </w:rPr>
            </w:pPr>
            <w:ins w:id="719" w:author="Richard Wen" w:date="2026-02-27T18:01:00Z">
              <w:r w:rsidRPr="00A64C9E">
                <w:rPr>
                  <w:b/>
                  <w:snapToGrid/>
                  <w:sz w:val="16"/>
                  <w:szCs w:val="16"/>
                </w:rPr>
                <w:t>X</w:t>
              </w:r>
              <w:r w:rsidRPr="00A64C9E">
                <w:rPr>
                  <w:b/>
                  <w:snapToGrid/>
                  <w:sz w:val="16"/>
                  <w:szCs w:val="16"/>
                  <w:vertAlign w:val="subscript"/>
                </w:rPr>
                <w:t>i,1</w:t>
              </w:r>
              <w:r w:rsidRPr="00A64C9E">
                <w:rPr>
                  <w:b/>
                  <w:snapToGrid/>
                  <w:sz w:val="16"/>
                  <w:szCs w:val="16"/>
                </w:rPr>
                <w:t xml:space="preserve"> + X</w:t>
              </w:r>
              <w:r w:rsidRPr="00A64C9E">
                <w:rPr>
                  <w:b/>
                  <w:snapToGrid/>
                  <w:sz w:val="16"/>
                  <w:szCs w:val="16"/>
                  <w:vertAlign w:val="subscript"/>
                </w:rPr>
                <w:t>i,2</w:t>
              </w:r>
            </w:ins>
          </w:p>
        </w:tc>
        <w:tc>
          <w:tcPr>
            <w:tcW w:w="0" w:type="auto"/>
            <w:tcBorders>
              <w:bottom w:val="single" w:sz="4" w:space="0" w:color="auto"/>
            </w:tcBorders>
          </w:tcPr>
          <w:p w14:paraId="1A04A21B" w14:textId="77777777" w:rsidR="001C6348" w:rsidRPr="00514A51" w:rsidRDefault="001C6348" w:rsidP="00BF5F1F">
            <w:pPr>
              <w:pStyle w:val="MDPI42tablebody"/>
              <w:spacing w:line="240" w:lineRule="auto"/>
              <w:rPr>
                <w:ins w:id="720" w:author="Richard Wen" w:date="2026-02-27T18:01:00Z"/>
                <w:b/>
                <w:snapToGrid/>
                <w:sz w:val="16"/>
                <w:szCs w:val="16"/>
              </w:rPr>
            </w:pPr>
            <w:ins w:id="721" w:author="Richard Wen" w:date="2026-02-27T18:01:00Z">
              <w:r w:rsidRPr="00514A51">
                <w:rPr>
                  <w:b/>
                  <w:snapToGrid/>
                  <w:sz w:val="16"/>
                  <w:szCs w:val="16"/>
                </w:rPr>
                <w:t>Length(L</w:t>
              </w:r>
              <w:r w:rsidRPr="00514A51">
                <w:rPr>
                  <w:b/>
                  <w:snapToGrid/>
                  <w:sz w:val="16"/>
                  <w:szCs w:val="16"/>
                  <w:vertAlign w:val="subscript"/>
                </w:rPr>
                <w:t>i</w:t>
              </w:r>
              <w:r w:rsidRPr="00514A51">
                <w:rPr>
                  <w:b/>
                  <w:snapToGrid/>
                  <w:sz w:val="16"/>
                  <w:szCs w:val="16"/>
                </w:rPr>
                <w:t>)</w:t>
              </w:r>
            </w:ins>
          </w:p>
        </w:tc>
        <w:tc>
          <w:tcPr>
            <w:tcW w:w="0" w:type="auto"/>
            <w:tcBorders>
              <w:bottom w:val="single" w:sz="4" w:space="0" w:color="auto"/>
            </w:tcBorders>
          </w:tcPr>
          <w:p w14:paraId="3ECBAD84" w14:textId="77777777" w:rsidR="001C6348" w:rsidRPr="00514A51" w:rsidRDefault="001C6348" w:rsidP="00BF5F1F">
            <w:pPr>
              <w:pStyle w:val="MDPI42tablebody"/>
              <w:spacing w:line="240" w:lineRule="auto"/>
              <w:rPr>
                <w:ins w:id="722" w:author="Richard Wen" w:date="2026-02-27T18:01:00Z"/>
                <w:b/>
                <w:snapToGrid/>
                <w:sz w:val="16"/>
                <w:szCs w:val="16"/>
                <w:vertAlign w:val="subscript"/>
              </w:rPr>
            </w:pPr>
            <w:ins w:id="723" w:author="Richard Wen" w:date="2026-02-27T18:01:00Z">
              <w:r w:rsidRPr="00514A51">
                <w:rPr>
                  <w:b/>
                  <w:snapToGrid/>
                  <w:sz w:val="16"/>
                  <w:szCs w:val="16"/>
                </w:rPr>
                <w:t>A</w:t>
              </w:r>
              <w:r w:rsidRPr="00514A51">
                <w:rPr>
                  <w:b/>
                  <w:snapToGrid/>
                  <w:sz w:val="16"/>
                  <w:szCs w:val="16"/>
                  <w:vertAlign w:val="subscript"/>
                </w:rPr>
                <w:t>i,</w:t>
              </w:r>
              <w:r>
                <w:rPr>
                  <w:b/>
                  <w:snapToGrid/>
                  <w:sz w:val="16"/>
                  <w:szCs w:val="16"/>
                  <w:vertAlign w:val="subscript"/>
                </w:rPr>
                <w:t>4</w:t>
              </w:r>
            </w:ins>
          </w:p>
        </w:tc>
        <w:tc>
          <w:tcPr>
            <w:tcW w:w="0" w:type="auto"/>
            <w:tcBorders>
              <w:bottom w:val="single" w:sz="4" w:space="0" w:color="auto"/>
            </w:tcBorders>
          </w:tcPr>
          <w:p w14:paraId="26CC7446" w14:textId="77777777" w:rsidR="001C6348" w:rsidRPr="00514A51" w:rsidRDefault="001C6348" w:rsidP="00BF5F1F">
            <w:pPr>
              <w:pStyle w:val="MDPI42tablebody"/>
              <w:spacing w:line="240" w:lineRule="auto"/>
              <w:rPr>
                <w:ins w:id="724" w:author="Richard Wen" w:date="2026-02-27T18:01:00Z"/>
                <w:b/>
                <w:snapToGrid/>
                <w:sz w:val="16"/>
                <w:szCs w:val="16"/>
              </w:rPr>
            </w:pPr>
            <w:ins w:id="725" w:author="Richard Wen" w:date="2026-02-27T18:01:00Z">
              <w:r w:rsidRPr="00514A51">
                <w:rPr>
                  <w:b/>
                  <w:snapToGrid/>
                  <w:sz w:val="16"/>
                  <w:szCs w:val="16"/>
                </w:rPr>
                <w:t>A</w:t>
              </w:r>
              <w:r w:rsidRPr="00514A51">
                <w:rPr>
                  <w:b/>
                  <w:snapToGrid/>
                  <w:sz w:val="16"/>
                  <w:szCs w:val="16"/>
                  <w:vertAlign w:val="subscript"/>
                </w:rPr>
                <w:t>i,5</w:t>
              </w:r>
            </w:ins>
          </w:p>
        </w:tc>
        <w:tc>
          <w:tcPr>
            <w:tcW w:w="0" w:type="auto"/>
            <w:tcBorders>
              <w:bottom w:val="single" w:sz="4" w:space="0" w:color="auto"/>
            </w:tcBorders>
          </w:tcPr>
          <w:p w14:paraId="0C957AAC" w14:textId="77777777" w:rsidR="001C6348" w:rsidRPr="00514A51" w:rsidRDefault="00F52900" w:rsidP="00BF5F1F">
            <w:pPr>
              <w:pStyle w:val="MDPI42tablebody"/>
              <w:spacing w:line="240" w:lineRule="auto"/>
              <w:rPr>
                <w:ins w:id="726" w:author="Richard Wen" w:date="2026-02-27T18:01:00Z"/>
                <w:b/>
                <w:snapToGrid/>
                <w:sz w:val="16"/>
                <w:szCs w:val="16"/>
                <w:vertAlign w:val="subscript"/>
              </w:rPr>
            </w:pPr>
            <m:oMath>
              <m:sSub>
                <m:sSubPr>
                  <m:ctrlPr>
                    <w:ins w:id="727" w:author="Richard Wen" w:date="2026-02-27T18:01:00Z">
                      <w:rPr>
                        <w:rFonts w:ascii="Cambria Math" w:hAnsi="Cambria Math"/>
                        <w:b/>
                        <w:i/>
                        <w:snapToGrid/>
                        <w:sz w:val="16"/>
                        <w:szCs w:val="16"/>
                      </w:rPr>
                    </w:ins>
                  </m:ctrlPr>
                </m:sSubPr>
                <m:e>
                  <m:acc>
                    <m:accPr>
                      <m:ctrlPr>
                        <w:ins w:id="728" w:author="Richard Wen" w:date="2026-02-27T18:01:00Z">
                          <w:rPr>
                            <w:rFonts w:ascii="Cambria Math" w:hAnsi="Cambria Math"/>
                            <w:b/>
                            <w:i/>
                            <w:snapToGrid/>
                            <w:sz w:val="16"/>
                            <w:szCs w:val="16"/>
                          </w:rPr>
                        </w:ins>
                      </m:ctrlPr>
                    </m:accPr>
                    <m:e>
                      <m:r>
                        <w:ins w:id="729" w:author="Richard Wen" w:date="2026-02-27T18:01:00Z">
                          <m:rPr>
                            <m:sty m:val="bi"/>
                          </m:rPr>
                          <w:rPr>
                            <w:rFonts w:ascii="Cambria Math" w:hAnsi="Cambria Math"/>
                            <w:snapToGrid/>
                            <w:sz w:val="16"/>
                            <w:szCs w:val="16"/>
                          </w:rPr>
                          <m:t>X</m:t>
                        </w:ins>
                      </m:r>
                    </m:e>
                  </m:acc>
                </m:e>
                <m:sub>
                  <m:r>
                    <w:ins w:id="730" w:author="Richard Wen" w:date="2026-02-27T18:01:00Z">
                      <m:rPr>
                        <m:sty m:val="bi"/>
                      </m:rPr>
                      <w:rPr>
                        <w:rFonts w:ascii="Cambria Math" w:hAnsi="Cambria Math"/>
                        <w:snapToGrid/>
                        <w:sz w:val="16"/>
                        <w:szCs w:val="16"/>
                      </w:rPr>
                      <m:t>i,4</m:t>
                    </w:ins>
                  </m:r>
                </m:sub>
              </m:sSub>
            </m:oMath>
            <w:ins w:id="731" w:author="Richard Wen" w:date="2026-02-27T18:01:00Z">
              <w:r w:rsidR="001C6348" w:rsidRPr="00514A51">
                <w:rPr>
                  <w:b/>
                  <w:snapToGrid/>
                  <w:sz w:val="16"/>
                  <w:szCs w:val="16"/>
                </w:rPr>
                <w:t xml:space="preserve">= </w:t>
              </w:r>
              <w:r w:rsidR="001C6348">
                <w:rPr>
                  <w:b/>
                  <w:snapToGrid/>
                  <w:sz w:val="16"/>
                  <w:szCs w:val="16"/>
                </w:rPr>
                <w:t>(</w:t>
              </w:r>
              <w:r w:rsidR="001C6348" w:rsidRPr="00A64C9E">
                <w:rPr>
                  <w:b/>
                  <w:snapToGrid/>
                  <w:sz w:val="16"/>
                  <w:szCs w:val="16"/>
                </w:rPr>
                <w:t>X</w:t>
              </w:r>
              <w:r w:rsidR="001C6348" w:rsidRPr="00A64C9E">
                <w:rPr>
                  <w:b/>
                  <w:snapToGrid/>
                  <w:sz w:val="16"/>
                  <w:szCs w:val="16"/>
                  <w:vertAlign w:val="subscript"/>
                </w:rPr>
                <w:t>i,1</w:t>
              </w:r>
              <w:r w:rsidR="001C6348" w:rsidRPr="00A64C9E">
                <w:rPr>
                  <w:b/>
                  <w:snapToGrid/>
                  <w:sz w:val="16"/>
                  <w:szCs w:val="16"/>
                </w:rPr>
                <w:t xml:space="preserve"> + X</w:t>
              </w:r>
              <w:r w:rsidR="001C6348" w:rsidRPr="00A64C9E">
                <w:rPr>
                  <w:b/>
                  <w:snapToGrid/>
                  <w:sz w:val="16"/>
                  <w:szCs w:val="16"/>
                  <w:vertAlign w:val="subscript"/>
                </w:rPr>
                <w:t>i,2</w:t>
              </w:r>
              <w:r w:rsidR="001C6348">
                <w:rPr>
                  <w:b/>
                  <w:snapToGrid/>
                  <w:sz w:val="16"/>
                  <w:szCs w:val="16"/>
                </w:rPr>
                <w:t xml:space="preserve">) </w:t>
              </w:r>
              <w:r w:rsidR="001C6348" w:rsidRPr="00514A51">
                <w:rPr>
                  <w:b/>
                  <w:snapToGrid/>
                  <w:sz w:val="16"/>
                  <w:szCs w:val="16"/>
                </w:rPr>
                <w:t>+ A</w:t>
              </w:r>
              <w:r w:rsidR="001C6348" w:rsidRPr="00514A51">
                <w:rPr>
                  <w:b/>
                  <w:snapToGrid/>
                  <w:sz w:val="16"/>
                  <w:szCs w:val="16"/>
                  <w:vertAlign w:val="subscript"/>
                </w:rPr>
                <w:t>i,</w:t>
              </w:r>
              <w:r w:rsidR="001C6348">
                <w:rPr>
                  <w:b/>
                  <w:snapToGrid/>
                  <w:sz w:val="16"/>
                  <w:szCs w:val="16"/>
                  <w:vertAlign w:val="subscript"/>
                </w:rPr>
                <w:t>4</w:t>
              </w:r>
            </w:ins>
          </w:p>
        </w:tc>
        <w:tc>
          <w:tcPr>
            <w:tcW w:w="0" w:type="auto"/>
            <w:tcBorders>
              <w:bottom w:val="single" w:sz="4" w:space="0" w:color="auto"/>
            </w:tcBorders>
          </w:tcPr>
          <w:p w14:paraId="5D8FD8C5" w14:textId="77777777" w:rsidR="001C6348" w:rsidRPr="00514A51" w:rsidRDefault="001C6348" w:rsidP="00BF5F1F">
            <w:pPr>
              <w:pStyle w:val="MDPI42tablebody"/>
              <w:spacing w:line="240" w:lineRule="auto"/>
              <w:jc w:val="both"/>
              <w:rPr>
                <w:ins w:id="732" w:author="Richard Wen" w:date="2026-02-27T18:01:00Z"/>
                <w:b/>
                <w:snapToGrid/>
                <w:sz w:val="16"/>
                <w:szCs w:val="16"/>
              </w:rPr>
            </w:pPr>
            <w:ins w:id="733" w:author="Richard Wen" w:date="2026-02-27T18:01:00Z">
              <w:r w:rsidRPr="00514A51">
                <w:rPr>
                  <w:b/>
                  <w:snapToGrid/>
                  <w:sz w:val="16"/>
                  <w:szCs w:val="16"/>
                </w:rPr>
                <w:t xml:space="preserve"> </w:t>
              </w:r>
            </w:ins>
            <m:oMath>
              <m:sSub>
                <m:sSubPr>
                  <m:ctrlPr>
                    <w:ins w:id="734" w:author="Richard Wen" w:date="2026-02-27T18:01:00Z">
                      <w:rPr>
                        <w:rFonts w:ascii="Cambria Math" w:hAnsi="Cambria Math"/>
                        <w:b/>
                        <w:i/>
                        <w:snapToGrid/>
                        <w:sz w:val="16"/>
                        <w:szCs w:val="16"/>
                      </w:rPr>
                    </w:ins>
                  </m:ctrlPr>
                </m:sSubPr>
                <m:e>
                  <m:acc>
                    <m:accPr>
                      <m:ctrlPr>
                        <w:ins w:id="735" w:author="Richard Wen" w:date="2026-02-27T18:01:00Z">
                          <w:rPr>
                            <w:rFonts w:ascii="Cambria Math" w:hAnsi="Cambria Math"/>
                            <w:b/>
                            <w:i/>
                            <w:snapToGrid/>
                            <w:sz w:val="16"/>
                            <w:szCs w:val="16"/>
                          </w:rPr>
                        </w:ins>
                      </m:ctrlPr>
                    </m:accPr>
                    <m:e>
                      <m:r>
                        <w:ins w:id="736" w:author="Richard Wen" w:date="2026-02-27T18:01:00Z">
                          <m:rPr>
                            <m:sty m:val="bi"/>
                          </m:rPr>
                          <w:rPr>
                            <w:rFonts w:ascii="Cambria Math" w:hAnsi="Cambria Math"/>
                            <w:snapToGrid/>
                            <w:sz w:val="16"/>
                            <w:szCs w:val="16"/>
                          </w:rPr>
                          <m:t>X</m:t>
                        </w:ins>
                      </m:r>
                    </m:e>
                  </m:acc>
                </m:e>
                <m:sub>
                  <m:r>
                    <w:ins w:id="737" w:author="Richard Wen" w:date="2026-02-27T18:01:00Z">
                      <m:rPr>
                        <m:sty m:val="bi"/>
                      </m:rPr>
                      <w:rPr>
                        <w:rFonts w:ascii="Cambria Math" w:hAnsi="Cambria Math"/>
                        <w:snapToGrid/>
                        <w:sz w:val="16"/>
                        <w:szCs w:val="16"/>
                      </w:rPr>
                      <m:t>i,5</m:t>
                    </w:ins>
                  </m:r>
                </m:sub>
              </m:sSub>
            </m:oMath>
            <w:ins w:id="738" w:author="Richard Wen" w:date="2026-02-27T18:01:00Z">
              <w:r w:rsidRPr="00514A51">
                <w:rPr>
                  <w:b/>
                  <w:snapToGrid/>
                  <w:sz w:val="16"/>
                  <w:szCs w:val="16"/>
                </w:rPr>
                <w:t>= Length(L</w:t>
              </w:r>
              <w:r w:rsidRPr="00514A51">
                <w:rPr>
                  <w:b/>
                  <w:snapToGrid/>
                  <w:sz w:val="16"/>
                  <w:szCs w:val="16"/>
                  <w:vertAlign w:val="subscript"/>
                </w:rPr>
                <w:t>i</w:t>
              </w:r>
              <w:r w:rsidRPr="00514A51">
                <w:rPr>
                  <w:b/>
                  <w:snapToGrid/>
                  <w:sz w:val="16"/>
                  <w:szCs w:val="16"/>
                </w:rPr>
                <w:t>) + A</w:t>
              </w:r>
              <w:r w:rsidRPr="00514A51">
                <w:rPr>
                  <w:b/>
                  <w:snapToGrid/>
                  <w:sz w:val="16"/>
                  <w:szCs w:val="16"/>
                  <w:vertAlign w:val="subscript"/>
                </w:rPr>
                <w:t>i,5</w:t>
              </w:r>
            </w:ins>
          </w:p>
        </w:tc>
        <w:tc>
          <w:tcPr>
            <w:tcW w:w="0" w:type="auto"/>
            <w:tcBorders>
              <w:bottom w:val="single" w:sz="4" w:space="0" w:color="auto"/>
            </w:tcBorders>
          </w:tcPr>
          <w:p w14:paraId="727BF7EC" w14:textId="77777777" w:rsidR="001C6348" w:rsidRPr="00514A51" w:rsidRDefault="00F52900" w:rsidP="00BF5F1F">
            <w:pPr>
              <w:pStyle w:val="MDPI42tablebody"/>
              <w:spacing w:line="240" w:lineRule="auto"/>
              <w:rPr>
                <w:ins w:id="739" w:author="Richard Wen" w:date="2026-02-27T18:01:00Z"/>
                <w:b/>
                <w:snapToGrid/>
                <w:sz w:val="16"/>
                <w:szCs w:val="16"/>
              </w:rPr>
            </w:pPr>
            <m:oMath>
              <m:sSub>
                <m:sSubPr>
                  <m:ctrlPr>
                    <w:ins w:id="740" w:author="Richard Wen" w:date="2026-02-27T18:01:00Z">
                      <w:rPr>
                        <w:rFonts w:ascii="Cambria Math" w:hAnsi="Cambria Math"/>
                        <w:b/>
                        <w:i/>
                        <w:snapToGrid/>
                        <w:sz w:val="16"/>
                        <w:szCs w:val="16"/>
                      </w:rPr>
                    </w:ins>
                  </m:ctrlPr>
                </m:sSubPr>
                <m:e>
                  <m:acc>
                    <m:accPr>
                      <m:ctrlPr>
                        <w:ins w:id="741" w:author="Richard Wen" w:date="2026-02-27T18:01:00Z">
                          <w:rPr>
                            <w:rFonts w:ascii="Cambria Math" w:hAnsi="Cambria Math"/>
                            <w:b/>
                            <w:i/>
                            <w:snapToGrid/>
                            <w:sz w:val="16"/>
                            <w:szCs w:val="16"/>
                          </w:rPr>
                        </w:ins>
                      </m:ctrlPr>
                    </m:accPr>
                    <m:e>
                      <m:r>
                        <w:ins w:id="742" w:author="Richard Wen" w:date="2026-02-27T18:01:00Z">
                          <m:rPr>
                            <m:sty m:val="bi"/>
                          </m:rPr>
                          <w:rPr>
                            <w:rFonts w:ascii="Cambria Math" w:hAnsi="Cambria Math"/>
                            <w:snapToGrid/>
                            <w:sz w:val="16"/>
                            <w:szCs w:val="16"/>
                          </w:rPr>
                          <m:t>Y</m:t>
                        </w:ins>
                      </m:r>
                    </m:e>
                  </m:acc>
                </m:e>
                <m:sub>
                  <m:r>
                    <w:ins w:id="743" w:author="Richard Wen" w:date="2026-02-27T18:01:00Z">
                      <m:rPr>
                        <m:sty m:val="bi"/>
                      </m:rPr>
                      <w:rPr>
                        <w:rFonts w:ascii="Cambria Math" w:hAnsi="Cambria Math"/>
                        <w:snapToGrid/>
                        <w:sz w:val="16"/>
                        <w:szCs w:val="16"/>
                      </w:rPr>
                      <m:t>i</m:t>
                    </w:ins>
                  </m:r>
                </m:sub>
              </m:sSub>
            </m:oMath>
            <w:ins w:id="744" w:author="Richard Wen" w:date="2026-02-27T18:01:00Z">
              <w:r w:rsidR="001C6348" w:rsidRPr="00514A51">
                <w:rPr>
                  <w:b/>
                  <w:snapToGrid/>
                  <w:sz w:val="16"/>
                  <w:szCs w:val="16"/>
                </w:rPr>
                <w:t xml:space="preserve"> = </w:t>
              </w:r>
              <w:r w:rsidR="001C6348" w:rsidRPr="00514A51">
                <w:rPr>
                  <w:b/>
                  <w:i/>
                  <w:iCs/>
                  <w:snapToGrid/>
                  <w:sz w:val="16"/>
                  <w:szCs w:val="16"/>
                </w:rPr>
                <w:t>f</w:t>
              </w:r>
              <w:r w:rsidR="001C6348" w:rsidRPr="00514A51">
                <w:rPr>
                  <w:b/>
                  <w:snapToGrid/>
                  <w:sz w:val="16"/>
                  <w:szCs w:val="16"/>
                </w:rPr>
                <w:t>(</w:t>
              </w:r>
            </w:ins>
            <m:oMath>
              <m:sSub>
                <m:sSubPr>
                  <m:ctrlPr>
                    <w:ins w:id="745" w:author="Richard Wen" w:date="2026-02-27T18:01:00Z">
                      <w:rPr>
                        <w:rFonts w:ascii="Cambria Math" w:hAnsi="Cambria Math"/>
                        <w:b/>
                        <w:i/>
                        <w:snapToGrid/>
                        <w:sz w:val="16"/>
                        <w:szCs w:val="16"/>
                      </w:rPr>
                    </w:ins>
                  </m:ctrlPr>
                </m:sSubPr>
                <m:e>
                  <m:acc>
                    <m:accPr>
                      <m:ctrlPr>
                        <w:ins w:id="746" w:author="Richard Wen" w:date="2026-02-27T18:01:00Z">
                          <w:rPr>
                            <w:rFonts w:ascii="Cambria Math" w:hAnsi="Cambria Math"/>
                            <w:b/>
                            <w:i/>
                            <w:snapToGrid/>
                            <w:sz w:val="16"/>
                            <w:szCs w:val="16"/>
                          </w:rPr>
                        </w:ins>
                      </m:ctrlPr>
                    </m:accPr>
                    <m:e>
                      <m:r>
                        <w:ins w:id="747" w:author="Richard Wen" w:date="2026-02-27T18:01:00Z">
                          <m:rPr>
                            <m:sty m:val="bi"/>
                          </m:rPr>
                          <w:rPr>
                            <w:rFonts w:ascii="Cambria Math" w:hAnsi="Cambria Math"/>
                            <w:snapToGrid/>
                            <w:sz w:val="16"/>
                            <w:szCs w:val="16"/>
                          </w:rPr>
                          <m:t>X</m:t>
                        </w:ins>
                      </m:r>
                    </m:e>
                  </m:acc>
                </m:e>
                <m:sub>
                  <m:r>
                    <w:ins w:id="748" w:author="Richard Wen" w:date="2026-02-27T18:01:00Z">
                      <m:rPr>
                        <m:sty m:val="bi"/>
                      </m:rPr>
                      <w:rPr>
                        <w:rFonts w:ascii="Cambria Math" w:hAnsi="Cambria Math"/>
                        <w:snapToGrid/>
                        <w:sz w:val="16"/>
                        <w:szCs w:val="16"/>
                      </w:rPr>
                      <m:t>i,1</m:t>
                    </w:ins>
                  </m:r>
                </m:sub>
              </m:sSub>
            </m:oMath>
            <w:ins w:id="749" w:author="Richard Wen" w:date="2026-02-27T18:01:00Z">
              <w:r w:rsidR="001C6348" w:rsidRPr="00514A51">
                <w:rPr>
                  <w:b/>
                  <w:snapToGrid/>
                  <w:sz w:val="16"/>
                  <w:szCs w:val="16"/>
                  <w:vertAlign w:val="subscript"/>
                </w:rPr>
                <w:t xml:space="preserve"> </w:t>
              </w:r>
              <w:r w:rsidR="001C6348" w:rsidRPr="00514A51">
                <w:rPr>
                  <w:b/>
                  <w:snapToGrid/>
                  <w:sz w:val="16"/>
                  <w:szCs w:val="16"/>
                </w:rPr>
                <w:t xml:space="preserve">… </w:t>
              </w:r>
            </w:ins>
            <m:oMath>
              <m:sSub>
                <m:sSubPr>
                  <m:ctrlPr>
                    <w:ins w:id="750" w:author="Richard Wen" w:date="2026-02-27T18:01:00Z">
                      <w:rPr>
                        <w:rFonts w:ascii="Cambria Math" w:hAnsi="Cambria Math"/>
                        <w:b/>
                        <w:i/>
                        <w:snapToGrid/>
                        <w:sz w:val="16"/>
                        <w:szCs w:val="16"/>
                      </w:rPr>
                    </w:ins>
                  </m:ctrlPr>
                </m:sSubPr>
                <m:e>
                  <m:acc>
                    <m:accPr>
                      <m:ctrlPr>
                        <w:ins w:id="751" w:author="Richard Wen" w:date="2026-02-27T18:01:00Z">
                          <w:rPr>
                            <w:rFonts w:ascii="Cambria Math" w:hAnsi="Cambria Math"/>
                            <w:b/>
                            <w:i/>
                            <w:snapToGrid/>
                            <w:sz w:val="16"/>
                            <w:szCs w:val="16"/>
                          </w:rPr>
                        </w:ins>
                      </m:ctrlPr>
                    </m:accPr>
                    <m:e>
                      <m:r>
                        <w:ins w:id="752" w:author="Richard Wen" w:date="2026-02-27T18:01:00Z">
                          <m:rPr>
                            <m:sty m:val="bi"/>
                          </m:rPr>
                          <w:rPr>
                            <w:rFonts w:ascii="Cambria Math" w:hAnsi="Cambria Math"/>
                            <w:snapToGrid/>
                            <w:sz w:val="16"/>
                            <w:szCs w:val="16"/>
                          </w:rPr>
                          <m:t>X</m:t>
                        </w:ins>
                      </m:r>
                    </m:e>
                  </m:acc>
                </m:e>
                <m:sub>
                  <m:r>
                    <w:ins w:id="753" w:author="Richard Wen" w:date="2026-02-27T18:01:00Z">
                      <m:rPr>
                        <m:sty m:val="bi"/>
                      </m:rPr>
                      <w:rPr>
                        <w:rFonts w:ascii="Cambria Math" w:hAnsi="Cambria Math"/>
                        <w:snapToGrid/>
                        <w:sz w:val="16"/>
                        <w:szCs w:val="16"/>
                      </w:rPr>
                      <m:t>i,5</m:t>
                    </w:ins>
                  </m:r>
                </m:sub>
              </m:sSub>
            </m:oMath>
            <w:ins w:id="754" w:author="Richard Wen" w:date="2026-02-27T18:01:00Z">
              <w:r w:rsidR="001C6348" w:rsidRPr="00514A51">
                <w:rPr>
                  <w:b/>
                  <w:snapToGrid/>
                  <w:sz w:val="16"/>
                  <w:szCs w:val="16"/>
                </w:rPr>
                <w:t>)</w:t>
              </w:r>
            </w:ins>
          </w:p>
        </w:tc>
      </w:tr>
      <w:tr w:rsidR="001C6348" w:rsidRPr="00F30E14" w14:paraId="6E4014F0" w14:textId="77777777" w:rsidTr="00BF5F1F">
        <w:trPr>
          <w:ins w:id="755" w:author="Richard Wen" w:date="2026-02-27T18:01:00Z"/>
        </w:trPr>
        <w:tc>
          <w:tcPr>
            <w:tcW w:w="0" w:type="auto"/>
            <w:tcBorders>
              <w:bottom w:val="single" w:sz="4" w:space="0" w:color="auto"/>
            </w:tcBorders>
          </w:tcPr>
          <w:p w14:paraId="590FFA14" w14:textId="77777777" w:rsidR="001C6348" w:rsidRPr="00C43934" w:rsidRDefault="001C6348" w:rsidP="00BF5F1F">
            <w:pPr>
              <w:pStyle w:val="MDPI42tablebody"/>
              <w:spacing w:line="240" w:lineRule="auto"/>
              <w:rPr>
                <w:ins w:id="756" w:author="Richard Wen" w:date="2026-02-27T18:01:00Z"/>
                <w:b/>
              </w:rPr>
            </w:pPr>
            <w:ins w:id="757" w:author="Richard Wen" w:date="2026-02-27T18:01:00Z">
              <w:r w:rsidRPr="00C43934">
                <w:rPr>
                  <w:b/>
                </w:rPr>
                <w:t>1</w:t>
              </w:r>
            </w:ins>
          </w:p>
        </w:tc>
        <w:tc>
          <w:tcPr>
            <w:tcW w:w="0" w:type="auto"/>
            <w:tcBorders>
              <w:bottom w:val="single" w:sz="4" w:space="0" w:color="auto"/>
            </w:tcBorders>
          </w:tcPr>
          <w:p w14:paraId="54F9A8A2" w14:textId="77777777" w:rsidR="001C6348" w:rsidRDefault="001C6348" w:rsidP="00BF5F1F">
            <w:pPr>
              <w:pStyle w:val="MDPI42tablebody"/>
              <w:spacing w:line="240" w:lineRule="auto"/>
              <w:rPr>
                <w:ins w:id="758" w:author="Richard Wen" w:date="2026-02-27T18:01:00Z"/>
              </w:rPr>
            </w:pPr>
            <w:ins w:id="759" w:author="Richard Wen" w:date="2026-02-27T18:01:00Z">
              <w:r>
                <w:rPr>
                  <w:lang w:val="en"/>
                </w:rPr>
                <w:t>3.25</w:t>
              </w:r>
            </w:ins>
          </w:p>
        </w:tc>
        <w:tc>
          <w:tcPr>
            <w:tcW w:w="0" w:type="auto"/>
            <w:tcBorders>
              <w:bottom w:val="single" w:sz="4" w:space="0" w:color="auto"/>
            </w:tcBorders>
          </w:tcPr>
          <w:p w14:paraId="08C720C0" w14:textId="77777777" w:rsidR="001C6348" w:rsidRDefault="001C6348" w:rsidP="00BF5F1F">
            <w:pPr>
              <w:pStyle w:val="MDPI42tablebody"/>
              <w:spacing w:line="240" w:lineRule="auto"/>
              <w:rPr>
                <w:ins w:id="760" w:author="Richard Wen" w:date="2026-02-27T18:01:00Z"/>
              </w:rPr>
            </w:pPr>
            <w:ins w:id="761" w:author="Richard Wen" w:date="2026-02-27T18:01:00Z">
              <w:r>
                <w:t>0</w:t>
              </w:r>
            </w:ins>
          </w:p>
        </w:tc>
        <w:tc>
          <w:tcPr>
            <w:tcW w:w="0" w:type="auto"/>
            <w:tcBorders>
              <w:bottom w:val="single" w:sz="4" w:space="0" w:color="auto"/>
            </w:tcBorders>
          </w:tcPr>
          <w:p w14:paraId="5A402DAE" w14:textId="77777777" w:rsidR="001C6348" w:rsidRPr="00F220D4" w:rsidRDefault="001C6348" w:rsidP="00BF5F1F">
            <w:pPr>
              <w:pStyle w:val="MDPI42tablebody"/>
              <w:spacing w:line="240" w:lineRule="auto"/>
              <w:rPr>
                <w:ins w:id="762" w:author="Richard Wen" w:date="2026-02-27T18:01:00Z"/>
              </w:rPr>
            </w:pPr>
            <w:ins w:id="763" w:author="Richard Wen" w:date="2026-02-27T18:01:00Z">
              <w:r>
                <w:t>+7</w:t>
              </w:r>
            </w:ins>
          </w:p>
        </w:tc>
        <w:tc>
          <w:tcPr>
            <w:tcW w:w="0" w:type="auto"/>
            <w:tcBorders>
              <w:bottom w:val="single" w:sz="4" w:space="0" w:color="auto"/>
            </w:tcBorders>
          </w:tcPr>
          <w:p w14:paraId="6B25546F" w14:textId="77777777" w:rsidR="001C6348" w:rsidRDefault="001C6348" w:rsidP="00BF5F1F">
            <w:pPr>
              <w:pStyle w:val="MDPI42tablebody"/>
              <w:spacing w:line="240" w:lineRule="auto"/>
              <w:rPr>
                <w:ins w:id="764" w:author="Richard Wen" w:date="2026-02-27T18:01:00Z"/>
                <w:lang w:val="en"/>
              </w:rPr>
            </w:pPr>
            <w:ins w:id="765" w:author="Richard Wen" w:date="2026-02-27T18:01:00Z">
              <w:r>
                <w:rPr>
                  <w:lang w:val="en"/>
                </w:rPr>
                <w:t>+2</w:t>
              </w:r>
            </w:ins>
          </w:p>
        </w:tc>
        <w:tc>
          <w:tcPr>
            <w:tcW w:w="0" w:type="auto"/>
            <w:tcBorders>
              <w:bottom w:val="single" w:sz="4" w:space="0" w:color="auto"/>
            </w:tcBorders>
          </w:tcPr>
          <w:p w14:paraId="12251991" w14:textId="77777777" w:rsidR="001C6348" w:rsidRDefault="001C6348" w:rsidP="00BF5F1F">
            <w:pPr>
              <w:pStyle w:val="MDPI42tablebody"/>
              <w:spacing w:line="240" w:lineRule="auto"/>
              <w:rPr>
                <w:ins w:id="766" w:author="Richard Wen" w:date="2026-02-27T18:01:00Z"/>
                <w:lang w:val="en"/>
              </w:rPr>
            </w:pPr>
            <w:ins w:id="767" w:author="Richard Wen" w:date="2026-02-27T18:01:00Z">
              <w:r>
                <w:rPr>
                  <w:lang w:val="en"/>
                </w:rPr>
                <w:t>10.25</w:t>
              </w:r>
            </w:ins>
          </w:p>
        </w:tc>
        <w:tc>
          <w:tcPr>
            <w:tcW w:w="0" w:type="auto"/>
            <w:tcBorders>
              <w:bottom w:val="single" w:sz="4" w:space="0" w:color="auto"/>
            </w:tcBorders>
          </w:tcPr>
          <w:p w14:paraId="3452913D" w14:textId="77777777" w:rsidR="001C6348" w:rsidRDefault="001C6348" w:rsidP="00BF5F1F">
            <w:pPr>
              <w:pStyle w:val="MDPI42tablebody"/>
              <w:spacing w:line="240" w:lineRule="auto"/>
              <w:rPr>
                <w:ins w:id="768" w:author="Richard Wen" w:date="2026-02-27T18:01:00Z"/>
                <w:lang w:val="en"/>
              </w:rPr>
            </w:pPr>
            <w:ins w:id="769" w:author="Richard Wen" w:date="2026-02-27T18:01:00Z">
              <w:r>
                <w:rPr>
                  <w:lang w:val="en"/>
                </w:rPr>
                <w:t>2</w:t>
              </w:r>
            </w:ins>
          </w:p>
        </w:tc>
        <w:tc>
          <w:tcPr>
            <w:tcW w:w="0" w:type="auto"/>
            <w:tcBorders>
              <w:bottom w:val="single" w:sz="4" w:space="0" w:color="auto"/>
            </w:tcBorders>
          </w:tcPr>
          <w:p w14:paraId="5E9AA886" w14:textId="77777777" w:rsidR="001C6348" w:rsidRDefault="001C6348" w:rsidP="00BF5F1F">
            <w:pPr>
              <w:pStyle w:val="MDPI42tablebody"/>
              <w:spacing w:line="240" w:lineRule="auto"/>
              <w:rPr>
                <w:ins w:id="770" w:author="Richard Wen" w:date="2026-02-27T18:01:00Z"/>
              </w:rPr>
            </w:pPr>
            <w:ins w:id="771" w:author="Richard Wen" w:date="2026-02-27T18:01:00Z">
              <w:r>
                <w:t>4.25</w:t>
              </w:r>
            </w:ins>
          </w:p>
        </w:tc>
      </w:tr>
      <w:tr w:rsidR="001C6348" w:rsidRPr="00F30E14" w14:paraId="74C5F4A2" w14:textId="77777777" w:rsidTr="00BF5F1F">
        <w:trPr>
          <w:ins w:id="772" w:author="Richard Wen" w:date="2026-02-27T18:01:00Z"/>
        </w:trPr>
        <w:tc>
          <w:tcPr>
            <w:tcW w:w="0" w:type="auto"/>
            <w:tcBorders>
              <w:top w:val="single" w:sz="4" w:space="0" w:color="auto"/>
              <w:bottom w:val="single" w:sz="8" w:space="0" w:color="auto"/>
            </w:tcBorders>
          </w:tcPr>
          <w:p w14:paraId="2B70297C" w14:textId="77777777" w:rsidR="001C6348" w:rsidRPr="00C43934" w:rsidRDefault="001C6348" w:rsidP="00BF5F1F">
            <w:pPr>
              <w:pStyle w:val="MDPI42tablebody"/>
              <w:spacing w:line="240" w:lineRule="auto"/>
              <w:rPr>
                <w:ins w:id="773" w:author="Richard Wen" w:date="2026-02-27T18:01:00Z"/>
                <w:b/>
              </w:rPr>
            </w:pPr>
            <w:ins w:id="774" w:author="Richard Wen" w:date="2026-02-27T18:01:00Z">
              <w:r>
                <w:rPr>
                  <w:b/>
                </w:rPr>
                <w:t>2</w:t>
              </w:r>
            </w:ins>
          </w:p>
        </w:tc>
        <w:tc>
          <w:tcPr>
            <w:tcW w:w="0" w:type="auto"/>
            <w:tcBorders>
              <w:top w:val="single" w:sz="4" w:space="0" w:color="auto"/>
              <w:bottom w:val="single" w:sz="8" w:space="0" w:color="auto"/>
            </w:tcBorders>
          </w:tcPr>
          <w:p w14:paraId="08F43BEA" w14:textId="77777777" w:rsidR="001C6348" w:rsidRDefault="001C6348" w:rsidP="00BF5F1F">
            <w:pPr>
              <w:pStyle w:val="MDPI42tablebody"/>
              <w:spacing w:line="240" w:lineRule="auto"/>
              <w:rPr>
                <w:ins w:id="775" w:author="Richard Wen" w:date="2026-02-27T18:01:00Z"/>
              </w:rPr>
            </w:pPr>
            <w:ins w:id="776" w:author="Richard Wen" w:date="2026-02-27T18:01:00Z">
              <w:r>
                <w:rPr>
                  <w:lang w:val="en"/>
                </w:rPr>
                <w:t>6.55</w:t>
              </w:r>
            </w:ins>
          </w:p>
        </w:tc>
        <w:tc>
          <w:tcPr>
            <w:tcW w:w="0" w:type="auto"/>
            <w:tcBorders>
              <w:top w:val="single" w:sz="4" w:space="0" w:color="auto"/>
              <w:bottom w:val="single" w:sz="8" w:space="0" w:color="auto"/>
            </w:tcBorders>
          </w:tcPr>
          <w:p w14:paraId="1CAB2686" w14:textId="77777777" w:rsidR="001C6348" w:rsidRDefault="001C6348" w:rsidP="00BF5F1F">
            <w:pPr>
              <w:pStyle w:val="MDPI42tablebody"/>
              <w:spacing w:line="240" w:lineRule="auto"/>
              <w:rPr>
                <w:ins w:id="777" w:author="Richard Wen" w:date="2026-02-27T18:01:00Z"/>
              </w:rPr>
            </w:pPr>
            <w:ins w:id="778" w:author="Richard Wen" w:date="2026-02-27T18:01:00Z">
              <w:r>
                <w:t>1.41</w:t>
              </w:r>
            </w:ins>
          </w:p>
        </w:tc>
        <w:tc>
          <w:tcPr>
            <w:tcW w:w="0" w:type="auto"/>
            <w:tcBorders>
              <w:top w:val="single" w:sz="4" w:space="0" w:color="auto"/>
              <w:bottom w:val="single" w:sz="8" w:space="0" w:color="auto"/>
            </w:tcBorders>
          </w:tcPr>
          <w:p w14:paraId="6CF1A417" w14:textId="77777777" w:rsidR="001C6348" w:rsidRPr="00F220D4" w:rsidRDefault="001C6348" w:rsidP="00BF5F1F">
            <w:pPr>
              <w:pStyle w:val="MDPI42tablebody"/>
              <w:spacing w:line="240" w:lineRule="auto"/>
              <w:rPr>
                <w:ins w:id="779" w:author="Richard Wen" w:date="2026-02-27T18:01:00Z"/>
              </w:rPr>
            </w:pPr>
            <w:ins w:id="780" w:author="Richard Wen" w:date="2026-02-27T18:01:00Z">
              <w:r>
                <w:t>-3</w:t>
              </w:r>
            </w:ins>
          </w:p>
        </w:tc>
        <w:tc>
          <w:tcPr>
            <w:tcW w:w="0" w:type="auto"/>
            <w:tcBorders>
              <w:top w:val="single" w:sz="4" w:space="0" w:color="auto"/>
              <w:bottom w:val="single" w:sz="8" w:space="0" w:color="auto"/>
            </w:tcBorders>
          </w:tcPr>
          <w:p w14:paraId="0D30F627" w14:textId="77777777" w:rsidR="001C6348" w:rsidRDefault="001C6348" w:rsidP="00BF5F1F">
            <w:pPr>
              <w:pStyle w:val="MDPI42tablebody"/>
              <w:spacing w:line="240" w:lineRule="auto"/>
              <w:rPr>
                <w:ins w:id="781" w:author="Richard Wen" w:date="2026-02-27T18:01:00Z"/>
                <w:lang w:val="en"/>
              </w:rPr>
            </w:pPr>
            <w:ins w:id="782" w:author="Richard Wen" w:date="2026-02-27T18:01:00Z">
              <w:r>
                <w:rPr>
                  <w:lang w:val="en"/>
                </w:rPr>
                <w:t>-1</w:t>
              </w:r>
            </w:ins>
          </w:p>
        </w:tc>
        <w:tc>
          <w:tcPr>
            <w:tcW w:w="0" w:type="auto"/>
            <w:tcBorders>
              <w:top w:val="single" w:sz="4" w:space="0" w:color="auto"/>
              <w:bottom w:val="single" w:sz="8" w:space="0" w:color="auto"/>
            </w:tcBorders>
          </w:tcPr>
          <w:p w14:paraId="2A5FE9F2" w14:textId="77777777" w:rsidR="001C6348" w:rsidRDefault="001C6348" w:rsidP="00BF5F1F">
            <w:pPr>
              <w:pStyle w:val="MDPI42tablebody"/>
              <w:spacing w:line="240" w:lineRule="auto"/>
              <w:rPr>
                <w:ins w:id="783" w:author="Richard Wen" w:date="2026-02-27T18:01:00Z"/>
                <w:lang w:val="en"/>
              </w:rPr>
            </w:pPr>
            <w:ins w:id="784" w:author="Richard Wen" w:date="2026-02-27T18:01:00Z">
              <w:r>
                <w:rPr>
                  <w:lang w:val="en"/>
                </w:rPr>
                <w:t>3.55</w:t>
              </w:r>
            </w:ins>
          </w:p>
        </w:tc>
        <w:tc>
          <w:tcPr>
            <w:tcW w:w="0" w:type="auto"/>
            <w:tcBorders>
              <w:top w:val="single" w:sz="4" w:space="0" w:color="auto"/>
              <w:bottom w:val="single" w:sz="8" w:space="0" w:color="auto"/>
            </w:tcBorders>
          </w:tcPr>
          <w:p w14:paraId="3C9EB019" w14:textId="77777777" w:rsidR="001C6348" w:rsidRDefault="001C6348" w:rsidP="00BF5F1F">
            <w:pPr>
              <w:pStyle w:val="MDPI42tablebody"/>
              <w:spacing w:line="240" w:lineRule="auto"/>
              <w:rPr>
                <w:ins w:id="785" w:author="Richard Wen" w:date="2026-02-27T18:01:00Z"/>
                <w:lang w:val="en"/>
              </w:rPr>
            </w:pPr>
            <w:ins w:id="786" w:author="Richard Wen" w:date="2026-02-27T18:01:00Z">
              <w:r>
                <w:rPr>
                  <w:lang w:val="en"/>
                </w:rPr>
                <w:t>0.41</w:t>
              </w:r>
            </w:ins>
          </w:p>
        </w:tc>
        <w:tc>
          <w:tcPr>
            <w:tcW w:w="0" w:type="auto"/>
            <w:tcBorders>
              <w:top w:val="single" w:sz="4" w:space="0" w:color="auto"/>
              <w:bottom w:val="single" w:sz="8" w:space="0" w:color="auto"/>
            </w:tcBorders>
          </w:tcPr>
          <w:p w14:paraId="2ED677FD" w14:textId="77777777" w:rsidR="001C6348" w:rsidRDefault="001C6348" w:rsidP="00BF5F1F">
            <w:pPr>
              <w:pStyle w:val="MDPI42tablebody"/>
              <w:spacing w:line="240" w:lineRule="auto"/>
              <w:rPr>
                <w:ins w:id="787" w:author="Richard Wen" w:date="2026-02-27T18:01:00Z"/>
              </w:rPr>
            </w:pPr>
            <w:ins w:id="788" w:author="Richard Wen" w:date="2026-02-27T18:01:00Z">
              <w:r>
                <w:t>7.1</w:t>
              </w:r>
            </w:ins>
          </w:p>
        </w:tc>
      </w:tr>
    </w:tbl>
    <w:p w14:paraId="1B36197A" w14:textId="38640DF6" w:rsidR="007F393C" w:rsidRDefault="007F393C" w:rsidP="007F393C">
      <w:pPr>
        <w:pStyle w:val="MDPI21heading1"/>
        <w:rPr>
          <w:ins w:id="789" w:author="Richard Wen" w:date="2026-02-27T17:52:00Z"/>
        </w:rPr>
      </w:pPr>
      <w:ins w:id="790" w:author="Richard Wen" w:date="2026-02-27T17:42:00Z">
        <w:r>
          <w:rPr>
            <w:szCs w:val="24"/>
          </w:rPr>
          <w:t>Appendix</w:t>
        </w:r>
        <w:r>
          <w:t xml:space="preserve"> </w:t>
        </w:r>
      </w:ins>
      <w:r>
        <w:t>B</w:t>
      </w:r>
      <w:ins w:id="791" w:author="Richard Wen" w:date="2026-02-27T17:45:00Z">
        <w:r>
          <w:t xml:space="preserve">. </w:t>
        </w:r>
      </w:ins>
      <w:r>
        <w:t>Considerations</w:t>
      </w:r>
      <w:ins w:id="792" w:author="Richard Wen" w:date="2026-02-27T17:46:00Z">
        <w:r>
          <w:t xml:space="preserve"> for </w:t>
        </w:r>
      </w:ins>
      <w:ins w:id="793" w:author="Richard Wen" w:date="2026-02-27T17:45:00Z">
        <w:r>
          <w:t>Geo-intervention Modelling Framework</w:t>
        </w:r>
      </w:ins>
      <w:ins w:id="794" w:author="Richard Wen" w:date="2026-02-27T17:46:00Z">
        <w:r>
          <w:t xml:space="preserve"> Components</w:t>
        </w:r>
      </w:ins>
    </w:p>
    <w:p w14:paraId="02F2D0E2" w14:textId="24BE6A50" w:rsidR="00405C2E" w:rsidRDefault="00405C2E" w:rsidP="00405C2E">
      <w:pPr>
        <w:pStyle w:val="MDPI31text"/>
        <w:rPr>
          <w:i/>
        </w:rPr>
      </w:pPr>
      <w:r w:rsidRPr="00405C2E">
        <w:t xml:space="preserve">When applying the geo-intervention modelling framework, several considerations relative to data processing, modelling, and optimization are needed to adapt the frame-work to different problem contexts. This </w:t>
      </w:r>
      <w:r w:rsidR="00C968FC">
        <w:t>appendix</w:t>
      </w:r>
      <w:r w:rsidRPr="00405C2E">
        <w:t xml:space="preserve"> describes common approaches and their importance for selecting spatial feature engineering, outcome modelling and evaluation, and geo-intervention optimization components. Careful consideration of these components may improve outcome modelling performance, inference, and generated geo-interventions, while balancing computing resources and adapting the entire system to better fit decision-making context.</w:t>
      </w:r>
    </w:p>
    <w:p w14:paraId="3C46BDA2" w14:textId="45455F10" w:rsidR="00F701BB" w:rsidRDefault="0029474D" w:rsidP="00F701BB">
      <w:pPr>
        <w:pStyle w:val="MDPI22heading2"/>
      </w:pPr>
      <w:r>
        <w:t xml:space="preserve">Appendix </w:t>
      </w:r>
      <w:r w:rsidR="00F701BB">
        <w:t>B.1. Spatial Feature Engineering</w:t>
      </w:r>
      <w:r w:rsidR="00E108E9">
        <w:t xml:space="preserve"> Considerations</w:t>
      </w:r>
    </w:p>
    <w:p w14:paraId="00E5CF2A" w14:textId="0306636C" w:rsidR="00F701BB" w:rsidRDefault="00F701BB" w:rsidP="00F701BB">
      <w:pPr>
        <w:pStyle w:val="MDPI31text"/>
      </w:pPr>
      <w:r>
        <w:t xml:space="preserve">Depending on the input spatial data structures (e.g. lines, points, polygons), various spatial feature engineering methods may be used to extract more informative features, or remove them, for modelling. For example, we may create additional features that capture spatial information, using spatial relationships (e.g. nearest neighbor, distance decay), geometry (e.g. line curvature, polygon area), or spatial aggregation </w:t>
      </w:r>
      <w:r>
        <w:fldChar w:fldCharType="begin"/>
      </w:r>
      <w:r w:rsidR="00BA5378">
        <w:instrText xml:space="preserve"> ADDIN ZOTERO_ITEM CSL_CITATION {"citationID":"aa39c5ht1f","properties":{"formattedCitation":"[49,178]","plainCitation":"[49,178]","noteIndex":0},"citationItems":[{"id":2491,"uris":["http://zotero.org/users/6749620/items/VWGHPMKX"],"itemData":{"id":2491,"type":"article-journal","abstract":"Data aggregation in Geographic Information Systems (GIS) is a desirable feature, only marginally present in commercial systems nowadays, mostly through ad hoc solutions. We address this problem introducing a formal model that integrates, in a natural way, geographic data and non-spatial information contained in a data warehouse external to the GIS. This approach allows both aggregation of geometric components and aggregation of measures associated to those components, defined in GIS fact tables. We define the notion of geometric aggregation, a general framework for aggregate queries in a GIS setting. Although general enough to express a wide range of (aggregate) queries, some of these queries can be hard to compute in a real-world GIS environment because they involve computing an integral over a certain area. Thus, we identify the class of summable queries, which can be efficiently evaluated replacing this integral with a sum of functions of geometric objects. Integration of GIS and OLAP (On Line Analytical Processing) is supported also through a language, GISOLAP-QL. We present an implementation, denoted Piet, which supports four kinds of queries: standard GIS, standard OLAP, geometric aggregation (like “total population in states with more than three airports”), and integrated GIS-OLAP queries (“total sales by product in cities crossed by a river”, also allowing navigation of the results). Further, Piet implements a novel query processing technique: first, a process called subpolygonization decomposes each thematic layer in a GIS, into open convex polygons; then, another process (the overlay precomputation) computes and stores in a database the overlay of those layers for later use by a query processor. Experimental evaluation showed that for a wide class of geometric queries, overlay precomputation outperforms R-tree-based techniques, suggesting that it can be an alternative for GIS query processing.","container-title":"Information Systems","DOI":"10.1016/j.is.2009.03.002","ISSN":"0306-4379","issue":"6","journalAbbreviation":"Information Systems","language":"en","page":"551-576","source":"ScienceDirect","title":"Spatial aggregation: Data model and implementation","title-short":"Spatial aggregation","volume":"34","author":[{"family":"Gómez","given":"Leticia"},{"family":"Haesevoets","given":"Sophie"},{"family":"Kuijpers","given":"Bart"},{"family":"Vaisman","given":"Alejandro A."}],"issued":{"date-parts":[["2009",9,1]]}}},{"id":1005,"uris":["http://zotero.org/users/6749620/items/E5D75CB6"],"itemData":{"id":1005,"type":"article-journal","abstract":"Geographic information systems (GIS) have taken on an increasingly important role supporting decision making in many organizations. GIS have been used to support a breadth of tasks including oil and mineral exploration, facility location, logistics support, and facilities management decisions. The effectiveness of GIS as a decision support tool comes primarily from the visual display of data in the form of maps. When presenting information as a geographic map, the level of data aggregation potentially affects aspects of task complexity such as information load and the potential for pattern recognition by the user. Other task attributes expected to be related to data aggregation effects include problem size, the degree of data dispersion, and users' spatial orientation skills. We conducted an experiment to study these effects and their interactions. Subjects used a GIS including map-based information characterized by different levels of problem size, data dispersion, and data aggregation. Spatial orientation skill was examined as a covariate in the experimental treatments. The results indicate that all of these geographic information characteristics have significant impacts on decision performance. Moreover, many interactions are present among the factors. We evaluate these interactions in order to derive implications for practice and for future research.","container-title":"Decision Sciences","DOI":"https://doi.org/10.1111/j.1540-5915.1999.tb01605.x","ISSN":"1540-5915","issue":"1","language":"en","note":"_eprint: https://onlinelibrary.wiley.com/doi/pdf/10.1111/j.1540-5915.1999.tb01605.x","page":"169-195","source":"Wiley Online Library","title":"Presenting Geographic Information: Effects of Data Aggregation, Dispersion, and Users' Spatial Orientation","title-short":"Presenting Geographic Information","volume":"30","author":[{"family":"Swink","given":"Morgan"},{"family":"Speier","given":"Cheri"}],"issued":{"date-parts":[["1999"]]}}}],"schema":"https://github.com/citation-style-language/schema/raw/master/csl-citation.json"} </w:instrText>
      </w:r>
      <w:r>
        <w:fldChar w:fldCharType="separate"/>
      </w:r>
      <w:r w:rsidR="00BA5378" w:rsidRPr="00BA5378">
        <w:t>[49,178]</w:t>
      </w:r>
      <w:r>
        <w:fldChar w:fldCharType="end"/>
      </w:r>
      <w:r>
        <w:t xml:space="preserve"> (e.g. units per square kilometer, sum of nearest neighbors). Another common example is to remove any input variables that are directly related to the outcome (e.g. variables aggregated using the outcome variable). The decision to create and remove these spatial features may rely on computational resources (e.g. memory limits, storage, parallel processing, expenses </w:t>
      </w:r>
      <w:r>
        <w:lastRenderedPageBreak/>
        <w:fldChar w:fldCharType="begin"/>
      </w:r>
      <w:r w:rsidR="00BA5378">
        <w:instrText xml:space="preserve"> ADDIN ZOTERO_ITEM CSL_CITATION {"citationID":"a144vp50o96","properties":{"formattedCitation":"[179\\uc0\\u8211{}181]","plainCitation":"[179–181]","noteIndex":0},"citationItems":[{"id":3140,"uris":["http://zotero.org/users/6749620/items/LMPBBMV5"],"itemData":{"id":3140,"type":"article-journal","container-title":"International Journal of Reasoning-based Intelligent Systems","DOI":"10.1504/IJRIS.2013.055126","ISSN":"1755-0556, 1755-0564","issue":"1","journalAbbreviation":"IJRIS","language":"en","page":"42","source":"DOI.org (Crossref)","title":"High-performance computing in GIS: techniques and applications","title-short":"High-performance computing in GIS","volume":"5","author":[{"family":"Stojanovic","given":"Natalija"},{"family":"Stojanovic","given":"Dragan"}],"issued":{"date-parts":[["2013"]]}}},{"id":3139,"uris":["http://zotero.org/users/6749620/items/DLB89ZYZ"],"itemData":{"id":3139,"type":"article-journal","abstract":"With the increasing interest in large-scale, high-resolution and real-time geographic information system (GIS) applications and spatial big data processing, traditional GIS is not efficient enough to handle the required loads due to limited computational capabilities.Various attempts have been made to adopt high performance computation techniques from different applications, such as designs of advanced architectures, strategies of data partition and direct parallelization method of spatial analysis algorithm, to address such challenges. This paper surveys the current state of parallel GIS with respect to parallel GIS architectures, parallel processing strategies, and relevant topics. We present the general evolution of the GIS architecture which includes main two parallel GIS architectures based on high performance computing cluster and Hadoop cluster. Then we summarize the current spatial data partition strategies, key methods to realize parallel GIS in the view of data decomposition and progress of the special parallel GIS algorithms. We use the parallel processing of GRASS as a case study. We also identify key problems and future potential research directions of parallel GIS.","container-title":"Cluster Computing","DOI":"10.1007/s10586-015-0512-2","ISSN":"1573-7543","issue":"1","journalAbbreviation":"Cluster Comput","language":"en","page":"139-152","source":"Springer Link","title":"Geographical information system parallelization for spatial big data processing: a review","title-short":"Geographical information system parallelization for spatial big data processing","volume":"19","author":[{"family":"Zhao","given":"Lingjun"},{"family":"Chen","given":"Lajiao"},{"family":"Ranjan","given":"Rajiv"},{"family":"Choo","given":"Kim-Kwang Raymond"},{"family":"He","given":"Jijun"}],"issued":{"date-parts":[["2016",3,1]]}}},{"id":3138,"uris":["http://zotero.org/users/6749620/items/4EZSBY94"],"itemData":{"id":3138,"type":"article-journal","abstract":"Existing GIS software mainly target at expert users and do not sufficiently integrate resources for efficient computing. They are difficult for non-experts to use and are often slow in completing the complicated geographic analysis. To address these problems, future generation of GIS software must be ‘easy’. By ‘easy’ we mean ‘easy to use’ and ‘easy to compute’. ‘Easy to use’ means that software system should be goal-oriented, rather than the currently procedure-oriented doctrine. The goal-oriented will relieve users, particularly novice users, the burden of knowing the exact commands and their sequences to perform for achieving the goal they want to achieve. ‘Easy to compute’ means that implementation of GIS analytical functionality should be able to utilize the high-performance computing infrastructures for complicated geographic analysis. Two case studies, one in digital soil mapping and the other in digital terrain analysis, are presented to illustrate the meaning of ‘easy’. We believe that the future generations of GIS platforms should be goal-driven, intelligent, high-performance computing enabled, easily accessible, and participatory. It allows anyone to participate in geo-computation at anywhere and anytime.","container-title":"Annals of GIS","DOI":"10.1080/19475683.2020.1766563","ISSN":"1947-5683","issue":"1","note":"publisher: Taylor &amp; Francis\n_eprint: https://doi.org/10.1080/19475683.2020.1766563","page":"71-86","source":"Taylor and Francis+NEJM","title":"Next generation of GIS: must be easy","title-short":"Next generation of GIS","volume":"27","author":[{"family":"Zhu","given":"A-Xing"},{"family":"","given":"Zhao ,Fang-He"},{"family":"","given":"Liang ,Peng"},{"family":"Qin","given":"Cheng-Zhi","non-dropping-particle":"and"}],"issued":{"date-parts":[["2021",1,2]]}}}],"schema":"https://github.com/citation-style-language/schema/raw/master/csl-citation.json"} </w:instrText>
      </w:r>
      <w:r>
        <w:fldChar w:fldCharType="separate"/>
      </w:r>
      <w:r w:rsidR="00BA5378" w:rsidRPr="00BA5378">
        <w:rPr>
          <w:szCs w:val="24"/>
        </w:rPr>
        <w:t>[179–181]</w:t>
      </w:r>
      <w:r>
        <w:fldChar w:fldCharType="end"/>
      </w:r>
      <w:r>
        <w:t xml:space="preserve">), past knowledge (e.g. literature, experience, expertise </w:t>
      </w:r>
      <w:r>
        <w:fldChar w:fldCharType="begin"/>
      </w:r>
      <w:r w:rsidR="00BA5378">
        <w:instrText xml:space="preserve"> ADDIN ZOTERO_ITEM CSL_CITATION {"citationID":"a2e4am3ulvu","properties":{"formattedCitation":"[182]","plainCitation":"[182]","noteIndex":0},"citationItems":[{"id":3137,"uris":["http://zotero.org/users/6749620/items/V8XPURWK"],"itemData":{"id":3137,"type":"article-journal","container-title":"American Sociological Review","note":"publisher: JSTOR","page":"866–874","source":"Google Scholar","title":"Evaluating the relative importance of variables","author":[{"family":"Blalock Jr","given":"Hubert M."}],"issued":{"date-parts":[["1961"]]}}}],"schema":"https://github.com/citation-style-language/schema/raw/master/csl-citation.json"} </w:instrText>
      </w:r>
      <w:r>
        <w:fldChar w:fldCharType="separate"/>
      </w:r>
      <w:r w:rsidR="00BA5378" w:rsidRPr="00BA5378">
        <w:t>[182]</w:t>
      </w:r>
      <w:r>
        <w:fldChar w:fldCharType="end"/>
      </w:r>
      <w:r>
        <w:t xml:space="preserve">), or an algorithmic process (e.g. feature selection </w:t>
      </w:r>
      <w:r>
        <w:fldChar w:fldCharType="begin"/>
      </w:r>
      <w:r w:rsidR="00BA5378">
        <w:instrText xml:space="preserve"> ADDIN ZOTERO_ITEM CSL_CITATION {"citationID":"aphu0622mk","properties":{"formattedCitation":"[183]","plainCitation":"[183]","noteIndex":0},"citationItems":[{"id":1231,"uris":["http://zotero.org/users/6749620/items/XNA2MRQ2"],"itemData":{"id":1231,"type":"article-journal","abstract":"Plenty of feature selection methods are available in literature due to the availability of data with hundreds of variables leading to data with very high dimension. Feature selection methods provides us a way of reducing computation time, improving prediction performance, and a better understanding of the data in machine learning or pattern recognition applications. In this paper we provide an overview of some of the methods present in literature. The objective is to provide a generic introduction to variable elimination which can be applied to a wide array of machine learning problems. We focus on Filter, Wrapper and Embedded methods. We also apply some of the feature selection techniques on standard datasets to demonstrate the applicability of feature selection techniques.","collection-title":"40th-year commemorative issue","container-title":"Computers &amp; Electrical Engineering","DOI":"10.1016/j.compeleceng.2013.11.024","ISSN":"0045-7906","issue":"1","journalAbbreviation":"Computers &amp; Electrical Engineering","language":"en","page":"16-28","source":"ScienceDirect","title":"A survey on feature selection methods","volume":"40","author":[{"family":"Chandrashekar","given":"Girish"},{"family":"Sahin","given":"Ferat"}],"issued":{"date-parts":[["2014",1,1]]}}}],"schema":"https://github.com/citation-style-language/schema/raw/master/csl-citation.json"} </w:instrText>
      </w:r>
      <w:r>
        <w:fldChar w:fldCharType="separate"/>
      </w:r>
      <w:r w:rsidR="00BA5378" w:rsidRPr="00BA5378">
        <w:t>[183]</w:t>
      </w:r>
      <w:r>
        <w:fldChar w:fldCharType="end"/>
      </w:r>
      <w:r>
        <w:t>). Thus, the efficiency of data processing for spatial features needs to be considered using past knowledge and expertise. Although spatial features are often not included directly in datasets, they enable outcome models to account for spatial effects that are not present in non-spatial data, which can potentially improve model performance or uncover important hidden variables for inference.</w:t>
      </w:r>
    </w:p>
    <w:p w14:paraId="0B493389" w14:textId="2D6B0070" w:rsidR="00F701BB" w:rsidRDefault="00F701BB" w:rsidP="00F701BB">
      <w:pPr>
        <w:pStyle w:val="MDPI22heading2"/>
      </w:pPr>
      <w:r>
        <w:t>Appendix B.2. Outcome Modelling and Evaluation</w:t>
      </w:r>
      <w:r w:rsidR="00E108E9">
        <w:t xml:space="preserve"> Considerations</w:t>
      </w:r>
    </w:p>
    <w:p w14:paraId="124AC7DF" w14:textId="055BA419" w:rsidR="00F701BB" w:rsidRDefault="00F701BB" w:rsidP="00F701BB">
      <w:pPr>
        <w:pStyle w:val="MDPI31text"/>
      </w:pPr>
      <w:r>
        <w:t xml:space="preserve">The choice of outcome models and evaluation metrics determine how accurate predicted outcomes from geo-interventions are to the input data, and if the outcome is represented adequately according to the decision maker’s perspective. Models are often selected based on prior knowledge of the input variables and outcome (e.g. statistical modelling), but recent advances in machine learning enabled the automatic selection of models, without prior knowledge, as a tradeoff between processing time and performance (e.g. AutoML) </w:t>
      </w:r>
      <w:r>
        <w:fldChar w:fldCharType="begin"/>
      </w:r>
      <w:r w:rsidR="00BA5378">
        <w:instrText xml:space="preserve"> ADDIN ZOTERO_ITEM CSL_CITATION {"citationID":"a1odv3a41k3","properties":{"formattedCitation":"[61,184\\uc0\\u8211{}186]","plainCitation":"[61,184–186]","noteIndex":0},"citationItems":[{"id":2269,"uris":["http://zotero.org/users/6749620/items/U6BDVQ5K"],"itemData":{"id":2269,"type":"article-journal","container-title":"IEEE Signal Processing Magazine","issue":"6","note":"publisher: IEEE","page":"16–34","source":"Google Scholar","title":"Model selection techniques: An overview","title-short":"Model selection techniques","volume":"35","author":[{"family":"Ding","given":"Jie"},{"family":"Tarokh","given":"Vahid"},{"family":"Yang","given":"Yuhong"}],"issued":{"date-parts":[["2018"]]}}},{"id":1403,"uris":["http://zotero.org/users/6749620/items/LPXYSSTW"],"itemData":{"id":1403,"type":"book","collection-title":"The Springer Series on Challenges in Machine Learning","event-place":"Cham","ISBN":"978-3-030-05317-8","language":"en","note":"DOI: 10.1007/978-3-030-05318-5","publisher":"Springer International Publishing","publisher-place":"Cham","source":"DOI.org (Crossref)","title":"Automated Machine Learning: Methods, Systems, Challenges","title-short":"Automated Machine Learning","URL":"http://link.springer.com/10.1007/978-3-030-05318-5","editor":[{"family":"Hutter","given":"Frank"},{"family":"Kotthoff","given":"Lars"},{"family":"Vanschoren","given":"Joaquin"}],"accessed":{"date-parts":[["2021",1,19]]},"issued":{"date-parts":[["2019"]]}}},{"id":3123,"uris":["http://zotero.org/users/6749620/items/G45NMKIG"],"itemData":{"id":3123,"type":"article-journal","container-title":"Philosophy of statistics","note":"publisher: Elsevier","page":"583–605","source":"Google Scholar","title":"AIC, BIC and recent advances in model selection","author":[{"family":"Chakrabarti","given":"Arijit"},{"family":"Ghosh","given":"Jayanta K."}],"issued":{"date-parts":[["2011"]]}}},{"id":3122,"uris":["http://zotero.org/users/6749620/items/8845K7HS"],"itemData":{"id":3122,"type":"article-journal","container-title":"Cogent Economics &amp; Finance","DOI":"10.1080/23322039.2015.1045216","ISSN":"2332-2039","issue":"1","journalAbbreviation":"Cogent Economics &amp; Finance","language":"en","page":"1045216","source":"DOI.org (Crossref)","title":"Statistical model selection with “Big Data”","volume":"3","author":[{"family":"Doornik","given":"Jurgen A."},{"family":"Hendry","given":"David F."}],"editor":[{"family":"Cook","given":"Steve"}],"issued":{"date-parts":[["2015",12,31]]}}}],"schema":"https://github.com/citation-style-language/schema/raw/master/csl-citation.json"} </w:instrText>
      </w:r>
      <w:r>
        <w:fldChar w:fldCharType="separate"/>
      </w:r>
      <w:r w:rsidR="00BA5378" w:rsidRPr="00BA5378">
        <w:rPr>
          <w:szCs w:val="24"/>
        </w:rPr>
        <w:t>[61,184–186]</w:t>
      </w:r>
      <w:r>
        <w:fldChar w:fldCharType="end"/>
      </w:r>
      <w:r>
        <w:t xml:space="preserve">. While selecting models based on prior knowledge generally offers improved interpretability and computational efficiency on smaller datasets, automatic selection approaches may provide better performance and test a larger variety of models to provide empirical evidence </w:t>
      </w:r>
      <w:r>
        <w:fldChar w:fldCharType="begin"/>
      </w:r>
      <w:r w:rsidR="00BA5378">
        <w:instrText xml:space="preserve"> ADDIN ZOTERO_ITEM CSL_CITATION {"citationID":"a1uv4befvld","properties":{"formattedCitation":"[187,188]","plainCitation":"[187,188]","noteIndex":0},"citationItems":[{"id":2120,"uris":["http://zotero.org/users/6749620/items/LBXXXMIV"],"itemData":{"id":2120,"type":"article-journal","container-title":"Nat Methods","issue":"4","page":"233","source":"Google Scholar","title":"Statistics versus machine learning","volume":"15","author":[{"family":"Ij","given":"H."}],"issued":{"date-parts":[["2018"]]}}},{"id":3121,"uris":["http://zotero.org/users/6749620/items/MEUCPMKH"],"itemData":{"id":3121,"type":"article-journal","abstract":"This is a discussion of the following papers: “Probability estimation with machine learning methods for dichotomous and multicategory outcome: Theory” by Jochen Kruppa, Yufeng Liu, Gérard Biau, Michael Kohler, Inke R. König, James D. Malley, and Andreas Ziegler; and “Probability estimation with machine learning methods for dichotomous and multicategory outcome: Applications” by Jochen Kruppa, Yufeng Liu, Hans‐Christian Diener, Theresa Holste, Christian Weimar, Inke R. König, and Andreas Ziegler.","container-title":"Biometrical Journal","DOI":"10.1002/bimj.201300226","ISSN":"0323-3847, 1521-4036","issue":"4","journalAbbreviation":"Biometrical J","language":"en","license":"http://onlinelibrary.wiley.com/termsAndConditions#vor","page":"588-593","source":"DOI.org (Crossref)","title":"Machine learning versus statistical modeling","volume":"56","author":[{"family":"Boulesteix","given":"Anne‐Laure"},{"family":"Schmid","given":"Matthias"}],"issued":{"date-parts":[["2014",7]]}}}],"schema":"https://github.com/citation-style-language/schema/raw/master/csl-citation.json"} </w:instrText>
      </w:r>
      <w:r>
        <w:fldChar w:fldCharType="separate"/>
      </w:r>
      <w:r w:rsidR="00BA5378" w:rsidRPr="00BA5378">
        <w:t>[187,188]</w:t>
      </w:r>
      <w:r>
        <w:fldChar w:fldCharType="end"/>
      </w:r>
      <w:r>
        <w:t xml:space="preserve">. Ideally, a hybrid approach may be used, where trusted models from prior knowledge can be used as baseline comparisons to more automated approaches to produce stronger empirical evidence for the selection of models. In addition, the choice of metrics needs to reflect the decision-making problem, related risks, and the characteristics of the input data </w:t>
      </w:r>
      <w:r>
        <w:fldChar w:fldCharType="begin"/>
      </w:r>
      <w:r w:rsidR="00BA5378">
        <w:instrText xml:space="preserve"> ADDIN ZOTERO_ITEM CSL_CITATION {"citationID":"a1nsshchrp1","properties":{"formattedCitation":"[189,190]","plainCitation":"[189,190]","noteIndex":0},"citationItems":[{"id":3119,"uris":["http://zotero.org/users/6749620/items/C6BFMQIS"],"itemData":{"id":3119,"type":"report","source":"Google Scholar","title":"Navigating the metrics landscape: An introductory literature guide to metric selection, implementation, &amp; decision making","title-short":"Navigating the metrics landscape","URL":"https://dspace.mit.edu/handle/1721.1/84114","author":[{"family":"Blackburn","given":"Craig"},{"family":"Valerdi","given":"Ricardo"}],"accessed":{"date-parts":[["2025",7,3]]},"issued":{"date-parts":[["2009"]]}}},{"id":3118,"uris":["http://zotero.org/users/6749620/items/ES4Q9IWL"],"itemData":{"id":3118,"type":"article-journal","container-title":"Safety science","note":"publisher: Elsevier","page":"386–399","source":"Google Scholar","title":"Foundations and choice of risk metrics","volume":"62","author":[{"family":"Johansen","given":"Inger Lise"},{"family":"Rausand","given":"Marvin"}],"issued":{"date-parts":[["2014"]]}}}],"schema":"https://github.com/citation-style-language/schema/raw/master/csl-citation.json"} </w:instrText>
      </w:r>
      <w:r>
        <w:fldChar w:fldCharType="separate"/>
      </w:r>
      <w:r w:rsidR="00BA5378" w:rsidRPr="00BA5378">
        <w:t>[189,190]</w:t>
      </w:r>
      <w:r>
        <w:fldChar w:fldCharType="end"/>
      </w:r>
      <w:r>
        <w:t xml:space="preserve">. Considering an evaluation metric involves identifying the outcome, how to quantify that outcome to be interpretable for the decision-making problem, and whether an increase or decrease in those quantities are desired. Data characteristics and related risks influence the validity of the metric for practical use, as imbalances in the outcome variable and side effects from related risks greatly influence whether the model and its predictions are valid in the real world. For example, the F1 score is used to address issues where models overfit to one or a small number of categories, providing a false interpretation of high performance </w:t>
      </w:r>
      <w:r>
        <w:fldChar w:fldCharType="begin"/>
      </w:r>
      <w:r w:rsidR="00BA5378">
        <w:instrText xml:space="preserve"> ADDIN ZOTERO_ITEM CSL_CITATION {"citationID":"amup4seuic","properties":{"formattedCitation":"[191]","plainCitation":"[191]","noteIndex":0},"citationItems":[{"id":3120,"uris":["http://zotero.org/users/6749620/items/Q2K3DUAM"],"itemData":{"id":3120,"type":"paper-conference","container-title":"Proceedings of the first workshop on evaluation and comparison of NLP systems","page":"79–91","source":"Google Scholar","title":"Probabilistic extension of precision, recall, and f1 score for more thorough evaluation of classification models","URL":"https://aclanthology.org/2020.eval4nlp-1.9/","author":[{"family":"Yacouby","given":"Reda"},{"family":"Axman","given":"Dustin"}],"accessed":{"date-parts":[["2025",7,3]]},"issued":{"date-parts":[["2020"]]}}}],"schema":"https://github.com/citation-style-language/schema/raw/master/csl-citation.json"} </w:instrText>
      </w:r>
      <w:r>
        <w:fldChar w:fldCharType="separate"/>
      </w:r>
      <w:r w:rsidR="00BA5378" w:rsidRPr="00BA5378">
        <w:t>[191]</w:t>
      </w:r>
      <w:r>
        <w:fldChar w:fldCharType="end"/>
      </w:r>
      <w:r>
        <w:t xml:space="preserve">. Another example involves incorporating outcome effects on vulnerable populations (e.g. disabled, low-income families) and equity (e.g. distribution of benefits or damages from outcome across areas and sub-populations) in evaluation metrics to account for risks </w:t>
      </w:r>
      <w:r>
        <w:fldChar w:fldCharType="begin"/>
      </w:r>
      <w:r w:rsidR="00BA5378">
        <w:instrText xml:space="preserve"> ADDIN ZOTERO_ITEM CSL_CITATION {"citationID":"a1s664jctfn","properties":{"formattedCitation":"[192\\uc0\\u8211{}194]","plainCitation":"[192–194]","noteIndex":0},"citationItems":[{"id":3117,"uris":["http://zotero.org/users/6749620/items/RQ2MAFT8"],"itemData":{"id":3117,"type":"book","collection-title":"Artificial Intelligence: Foundations, Theory, and Algorithms","event-place":"Cham","ISBN":"978-3-030-30370-9","language":"en","license":"http://www.springer.com/tdm","note":"DOI: 10.1007/978-3-030-30371-6","publisher":"Springer International Publishing","publisher-place":"Cham","source":"DOI.org (Crossref)","title":"Responsible Artificial Intelligence: How to Develop and Use AI in a Responsible Way","title-short":"Responsible Artificial Intelligence","URL":"http://link.springer.com/10.1007/978-3-030-30371-6","author":[{"family":"Dignum","given":"Virginia"}],"accessed":{"date-parts":[["2025",7,3]]},"issued":{"date-parts":[["2019"]]}}},{"id":3115,"uris":["http://zotero.org/users/6749620/items/GB6YFTNL"],"itemData":{"id":3115,"type":"article-journal","container-title":"IEEE Transactions on Engineering management","issue":"3","note":"publisher: IEEE","page":"539–547","source":"Google Scholar","title":"Equity metrics with risk, performance, and cost objectives for the prioritization of transportation projects","volume":"54","author":[{"family":"Joshi","given":"Nilesh N."},{"family":"Lambert","given":"James H."}],"issued":{"date-parts":[["2007"]]}}},{"id":3116,"uris":["http://zotero.org/users/6749620/items/J2Q8FTFB"],"itemData":{"id":3116,"type":"article-journal","container-title":"Chest","issue":"6","note":"publisher: Elsevier","page":"1621–1627","source":"Google Scholar","title":"Framework for integrating equity into machine learning models: a case study","title-short":"Framework for integrating equity into machine learning models","volume":"161","author":[{"family":"Rojas","given":"Juan C."},{"family":"Fahrenbach","given":"John"},{"family":"Makhni","given":"Sonya"},{"family":"Cook","given":"Scott C."},{"family":"Williams","given":"James S."},{"family":"Umscheid","given":"Craig A."},{"family":"Chin","given":"Marshall H."}],"issued":{"date-parts":[["2022"]]}}}],"schema":"https://github.com/citation-style-language/schema/raw/master/csl-citation.json"} </w:instrText>
      </w:r>
      <w:r>
        <w:fldChar w:fldCharType="separate"/>
      </w:r>
      <w:r w:rsidR="00BA5378" w:rsidRPr="00BA5378">
        <w:rPr>
          <w:szCs w:val="24"/>
        </w:rPr>
        <w:t>[192–194]</w:t>
      </w:r>
      <w:r>
        <w:fldChar w:fldCharType="end"/>
      </w:r>
      <w:r>
        <w:t>. In this example, we may also consider multiple outcome sub-models with a unifying metric to address the target outcome (e.g. road traffic injuries), and their outcome effects (e.g. vulnerable populations and equity). With adequate computational resources, efforts on the choice of metrics may provide more benefit than efforts spent on the choice of models as automated modelling approaches develop, and more non-expert users are able to apply these models.</w:t>
      </w:r>
    </w:p>
    <w:p w14:paraId="59E25E5C" w14:textId="2AE9C9D0" w:rsidR="00F701BB" w:rsidRDefault="00F701BB" w:rsidP="00F701BB">
      <w:pPr>
        <w:pStyle w:val="MDPI22heading2"/>
      </w:pPr>
      <w:r>
        <w:t>Appendix B.3. Optimization Algorithm and Guidance</w:t>
      </w:r>
      <w:r w:rsidR="00E108E9">
        <w:t xml:space="preserve"> Considerations</w:t>
      </w:r>
    </w:p>
    <w:p w14:paraId="2C90C57A" w14:textId="531B9EFB" w:rsidR="00F701BB" w:rsidRDefault="00F701BB" w:rsidP="008132FC">
      <w:pPr>
        <w:pStyle w:val="MDPI31text"/>
        <w:rPr>
          <w:ins w:id="795" w:author="Richard Wen" w:date="2026-02-28T00:43:00Z"/>
        </w:rPr>
      </w:pPr>
      <w:r>
        <w:t xml:space="preserve">After creating an outcome model to generate geo-interventions, an optimization algorithm is required to approximate the best geo-intervention from a constrained set of alternative geo-interventions. Selecting and guiding this algorithm generally helps in finding more desirable outcomes, as it limits the extremely large search space (set of alternative geo-interventions), where it is impractical to explore all possible options </w:t>
      </w:r>
      <w:r>
        <w:fldChar w:fldCharType="begin"/>
      </w:r>
      <w:r w:rsidR="00BA5378">
        <w:instrText xml:space="preserve"> ADDIN ZOTERO_ITEM CSL_CITATION {"citationID":"a2qo2dafm0h","properties":{"formattedCitation":"[195,196]","plainCitation":"[195,196]","noteIndex":0},"citationItems":[{"id":3113,"uris":["http://zotero.org/users/6749620/items/965DKLX9"],"itemData":{"id":3113,"type":"article-journal","abstract":"Approximation algorithms have developed in response to the impossibility of solving a great variety of important optimization problems. Too frequently, when attempting to get a solution for a problem, one is confronted with the fact that the problem is NP-hard. This, in the words of Garey and Johnson, means \"I can't find an efficient algorithm, but neither can all of these famous people.\" While this is a significant theoretical step, it hardly qualifies as a cheering piece of news.If the optimal solution is unattainable then it is reasonable to sacrifice optimality and settle for a \"good\" feasible solution that can be computed efficiently. Of course, we would like to sacrifice as little optimality as possible, while gaining as much as possible in efficiency. Trading-off optimality in favor of tractability is the paradigm of approximation algorithms.The main themes of this book revolve around the design of such algorithms and the \"closeness\" to optimum that is achievable in polynomial time. To evaluate the limits of approximability, it is important to derive lower bounds or inapproximability results. In some cases, approximation algorithms must satisfy additional structural requirements such as being on-line, or working within limited space. This book reviews the design techniques for such algorithms and the developments in this area since its inception about three decades ago.","container-title":"ACM SIGACT News","DOI":"10.1145/261342.571216","ISSN":"0163-5700","issue":"2","journalAbbreviation":"SIGACT News","language":"en","page":"40-52","source":"DOI.org (Crossref)","title":"Approximation Algorithms for NP-Hard Problems","volume":"28","editor":[{"family":"Hochba","given":"Dorit S."}],"issued":{"date-parts":[["1997",6]]}}},{"id":3114,"uris":["http://zotero.org/users/6749620/items/6JQM44ET"],"itemData":{"id":3114,"type":"chapter","container-title":"Combinatorial Optimization — Eureka, You Shrink!","event-place":"Berlin, Heidelberg","ISBN":"978-3-540-00580-3","note":"collection-title: Lecture Notes in Computer Science\nDOI: 10.1007/3-540-36478-1_17","page":"185-207","publisher":"Springer Berlin Heidelberg","publisher-place":"Berlin, Heidelberg","source":"DOI.org (Crossref)","title":"Exact Algorithms for NP-Hard Problems: A Survey","title-short":"Exact Algorithms for NP-Hard Problems","URL":"http://link.springer.com/10.1007/3-540-36478-1_17","volume":"2570","collection-editor":[{"family":"Goos","given":"Gerhard"},{"family":"Hartmanis","given":"Juris"},{"family":"Van Leeuwen","given":"Jan"}],"editor":[{"family":"Jünger","given":"Michael"},{"family":"Reinelt","given":"Gerhard"},{"family":"Rinaldi","given":"Giovanni"}],"author":[{"family":"Woeginger","given":"Gerhard J."}],"accessed":{"date-parts":[["2025",7,3]]},"issued":{"date-parts":[["2003"]]}}}],"schema":"https://github.com/citation-style-language/schema/raw/master/csl-citation.json"} </w:instrText>
      </w:r>
      <w:r>
        <w:fldChar w:fldCharType="separate"/>
      </w:r>
      <w:r w:rsidR="00BA5378" w:rsidRPr="00BA5378">
        <w:t>[195,196]</w:t>
      </w:r>
      <w:r>
        <w:fldChar w:fldCharType="end"/>
      </w:r>
      <w:r>
        <w:t xml:space="preserve">. First, an optimization algorithm must be selected. Common choices are sequential </w:t>
      </w:r>
      <w:r>
        <w:fldChar w:fldCharType="begin"/>
      </w:r>
      <w:r w:rsidR="00BA5378">
        <w:instrText xml:space="preserve"> ADDIN ZOTERO_ITEM CSL_CITATION {"citationID":"a98379dk06","properties":{"formattedCitation":"[197]","plainCitation":"[197]","noteIndex":0},"citationItems":[{"id":1064,"uris":["http://zotero.org/users/6749620/items/EWBBRFRT"],"itemData":{"id":1064,"type":"paper-conference","abstract":"State-of-the-art algorithms for hard computational problems often expose many parameters that can be modified to improve empirical performance. However, manually exploring the resulting combinatorial space of parameter settings is tedious and tends to lead to unsatisfactory outcomes. Recently, automated approaches for solving this algorithm configuration problem have led to substantial improvements in the state of the art for solving various problems. One promising approach constructs explicit regression models to describe the dependence of target algorithm performance on parameter settings; however, this approach has so far been limited to the optimization of few numerical algorithm parameters on single instances. In this paper, we extend this paradigm for the first time to general algorithm configuration problems, allowing many categorical parameters and optimization for sets of instances. We experimentally validate our new algorithm configuration procedure by optimizing a local search and a tree search solver for the propositional satisfiability problem (SAT), as well as the commercial mixed integer programming (MIP) solver CPLEX. In these experiments, our procedure yielded state-of-the-art performance, and in many cases outperformed the previous best configuration approach.","collection-title":"Lecture Notes in Computer Science","container-title":"Learning and Intelligent Optimization","DOI":"10.1007/978-3-642-25566-3_40","event-place":"Berlin, Heidelberg","ISBN":"978-3-642-25566-3","language":"en","page":"507-523","publisher":"Springer","publisher-place":"Berlin, Heidelberg","source":"Springer Link","title":"Sequential Model-Based Optimization for General Algorithm Configuration","author":[{"family":"Hutter","given":"Frank"},{"family":"Hoos","given":"Holger H."},{"family":"Leyton-Brown","given":"Kevin"}],"editor":[{"family":"Coello","given":"Carlos A. Coello"}],"issued":{"date-parts":[["2011"]]}}}],"schema":"https://github.com/citation-style-language/schema/raw/master/csl-citation.json"} </w:instrText>
      </w:r>
      <w:r>
        <w:fldChar w:fldCharType="separate"/>
      </w:r>
      <w:r w:rsidR="00BA5378" w:rsidRPr="00BA5378">
        <w:t>[197]</w:t>
      </w:r>
      <w:r>
        <w:fldChar w:fldCharType="end"/>
      </w:r>
      <w:r>
        <w:t xml:space="preserve">, grid </w:t>
      </w:r>
      <w:r>
        <w:fldChar w:fldCharType="begin"/>
      </w:r>
      <w:r w:rsidR="00BA5378">
        <w:instrText xml:space="preserve"> ADDIN ZOTERO_ITEM CSL_CITATION {"citationID":"a17de4ml250","properties":{"formattedCitation":"[198]","plainCitation":"[198]","noteIndex":0},"citationItems":[{"id":3112,"uris":["http://zotero.org/users/6749620/items/V9S3PXAS"],"itemData":{"id":3112,"type":"chapter","container-title":"Innovations in Hybrid Intelligent Systems","event-place":"Berlin, Heidelberg","ISBN":"978-3-540-74971-4","note":"collection-title: Advances in Soft Computing\nDOI: 10.1007/978-3-540-74972-1_17","page":"120-127","publisher":"Springer Berlin Heidelberg","publisher-place":"Berlin, Heidelberg","source":"DOI.org (Crossref)","title":"Finding Optimal Model Parameters by Discrete Grid Search","URL":"http://link.springer.com/10.1007/978-3-540-74972-1_17","volume":"44","collection-editor":[{"family":"Kacprzyk","given":"Janusz"}],"editor":[{"family":"Corchado","given":"Emilio"},{"family":"Corchado","given":"Juan M."},{"family":"Abraham","given":"Ajith"}],"author":[{"family":"Jiménez","given":"Álvaro Barbero"},{"family":"Lázaro","given":"Jorge López"},{"family":"Dorronsoro","given":"José R."}],"accessed":{"date-parts":[["2025",7,3]]},"issued":{"date-parts":[["2007"]]}}}],"schema":"https://github.com/citation-style-language/schema/raw/master/csl-citation.json"} </w:instrText>
      </w:r>
      <w:r>
        <w:fldChar w:fldCharType="separate"/>
      </w:r>
      <w:r w:rsidR="00BA5378" w:rsidRPr="00BA5378">
        <w:t>[198]</w:t>
      </w:r>
      <w:r>
        <w:fldChar w:fldCharType="end"/>
      </w:r>
      <w:r>
        <w:t xml:space="preserve">, random </w:t>
      </w:r>
      <w:r>
        <w:fldChar w:fldCharType="begin"/>
      </w:r>
      <w:r w:rsidR="00BA5378">
        <w:instrText xml:space="preserve"> ADDIN ZOTERO_ITEM CSL_CITATION {"citationID":"a2l81ftar73","properties":{"formattedCitation":"[199]","plainCitation":"[199]","noteIndex":0},"citationItems":[{"id":1322,"uris":["http://zotero.org/users/6749620/items/23FYQP58"],"itemData":{"id":1322,"type":"article-journal","abstract":"Grid search and manual search are the most widely used strategies for hyper-parameter optimization. This paper shows empirically and theoretically that randomly chosen trials are more efficient for hyper-parameter optimization than trials on a grid. Empirical evidence comes from a comparison with a large previous study that used grid search and manual search to configure neural networks and deep belief networks. Compared with neural networks configured by a pure grid search, we find that random search over the same domain is able to find models that are as good or better within a small fraction of the computation time. Granting random search the same computational budget, random search finds better models by effectively searching a larger, less promising configuration space. Compared with deep belief networks configured by a thoughtful combination of manual search and grid search, purely random search over the same 32-dimensional configuration space found statistically equal performance on four of seven data sets, and superior performance on one of seven. A Gaussian process analysis of the function from hyper-parameters to validation set performance reveals that for most data sets only a few of the hyper-parameters really matter, but that different hyper-parameters are important on different data sets. This phenomenon makes grid search a poor choice for configuring algorithms for new data sets. Our analysis casts some light on why recent \"High Throughput\" methods achieve surprising success--they appear to search through a large number of hyper-parameters because most hyper-parameters do not matter much. We anticipate that growing interest in large hierarchical models will place an increasing burden on techniques for hyper-parameter optimization; this work shows that random search is a natural baseline against which to judge progress in the development of adaptive (sequential) hyper-parameter optimization algorithms.","container-title":"The Journal of Machine Learning Research","ISSN":"1532-4435","issue":"null","journalAbbreviation":"J. Mach. Learn. Res.","note":"tex.ids= bergstraRandomSearchHyperparameter2012","page":"281–305","source":"3/1/2012","title":"Random search for hyper-parameter optimization","volume":"13","author":[{"family":"Bergstra","given":"James"},{"family":"Bengio","given":"Yoshua"}],"issued":{"date-parts":[["2012",2,1]]}}}],"schema":"https://github.com/citation-style-language/schema/raw/master/csl-citation.json"} </w:instrText>
      </w:r>
      <w:r>
        <w:fldChar w:fldCharType="separate"/>
      </w:r>
      <w:r w:rsidR="00BA5378" w:rsidRPr="00BA5378">
        <w:t>[199]</w:t>
      </w:r>
      <w:r>
        <w:fldChar w:fldCharType="end"/>
      </w:r>
      <w:r>
        <w:t xml:space="preserve">, Bayesian </w:t>
      </w:r>
      <w:r>
        <w:fldChar w:fldCharType="begin"/>
      </w:r>
      <w:r w:rsidR="00BA5378">
        <w:instrText xml:space="preserve"> ADDIN ZOTERO_ITEM CSL_CITATION {"citationID":"a1ln4egoqo","properties":{"formattedCitation":"[200]","plainCitation":"[200]","noteIndex":0},"citationItems":[{"id":2191,"uris":["http://zotero.org/users/6749620/items/JINF84VN"],"itemData":{"id":2191,"type":"article-journal","abstract":"Bayesian optimization techniques have been successfully applied to robotics, planning, sensor placement, recommendation, advertising, intelligent user interfaces and automatic algorithm configuration. Despite these successes, the approach is restricted to problems of moderate dimension, and several workshops on Bayesian optimization have identified its scaling to high-dimensions as one of the holy grails of the field. In this paper, we introduce a novel random embedding idea to attack this problem. The resulting Random EMbedding Bayesian Optimization (REMBO) algorithm is very simple, has important invariance properties, and applies to domains with both categorical and continuous variables. We present a thorough theoretical analysis of REMBO. Empirical results confirm that REMBO can effectively solve problems with billions of dimensions, provided the intrinsic dimensionality is low. They also show that REMBO achieves state-of-the-art performance in optimizing the 47 discrete parameters of a popular mixed integer linear programming solver.","container-title":"Journal of Artificial Intelligence Research","DOI":"10.1613/jair.4806","ISSN":"1076-9757","language":"en","license":"Copyright (c)","page":"361-387","source":"www.jair.org","title":"Bayesian Optimization in a Billion Dimensions via Random Embeddings","volume":"55","author":[{"family":"Wang","given":"Ziyu"},{"family":"Hutter","given":"Frank"},{"family":"Zoghi","given":"Masrour"},{"family":"Matheson","given":"David"},{"family":"Feitas","given":"Nando","dropping-particle":"de"}],"issued":{"date-parts":[["2016",2,19]]}}}],"schema":"https://github.com/citation-style-language/schema/raw/master/csl-citation.json"} </w:instrText>
      </w:r>
      <w:r>
        <w:fldChar w:fldCharType="separate"/>
      </w:r>
      <w:r w:rsidR="00BA5378" w:rsidRPr="00BA5378">
        <w:t>[200]</w:t>
      </w:r>
      <w:r>
        <w:fldChar w:fldCharType="end"/>
      </w:r>
      <w:r>
        <w:t xml:space="preserve">, evolutionary </w:t>
      </w:r>
      <w:r>
        <w:fldChar w:fldCharType="begin"/>
      </w:r>
      <w:r w:rsidR="00BA5378">
        <w:instrText xml:space="preserve"> ADDIN ZOTERO_ITEM CSL_CITATION {"citationID":"a20q19gk36s","properties":{"formattedCitation":"[201]","plainCitation":"[201]","noteIndex":0},"citationItems":[{"id":3111,"uris":["http://zotero.org/users/6749620/items/UJNU7E9A"],"itemData":{"id":3111,"type":"article-journal","container-title":"IEEE Transactions on evolutionary computation","issue":"3","note":"publisher: IEEE","page":"303–317","source":"Google Scholar","title":"Evolutionary optimization in uncertain environments-a survey","volume":"9","author":[{"family":"Jin","given":"Yaochu"},{"family":"Branke","given":"Jürgen"}],"issued":{"date-parts":[["2005"]]}}}],"schema":"https://github.com/citation-style-language/schema/raw/master/csl-citation.json"} </w:instrText>
      </w:r>
      <w:r>
        <w:fldChar w:fldCharType="separate"/>
      </w:r>
      <w:r w:rsidR="00BA5378" w:rsidRPr="00BA5378">
        <w:t>[201]</w:t>
      </w:r>
      <w:r>
        <w:fldChar w:fldCharType="end"/>
      </w:r>
      <w:r>
        <w:t xml:space="preserve">, gradient descent </w:t>
      </w:r>
      <w:r>
        <w:fldChar w:fldCharType="begin"/>
      </w:r>
      <w:r w:rsidR="00BA5378">
        <w:instrText xml:space="preserve"> ADDIN ZOTERO_ITEM CSL_CITATION {"citationID":"aa85eh38g4","properties":{"formattedCitation":"[202]","plainCitation":"[202]","noteIndex":0},"citationItems":[{"id":2489,"uris":["http://zotero.org/users/6749620/items/38EEEX6F"],"itemData":{"id":2489,"type":"article-journal","abstract":"Whether you deal with a real-life issue or create a software product, optimization is constantly the ultimate goal. This goal, however, is achieved by utilizing one of the optimization algorithms. The progressively popular Gradient Descent (GD) optimization algorithms are frequently used as black box optimizers when solving unrestricted problems of optimization. Each iteration of a gradient-based algorithm attempts to approach the minimizer/maximizer cost function by using the gradient's objective function information. Moreover, a comparative study of various GD variants like Gradient Descent (GD), Batch Gradient Descent (BGD), Stochastic Gradient Descent (SGD) and Mini-batch GD are described in this paper. Additionally, this paper outlines the challenges of those algorithms and presents the most widely used optimization algorithms, including Momentum, Nesterov Momentum, Adaptive Gradient (AdaGrad), Adaptive Delta (AdaDelta), Root Mean Square Propagation (RMSProp), Adaptive Moment Estimation (Adam), Maximum Adaptive Moment Estimation (AdaMax) and Nesterov Accelerated Adaptive Moment Estimation (Nadam) algorithms; All of which, will be separately presented in this paper. Finally, a comparison has been made between these optimization algorithms that are based on GD in terms of training speed, convergency rate, performance and the pros and cons.","container-title":"PalArch's Journal of Archaeology of Egypt / Egyptology","ISSN":"1567-214X","issue":"4","language":"en","license":"Copyright (c) 2021","note":"number: 4","page":"2715-2743","source":"archives.palarch.nl","title":"COMPARISON OF OPTIMIZATION TECHNIQUES BASED ON GRADIENT DESCENT ALGORITHM: A REVIEW","title-short":"COMPARISON OF OPTIMIZATION TECHNIQUES BASED ON GRADIENT DESCENT ALGORITHM","volume":"18","author":[{"family":"Haji","given":"Saad Hikmat"},{"family":"Abdulazeez","given":"Adnan Mohsin"}],"issued":{"date-parts":[["2021",2,18]]}}}],"schema":"https://github.com/citation-style-language/schema/raw/master/csl-citation.json"} </w:instrText>
      </w:r>
      <w:r>
        <w:fldChar w:fldCharType="separate"/>
      </w:r>
      <w:r w:rsidR="00BA5378" w:rsidRPr="00BA5378">
        <w:t>[202]</w:t>
      </w:r>
      <w:r>
        <w:fldChar w:fldCharType="end"/>
      </w:r>
      <w:r>
        <w:t xml:space="preserve">, and particle-swarm search </w:t>
      </w:r>
      <w:r>
        <w:fldChar w:fldCharType="begin"/>
      </w:r>
      <w:r w:rsidR="00BA5378">
        <w:instrText xml:space="preserve"> ADDIN ZOTERO_ITEM CSL_CITATION {"citationID":"a1vfkn3sei5","properties":{"formattedCitation":"[203]","plainCitation":"[203]","noteIndex":0},"citationItems":[{"id":2487,"uris":["http://zotero.org/users/6749620/items/NIA53DVS"],"itemData":{"id":2487,"type":"article-journal","abstract":"Particle swarm optimization (PSO) is a population-based stochastic optimization algorithm motivated by intelligent collective behavior of some animals such as flocks of birds or schools of fish. Since presented in 1995, it has experienced a multitude of enhancements. As researchers have learned about the technique, they derived new versions aiming to different demands, developed new applications in a host of areas, published theoretical studies of the effects of the various parameters and proposed many variants of the algorithm. This paper introduces its origin and background and carries out the theory analysis of the PSO. Then, we analyze its present situation of research and application in algorithm structure, parameter selection, topology structure, discrete PSO algorithm and parallel PSO algorithm, multi-objective optimization PSO and its engineering applications. Finally, the existing problems are analyzed and future research directions are presented.","container-title":"Soft Computing","DOI":"10.1007/s00500-016-2474-6","ISSN":"1433-7479","issue":"2","journalAbbreviation":"Soft Comput","language":"en","page":"387-408","source":"Springer Link","title":"Particle swarm optimization algorithm: an overview","title-short":"Particle swarm optimization algorithm","volume":"22","author":[{"family":"Wang","given":"Dongshu"},{"family":"Tan","given":"Dapei"},{"family":"Liu","given":"Lei"}],"issued":{"date-parts":[["2018",1,1]]}}}],"schema":"https://github.com/citation-style-language/schema/raw/master/csl-citation.json"} </w:instrText>
      </w:r>
      <w:r>
        <w:fldChar w:fldCharType="separate"/>
      </w:r>
      <w:r w:rsidR="00BA5378" w:rsidRPr="00BA5378">
        <w:t>[203]</w:t>
      </w:r>
      <w:r>
        <w:fldChar w:fldCharType="end"/>
      </w:r>
      <w:r>
        <w:t xml:space="preserve">, where these algorithms outperform brute-force and search under similar time limits. Ideally, experimenting with a combination of different optimization algorithms under reasonable time limits, before committing more resources, is desirable, as it provides empirical evidence for selecting an algorithm given the model, dataset, and various constraints. For example, grid, random, Bayesian, and evolutionary algorithms may be run in parallel for two hours, while the algorithm that yields the best geo-intervention is chosen to be run for several days. Here, computational resources, potential for parallelization, and hybrid algorithms may also be considered. Computational </w:t>
      </w:r>
      <w:r>
        <w:lastRenderedPageBreak/>
        <w:t xml:space="preserve">resources and parallelization may allow certain algorithms to explore more options (e.g. parallelized grid or random search </w:t>
      </w:r>
      <w:r>
        <w:fldChar w:fldCharType="begin"/>
      </w:r>
      <w:r w:rsidR="00BA5378">
        <w:instrText xml:space="preserve"> ADDIN ZOTERO_ITEM CSL_CITATION {"citationID":"aah48o0cla","properties":{"formattedCitation":"[204]","plainCitation":"[204]","noteIndex":0},"citationItems":[{"id":3110,"uris":["http://zotero.org/users/6749620/items/QW4RVVGR"],"itemData":{"id":3110,"type":"article-journal","container-title":"Computer Physics Communications","note":"publisher: Elsevier","page":"390–397","source":"Google Scholar","title":"A parallel algorithm for random searches","volume":"196","author":[{"family":"Wosniack","given":"Marina E."},{"family":"Raposo","given":"Ernesto P."},{"family":"Viswanathan","given":"Gandhi M."},{"family":"Luz","given":"Marcos GE","non-dropping-particle":"da"}],"issued":{"date-parts":[["2015"]]}}}],"schema":"https://github.com/citation-style-language/schema/raw/master/csl-citation.json"} </w:instrText>
      </w:r>
      <w:r>
        <w:fldChar w:fldCharType="separate"/>
      </w:r>
      <w:r w:rsidR="00BA5378" w:rsidRPr="00BA5378">
        <w:t>[204]</w:t>
      </w:r>
      <w:r>
        <w:fldChar w:fldCharType="end"/>
      </w:r>
      <w:r>
        <w:t xml:space="preserve">), and disadvantage others (e.g. dependency on previously explored options in Bayesian search </w:t>
      </w:r>
      <w:r>
        <w:fldChar w:fldCharType="begin"/>
      </w:r>
      <w:r>
        <w:instrText xml:space="preserve"> ADDIN ZOTERO_ITEM CSL_CITATION {"citationID":"a1nt8cjsp8b","properties":{"formattedCitation":"[96]","plainCitation":"[96]","noteIndex":0},"citationItems":[{"id":1063,"uris":["http://zotero.org/users/6749620/items/YS8IMQNU"],"itemData":{"id":1063,"type":"chapter","container-title":"Advances in Neural Information Processing Systems 25","page":"2951–2959","publisher":"Curran Associates, Inc.","source":"Neural Information Processing Systems","title":"Practical Bayesian Optimization of Machine Learning Algorithms","author":[{"family":"Snoek","given":"Jasper"},{"family":"Larochelle","given":"Hugo"},{"family":"Adams","given":"Ryan P"}],"editor":[{"family":"Pereira","given":"F."},{"family":"Burges","given":"C. J. C."},{"family":"Bottou","given":"L."},{"family":"Weinberger","given":"K. Q."}],"accessed":{"date-parts":[["2020",9,26]]},"issued":{"date-parts":[["2012"]]}}}],"schema":"https://github.com/citation-style-language/schema/raw/master/csl-citation.json"} </w:instrText>
      </w:r>
      <w:r>
        <w:fldChar w:fldCharType="separate"/>
      </w:r>
      <w:r w:rsidRPr="007837A4">
        <w:t>[96]</w:t>
      </w:r>
      <w:r>
        <w:fldChar w:fldCharType="end"/>
      </w:r>
      <w:r>
        <w:t xml:space="preserve">). There is also possibility in combining algorithms, such as applying random search to initialize better prior options for Bayesian search </w:t>
      </w:r>
      <w:r>
        <w:fldChar w:fldCharType="begin"/>
      </w:r>
      <w:r w:rsidR="00BA5378">
        <w:instrText xml:space="preserve"> ADDIN ZOTERO_ITEM CSL_CITATION {"citationID":"a14r1fjnp33","properties":{"formattedCitation":"[199]","plainCitation":"[199]","noteIndex":0},"citationItems":[{"id":1322,"uris":["http://zotero.org/users/6749620/items/23FYQP58"],"itemData":{"id":1322,"type":"article-journal","abstract":"Grid search and manual search are the most widely used strategies for hyper-parameter optimization. This paper shows empirically and theoretically that randomly chosen trials are more efficient for hyper-parameter optimization than trials on a grid. Empirical evidence comes from a comparison with a large previous study that used grid search and manual search to configure neural networks and deep belief networks. Compared with neural networks configured by a pure grid search, we find that random search over the same domain is able to find models that are as good or better within a small fraction of the computation time. Granting random search the same computational budget, random search finds better models by effectively searching a larger, less promising configuration space. Compared with deep belief networks configured by a thoughtful combination of manual search and grid search, purely random search over the same 32-dimensional configuration space found statistically equal performance on four of seven data sets, and superior performance on one of seven. A Gaussian process analysis of the function from hyper-parameters to validation set performance reveals that for most data sets only a few of the hyper-parameters really matter, but that different hyper-parameters are important on different data sets. This phenomenon makes grid search a poor choice for configuring algorithms for new data sets. Our analysis casts some light on why recent \"High Throughput\" methods achieve surprising success--they appear to search through a large number of hyper-parameters because most hyper-parameters do not matter much. We anticipate that growing interest in large hierarchical models will place an increasing burden on techniques for hyper-parameter optimization; this work shows that random search is a natural baseline against which to judge progress in the development of adaptive (sequential) hyper-parameter optimization algorithms.","container-title":"The Journal of Machine Learning Research","ISSN":"1532-4435","issue":"null","journalAbbreviation":"J. Mach. Learn. Res.","note":"tex.ids= bergstraRandomSearchHyperparameter2012","page":"281–305","source":"3/1/2012","title":"Random search for hyper-parameter optimization","volume":"13","author":[{"family":"Bergstra","given":"James"},{"family":"Bengio","given":"Yoshua"}],"issued":{"date-parts":[["2012",2,1]]}}}],"schema":"https://github.com/citation-style-language/schema/raw/master/csl-citation.json"} </w:instrText>
      </w:r>
      <w:r>
        <w:fldChar w:fldCharType="separate"/>
      </w:r>
      <w:r w:rsidR="00BA5378" w:rsidRPr="00BA5378">
        <w:t>[199]</w:t>
      </w:r>
      <w:r>
        <w:fldChar w:fldCharType="end"/>
      </w:r>
      <w:r>
        <w:t xml:space="preserve">. Second, guiding the selected algorithm has perhaps the largest influence on finding more optimal geo-interventions, as it defines constraints that drastically both reduce search spaces and improve understanding, as these constraints often represent applied knowledge from expertise in the outcome’s behavior. In the case study, a common relationship is known between traffic volumes and collisions, and thus, two scenarios focused on defining constraints on high and low traffic areas to reduce collisions. In scenario two, low traffic areas had a much larger search space and did not result in any geo-interventions that would reduce collisions. In scenario one, high traffic areas had lowered the search space, and resulted in several geo-interventions that lowered collisions, which is consistent with past knowledge on traffic collisions </w:t>
      </w:r>
      <w:r>
        <w:fldChar w:fldCharType="begin"/>
      </w:r>
      <w:r w:rsidR="00BA5378">
        <w:instrText xml:space="preserve"> ADDIN ZOTERO_ITEM CSL_CITATION {"citationID":"ahnuldnm3e","properties":{"formattedCitation":"[205\\uc0\\u8211{}207]","plainCitation":"[205–207]","noteIndex":0},"citationItems":[{"id":3246,"uris":["http://zotero.org/users/6749620/items/AHG2SUSQ"],"itemData":{"id":3246,"type":"article-journal","container-title":"International journal of environmental research and public health","issue":"4","note":"publisher: MDPI","page":"1393","source":"Google Scholar","title":"Relationship between traffic volume and accident frequency at intersections","volume":"17","author":[{"family":"Retallack","given":"Angus Eugene"},{"family":"Ostendorf","given":"Bertram"}],"issued":{"date-parts":[["2020"]]}}},{"id":3108,"uris":["http://zotero.org/users/6749620/items/UW54QGGL"],"itemData":{"id":3108,"type":"article-journal","abstract":"In more recent safety analysis methods, collision prediction models can be used for identifying intersections with promise of safety improvement and for evaluating the effects of treatment. Considerable effort has been directed at developing collision prediction models, but little has been directed at pedestrian collisions. Collisions involving motor vehicles and pedestrians pose a significant safety problem, principally in urban areas, where the levels of vehicle-pedestrian conflicts are high. Data from Toronto, Canada, are used in the development of pedestrian collision prediction models for three- and four-legged urban intersections, with and without signal control. These models, which relate safety to pedestrian and vehicle traffic volumes, can be used to identify locations that might be targeted for treatment and to help evaluate treatment effects. Models are developed by using pedestrian and vehicular volumes and vehicle volumes only. It is seen that the use of pedestrian volume information results in a much richer model, emphasizing the importance of collecting this information in routine traffic counting programs. An important issue for collision prediction models is transferability to other jurisdictions. This is especially important in the case of pedestrian collision models, because many jurisdictions may not have data sets containing sufficient collisions and pedestrian volume counts with which to calibrate reliable models. Data from the city of Hamilton, Ontario, were used to test the transferability of the Toronto four-legged signalized intersection model. The test was successful: the recalibrated Toronto models predicted collision numbers that were very close to those predicted by the model calibrated directly for the Hamilton data.","container-title":"Transportation Research Record: Journal of the Transportation Research Board","DOI":"10.3141/1818-16","ISSN":"0361-1981, 2169-4052","issue":"1","journalAbbreviation":"Transportation Research Record: Journal of the Transportation Research Board","language":"en","license":"https://journals.sagepub.com/page/policies/text-and-data-mining-license","page":"102-107","source":"DOI.org (Crossref)","title":"Pedestrian Collision Prediction Models for Urban Intersections","volume":"1818","author":[{"family":"Lyon","given":"Craig"},{"family":"Persaud","given":"Bhagwant"}],"issued":{"date-parts":[["2002",1]]}}},{"id":3109,"uris":["http://zotero.org/users/6749620/items/9QM4A37K"],"itemData":{"id":3109,"type":"article-journal","abstract":"This study set out to determine the major causes of vehicle collisions in the City of Toronto and to propose solutions to the issue. We have made use of Toronto Open Data to gather statistics on wellbeing demographics, traffic, economics, and collisions. Data was analyzed and it was determined that six neighbourhoods deviated from the normal ratio of collisions to road volume. We researched these six neighbourhoods and determined that most accidents occur in commercial areas and the least accidents happen in residential areas. Residential areas are not areas where large amounts of people collect daily, but commercial areas are, and the high amounts of pedestrian movement within commercial areas coupled with vehicle traffic likely increases the chance of collisions. Vehicle accidents can be reduced in several ways, such as producing more PSAs, enforcing jaywalk prevention, reducing speeding and employing advents in driving technology such as driverless cars.","container-title":"STEM Fellowship Journal","DOI":"10.17975/sfj-2016-009","ISSN":"2369-0399","issue":"1","journalAbbreviation":"STEM Fellowship Journal","language":"en","page":"49-54","source":"DOI.org (Crossref)","title":"Collision Statistics: A Study in Toronto Road Safety","title-short":"Collision Statistics","volume":"2","author":[{"family":"Leung","given":"Kevin"},{"family":"Iu","given":"Jerry"},{"family":"Gelgor","given":"Gabriel"},{"family":"Halili","given":"Arbri"}],"issued":{"date-parts":[["2016",7,1]]}}}],"schema":"https://github.com/citation-style-language/schema/raw/master/csl-citation.json"} </w:instrText>
      </w:r>
      <w:r>
        <w:fldChar w:fldCharType="separate"/>
      </w:r>
      <w:r w:rsidR="00BA5378" w:rsidRPr="00BA5378">
        <w:rPr>
          <w:szCs w:val="24"/>
        </w:rPr>
        <w:t>[205–207]</w:t>
      </w:r>
      <w:r>
        <w:fldChar w:fldCharType="end"/>
      </w:r>
      <w:r>
        <w:t>. Additionally, the number of variables were limited to the top three most important infrastructure variables, further limiting the search space to represent modifiable phenomena in the real world. Here, the search space was limited by reducing the number of variables and the areas in which geo-interventions can be applied. Careful consideration is needed in limiting the search space to modifiable variables and spatial areas relative to the decision-making context. Hence, the decision maker’s knowledge is crucial in limiting the search space to guide the optimization algorithm towards generating both more practical and effective geo-interventions that can be applied in the real world.</w:t>
      </w:r>
    </w:p>
    <w:p w14:paraId="0266A089" w14:textId="529DCD5D" w:rsidR="00A56E84" w:rsidRDefault="00A56E84" w:rsidP="00A56E84">
      <w:pPr>
        <w:pStyle w:val="MDPI21heading1"/>
        <w:rPr>
          <w:ins w:id="796" w:author="Richard Wen" w:date="2026-02-28T00:43:00Z"/>
        </w:rPr>
      </w:pPr>
      <w:ins w:id="797" w:author="Richard Wen" w:date="2026-02-28T00:43:00Z">
        <w:r>
          <w:rPr>
            <w:szCs w:val="24"/>
          </w:rPr>
          <w:t>Appendix</w:t>
        </w:r>
        <w:r>
          <w:t xml:space="preserve"> </w:t>
        </w:r>
      </w:ins>
      <w:ins w:id="798" w:author="Richard Wen" w:date="2026-02-28T00:44:00Z">
        <w:r>
          <w:t>C</w:t>
        </w:r>
      </w:ins>
      <w:ins w:id="799" w:author="Richard Wen" w:date="2026-02-28T00:43:00Z">
        <w:r>
          <w:t xml:space="preserve">. </w:t>
        </w:r>
      </w:ins>
      <w:r w:rsidR="007108BB">
        <w:t>Case Study Details</w:t>
      </w:r>
      <w:r w:rsidR="007A4DF9">
        <w:t>.</w:t>
      </w:r>
    </w:p>
    <w:p w14:paraId="365FC3E7" w14:textId="1170FD94" w:rsidR="008333F2" w:rsidRDefault="007108BB" w:rsidP="00A815F7">
      <w:pPr>
        <w:pStyle w:val="MDPI31text"/>
      </w:pPr>
      <w:r>
        <w:t>This appendix provides details on the case study in Section 3.2</w:t>
      </w:r>
      <w:r w:rsidR="00A815F7">
        <w:t>, namely the overall process applied in the case study and the optimization iterations found in the outcome modelling component</w:t>
      </w:r>
      <w:r>
        <w:t>. Figure</w:t>
      </w:r>
      <w:ins w:id="800" w:author="Richard Wen" w:date="2026-03-05T20:09:00Z">
        <w:r w:rsidR="008333F2">
          <w:t xml:space="preserve"> C1</w:t>
        </w:r>
      </w:ins>
      <w:del w:id="801" w:author="Richard Wen" w:date="2026-03-05T20:09:00Z">
        <w:r w:rsidDel="008333F2">
          <w:delText>s</w:delText>
        </w:r>
      </w:del>
      <w:ins w:id="802" w:author="Richard Wen" w:date="2026-03-05T20:09:00Z">
        <w:r w:rsidR="008333F2">
          <w:t xml:space="preserve"> </w:t>
        </w:r>
      </w:ins>
      <w:r w:rsidR="00BF5F1F">
        <w:t>illustrates an application of the geo-intervention modelling framework</w:t>
      </w:r>
      <w:r w:rsidR="004104BA">
        <w:t xml:space="preserve"> in Figure 3</w:t>
      </w:r>
      <w:r w:rsidR="00BF5F1F">
        <w:t xml:space="preserve"> to the case study by specifying each framewo</w:t>
      </w:r>
      <w:r w:rsidR="006E090A">
        <w:t xml:space="preserve">rk component and sub-component. </w:t>
      </w:r>
      <w:r w:rsidR="00041A2B">
        <w:t>In the first spatial data component,</w:t>
      </w:r>
      <w:r w:rsidR="00BF5F1F">
        <w:t xml:space="preserve"> </w:t>
      </w:r>
      <w:r w:rsidR="00041A2B">
        <w:t>data is spatially aggregated into a standard format as described in Section 2.3.1.</w:t>
      </w:r>
      <w:r w:rsidR="006A75F2">
        <w:t xml:space="preserve"> In the second outcome modelling component, AutoML models were built to predict MVCs and find the best model </w:t>
      </w:r>
      <w:r w:rsidR="00E861AF">
        <w:t>as described in Section 2.3.2</w:t>
      </w:r>
      <w:r w:rsidR="006A75F2">
        <w:t>. Lastly, the geo-intervention generation component uses Bayesian optimization</w:t>
      </w:r>
      <w:r w:rsidR="0068267B">
        <w:t xml:space="preserve">, given </w:t>
      </w:r>
      <w:r w:rsidR="00E861AF">
        <w:t>several</w:t>
      </w:r>
      <w:r w:rsidR="0068267B">
        <w:t xml:space="preserve"> constraints</w:t>
      </w:r>
      <w:r w:rsidR="00E861AF">
        <w:t xml:space="preserve"> described in Section 2.3.3</w:t>
      </w:r>
      <w:r w:rsidR="0068267B">
        <w:t>,</w:t>
      </w:r>
      <w:r w:rsidR="006A75F2">
        <w:t xml:space="preserve"> to </w:t>
      </w:r>
      <w:r w:rsidR="0068267B">
        <w:t>generate</w:t>
      </w:r>
      <w:r w:rsidR="006A75F2">
        <w:t xml:space="preserve"> </w:t>
      </w:r>
      <w:r w:rsidR="00B62575">
        <w:t xml:space="preserve">optimized </w:t>
      </w:r>
      <w:r w:rsidR="006A75F2">
        <w:t>geo-interventions using the best model found in the previous outcome modelling component.</w:t>
      </w:r>
      <w:r w:rsidR="00A815F7">
        <w:t xml:space="preserve"> </w:t>
      </w:r>
      <w:ins w:id="803" w:author="Richard Wen" w:date="2026-02-28T00:51:00Z">
        <w:r w:rsidR="003056AB">
          <w:t>Figures C</w:t>
        </w:r>
      </w:ins>
      <w:r>
        <w:t>2</w:t>
      </w:r>
      <w:ins w:id="804" w:author="Richard Wen" w:date="2026-02-28T00:51:00Z">
        <w:r w:rsidR="003056AB">
          <w:t xml:space="preserve"> to C</w:t>
        </w:r>
      </w:ins>
      <w:r>
        <w:t>3</w:t>
      </w:r>
      <w:ins w:id="805" w:author="Richard Wen" w:date="2026-02-28T00:51:00Z">
        <w:r w:rsidR="003056AB">
          <w:t xml:space="preserve"> visualize the reduction in </w:t>
        </w:r>
      </w:ins>
      <w:ins w:id="806" w:author="Richard Wen" w:date="2026-02-28T00:52:00Z">
        <w:r w:rsidR="003056AB">
          <w:t>MVCs when applying Bayesian optimization to</w:t>
        </w:r>
      </w:ins>
      <w:ins w:id="807" w:author="Richard Wen" w:date="2026-02-28T00:57:00Z">
        <w:r w:rsidR="00101894">
          <w:t xml:space="preserve"> the top three most important infrastructure variables</w:t>
        </w:r>
      </w:ins>
      <w:ins w:id="808" w:author="Richard Wen" w:date="2026-02-28T00:52:00Z">
        <w:r w:rsidR="00CF1CB6">
          <w:t xml:space="preserve"> the best model found in</w:t>
        </w:r>
        <w:r w:rsidR="003056AB">
          <w:t xml:space="preserve"> the case study</w:t>
        </w:r>
      </w:ins>
      <w:ins w:id="809" w:author="Richard Wen" w:date="2026-02-28T00:53:00Z">
        <w:r w:rsidR="003056AB">
          <w:t>.</w:t>
        </w:r>
        <w:r w:rsidR="000F69C3">
          <w:t xml:space="preserve"> </w:t>
        </w:r>
      </w:ins>
      <w:ins w:id="810" w:author="Richard Wen" w:date="2026-02-28T00:58:00Z">
        <w:r w:rsidR="00B24A68">
          <w:t>F</w:t>
        </w:r>
      </w:ins>
      <w:ins w:id="811" w:author="Richard Wen" w:date="2026-02-28T00:53:00Z">
        <w:r w:rsidR="000F69C3">
          <w:t>or scenario one, the optimal reduction of MVCs was found at iteration 983, while for scenario two, there</w:t>
        </w:r>
      </w:ins>
      <w:ins w:id="812" w:author="Richard Wen" w:date="2026-02-28T00:54:00Z">
        <w:r w:rsidR="000F69C3">
          <w:t xml:space="preserve"> was no reduction of MVCs found throughout all 1101 iterations</w:t>
        </w:r>
      </w:ins>
      <w:ins w:id="813" w:author="Richard Wen" w:date="2026-02-28T00:58:00Z">
        <w:r w:rsidR="005944E8">
          <w:t xml:space="preserve"> since</w:t>
        </w:r>
      </w:ins>
      <w:r w:rsidR="009473DE">
        <w:t xml:space="preserve"> the initial</w:t>
      </w:r>
      <w:ins w:id="814" w:author="Richard Wen" w:date="2026-02-28T00:58:00Z">
        <w:r w:rsidR="005944E8">
          <w:t xml:space="preserve"> iteration</w:t>
        </w:r>
      </w:ins>
      <w:ins w:id="815" w:author="Richard Wen" w:date="2026-02-28T00:54:00Z">
        <w:r w:rsidR="000F69C3">
          <w:t>.</w:t>
        </w:r>
      </w:ins>
    </w:p>
    <w:p w14:paraId="1682CFC9" w14:textId="4F4FA472" w:rsidR="008333F2" w:rsidRDefault="00F52900">
      <w:pPr>
        <w:pStyle w:val="MDPI52figure"/>
        <w:ind w:left="2040" w:firstLine="510"/>
        <w:jc w:val="left"/>
        <w:rPr>
          <w:ins w:id="816" w:author="Richard Wen" w:date="2025-12-24T15:45:00Z"/>
          <w:b/>
          <w:bCs/>
        </w:rPr>
        <w:pPrChange w:id="817" w:author="Richard Wen" w:date="2025-12-24T15:45:00Z">
          <w:pPr>
            <w:pStyle w:val="MDPI52figure"/>
            <w:ind w:left="2040" w:firstLine="510"/>
          </w:pPr>
        </w:pPrChange>
      </w:pPr>
      <w:r>
        <w:rPr>
          <w:b/>
          <w:bCs/>
        </w:rPr>
        <w:lastRenderedPageBreak/>
        <w:pict w14:anchorId="4DE635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6.8pt;height:372pt">
            <v:imagedata r:id="rId21" o:title="fig-study"/>
          </v:shape>
        </w:pict>
      </w:r>
    </w:p>
    <w:p w14:paraId="336A1DD9" w14:textId="134136AB" w:rsidR="008333F2" w:rsidRPr="00F3245B" w:rsidRDefault="008333F2" w:rsidP="008333F2">
      <w:pPr>
        <w:pStyle w:val="MDPI52figure"/>
        <w:ind w:left="1530" w:firstLine="510"/>
        <w:rPr>
          <w:ins w:id="818" w:author="Richard Wen" w:date="2025-12-24T15:45:00Z"/>
        </w:rPr>
      </w:pPr>
      <w:commentRangeStart w:id="819"/>
      <w:ins w:id="820" w:author="Richard Wen" w:date="2025-12-24T15:45:00Z">
        <w:r w:rsidRPr="005A7A5A">
          <w:rPr>
            <w:b/>
            <w:bCs/>
          </w:rPr>
          <w:t xml:space="preserve">Figure </w:t>
        </w:r>
      </w:ins>
      <w:r>
        <w:rPr>
          <w:b/>
          <w:bCs/>
        </w:rPr>
        <w:t>C1</w:t>
      </w:r>
      <w:ins w:id="821" w:author="Richard Wen" w:date="2025-12-24T15:45:00Z">
        <w:r w:rsidRPr="005A7A5A">
          <w:rPr>
            <w:b/>
            <w:bCs/>
          </w:rPr>
          <w:t>.</w:t>
        </w:r>
        <w:r>
          <w:t xml:space="preserve"> Application </w:t>
        </w:r>
      </w:ins>
      <w:commentRangeEnd w:id="819"/>
      <w:r>
        <w:rPr>
          <w:rStyle w:val="CommentReference"/>
          <w:sz w:val="20"/>
          <w:szCs w:val="20"/>
        </w:rPr>
        <w:commentReference w:id="819"/>
      </w:r>
      <w:ins w:id="822" w:author="Richard Wen" w:date="2025-12-24T15:45:00Z">
        <w:r>
          <w:t>of the geo-intervention modelling framework for</w:t>
        </w:r>
      </w:ins>
      <w:ins w:id="823" w:author="Richard Wen" w:date="2026-02-28T00:59:00Z">
        <w:r>
          <w:t xml:space="preserve"> the</w:t>
        </w:r>
      </w:ins>
      <w:ins w:id="824" w:author="Richard Wen" w:date="2025-12-24T15:45:00Z">
        <w:r>
          <w:t xml:space="preserve"> case study.</w:t>
        </w:r>
      </w:ins>
    </w:p>
    <w:p w14:paraId="039F6919" w14:textId="12EB3B34" w:rsidR="00A56E84" w:rsidRDefault="000A781B" w:rsidP="00A56E84">
      <w:pPr>
        <w:pStyle w:val="MDPI31text"/>
      </w:pPr>
      <w:del w:id="825" w:author="Richard Wen" w:date="2026-02-28T00:51:00Z">
        <w:r w:rsidDel="003056AB">
          <w:delText>The</w:delText>
        </w:r>
      </w:del>
    </w:p>
    <w:p w14:paraId="3ADE66B8" w14:textId="77777777" w:rsidR="00B329AF" w:rsidRDefault="00B329AF" w:rsidP="001D2086">
      <w:pPr>
        <w:pStyle w:val="MDPI52figure"/>
        <w:ind w:left="2040" w:firstLine="510"/>
        <w:jc w:val="left"/>
      </w:pPr>
      <w:r w:rsidRPr="00E53481">
        <w:rPr>
          <w:noProof/>
          <w:lang w:val="en-CA" w:eastAsia="en-CA" w:bidi="ar-SA"/>
        </w:rPr>
        <w:drawing>
          <wp:inline distT="0" distB="0" distL="0" distR="0" wp14:anchorId="4075D04D" wp14:editId="35C83AF7">
            <wp:extent cx="3433982" cy="2699308"/>
            <wp:effectExtent l="0" t="0" r="0" b="6350"/>
            <wp:docPr id="553591460" name="Picture 553591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91460" name="Picture 553591460"/>
                    <pic:cNvPicPr>
                      <a:picLocks/>
                    </pic:cNvPicPr>
                  </pic:nvPicPr>
                  <pic:blipFill>
                    <a:blip r:embed="rId22"/>
                    <a:stretch>
                      <a:fillRect/>
                    </a:stretch>
                  </pic:blipFill>
                  <pic:spPr bwMode="auto">
                    <a:xfrm>
                      <a:off x="0" y="0"/>
                      <a:ext cx="3478012" cy="2733918"/>
                    </a:xfrm>
                    <a:prstGeom prst="rect">
                      <a:avLst/>
                    </a:prstGeom>
                    <a:noFill/>
                    <a:ln>
                      <a:noFill/>
                    </a:ln>
                  </pic:spPr>
                </pic:pic>
              </a:graphicData>
            </a:graphic>
          </wp:inline>
        </w:drawing>
      </w:r>
    </w:p>
    <w:p w14:paraId="0117791D" w14:textId="16D77426" w:rsidR="00B329AF" w:rsidRDefault="00B329AF" w:rsidP="00B329AF">
      <w:pPr>
        <w:pStyle w:val="MDPI51figurecaption"/>
      </w:pPr>
      <w:r w:rsidRPr="005A7A5A">
        <w:rPr>
          <w:b/>
          <w:bCs/>
        </w:rPr>
        <w:t xml:space="preserve">Figure </w:t>
      </w:r>
      <w:r w:rsidR="007108BB">
        <w:rPr>
          <w:b/>
          <w:bCs/>
        </w:rPr>
        <w:t>C2</w:t>
      </w:r>
      <w:r w:rsidRPr="005A7A5A">
        <w:rPr>
          <w:b/>
          <w:bCs/>
        </w:rPr>
        <w:t>.</w:t>
      </w:r>
      <w:r>
        <w:t xml:space="preserve"> Bayesian optimization iterations for </w:t>
      </w:r>
      <w:commentRangeStart w:id="826"/>
      <w:commentRangeStart w:id="827"/>
      <w:r>
        <w:t xml:space="preserve">scenario </w:t>
      </w:r>
      <w:ins w:id="828" w:author="Richard Wen" w:date="2025-12-22T19:10:00Z">
        <w:r>
          <w:t xml:space="preserve">one </w:t>
        </w:r>
      </w:ins>
      <w:del w:id="829" w:author="Richard Wen" w:date="2025-12-22T19:10:00Z">
        <w:r w:rsidDel="0038366B">
          <w:delText>1</w:delText>
        </w:r>
        <w:commentRangeEnd w:id="826"/>
        <w:r w:rsidDel="0038366B">
          <w:rPr>
            <w:rStyle w:val="CommentReference"/>
            <w:sz w:val="18"/>
            <w:szCs w:val="20"/>
          </w:rPr>
          <w:commentReference w:id="826"/>
        </w:r>
      </w:del>
      <w:commentRangeEnd w:id="827"/>
      <w:r>
        <w:rPr>
          <w:rStyle w:val="CommentReference"/>
          <w:sz w:val="18"/>
          <w:szCs w:val="20"/>
        </w:rPr>
        <w:commentReference w:id="827"/>
      </w:r>
      <w:del w:id="830" w:author="Richard Wen" w:date="2025-12-22T19:10:00Z">
        <w:r w:rsidDel="0038366B">
          <w:delText xml:space="preserve"> </w:delText>
        </w:r>
      </w:del>
      <w:r>
        <w:t>using 80 by 80 grid autosklearn</w:t>
      </w:r>
      <w:r w:rsidRPr="00EB6816">
        <w:rPr>
          <w:i/>
          <w:iCs/>
        </w:rPr>
        <w:t xml:space="preserve"> </w:t>
      </w:r>
      <w:r>
        <w:t>model.</w:t>
      </w:r>
    </w:p>
    <w:p w14:paraId="7C8DFFF5" w14:textId="77777777" w:rsidR="00B329AF" w:rsidRDefault="00B329AF" w:rsidP="001D2086">
      <w:pPr>
        <w:pStyle w:val="MDPI52figure"/>
        <w:ind w:left="2040" w:firstLine="510"/>
        <w:jc w:val="left"/>
      </w:pPr>
      <w:r w:rsidRPr="00E53481">
        <w:rPr>
          <w:noProof/>
          <w:lang w:val="en-CA" w:eastAsia="en-CA" w:bidi="ar-SA"/>
        </w:rPr>
        <w:lastRenderedPageBreak/>
        <w:drawing>
          <wp:inline distT="0" distB="0" distL="0" distR="0" wp14:anchorId="561E2303" wp14:editId="19C71E0D">
            <wp:extent cx="3393585" cy="2823667"/>
            <wp:effectExtent l="0" t="0" r="0" b="0"/>
            <wp:docPr id="1261308475" name="Picture 1261308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08475" name="Picture 1261308475"/>
                    <pic:cNvPicPr>
                      <a:picLocks/>
                    </pic:cNvPicPr>
                  </pic:nvPicPr>
                  <pic:blipFill>
                    <a:blip r:embed="rId23"/>
                    <a:stretch>
                      <a:fillRect/>
                    </a:stretch>
                  </pic:blipFill>
                  <pic:spPr bwMode="auto">
                    <a:xfrm>
                      <a:off x="0" y="0"/>
                      <a:ext cx="3457456" cy="2876812"/>
                    </a:xfrm>
                    <a:prstGeom prst="rect">
                      <a:avLst/>
                    </a:prstGeom>
                    <a:noFill/>
                    <a:ln>
                      <a:noFill/>
                    </a:ln>
                  </pic:spPr>
                </pic:pic>
              </a:graphicData>
            </a:graphic>
          </wp:inline>
        </w:drawing>
      </w:r>
    </w:p>
    <w:p w14:paraId="7B7B6642" w14:textId="3136D508" w:rsidR="00B329AF" w:rsidRPr="00613B31" w:rsidRDefault="00B329AF" w:rsidP="00B329AF">
      <w:pPr>
        <w:pStyle w:val="MDPI51figurecaption"/>
      </w:pPr>
      <w:r w:rsidRPr="005A7A5A">
        <w:rPr>
          <w:b/>
          <w:bCs/>
        </w:rPr>
        <w:t xml:space="preserve">Figure </w:t>
      </w:r>
      <w:r w:rsidR="007108BB">
        <w:rPr>
          <w:b/>
          <w:bCs/>
        </w:rPr>
        <w:t>C3</w:t>
      </w:r>
      <w:r w:rsidRPr="005A7A5A">
        <w:rPr>
          <w:b/>
          <w:bCs/>
        </w:rPr>
        <w:t>.</w:t>
      </w:r>
      <w:r>
        <w:t xml:space="preserve"> Bayesian optimization iterations for </w:t>
      </w:r>
      <w:r w:rsidRPr="0038366B">
        <w:t xml:space="preserve">scenario </w:t>
      </w:r>
      <w:ins w:id="831" w:author="Richard Wen" w:date="2025-12-22T19:10:00Z">
        <w:r w:rsidRPr="0038366B">
          <w:rPr>
            <w:rPrChange w:id="832" w:author="Richard Wen" w:date="2025-12-22T19:11:00Z">
              <w:rPr>
                <w:highlight w:val="yellow"/>
              </w:rPr>
            </w:rPrChange>
          </w:rPr>
          <w:t>two</w:t>
        </w:r>
      </w:ins>
      <w:del w:id="833" w:author="Richard Wen" w:date="2025-12-22T19:10:00Z">
        <w:r w:rsidRPr="000B7479" w:rsidDel="0038366B">
          <w:rPr>
            <w:highlight w:val="yellow"/>
            <w:rPrChange w:id="834" w:author="snli" w:date="2025-11-18T01:12:00Z">
              <w:rPr/>
            </w:rPrChange>
          </w:rPr>
          <w:delText>2</w:delText>
        </w:r>
      </w:del>
      <w:r>
        <w:t xml:space="preserve"> using 80 by 80 grid autosklearn</w:t>
      </w:r>
      <w:r w:rsidRPr="00EB6816">
        <w:rPr>
          <w:i/>
          <w:iCs/>
        </w:rPr>
        <w:t xml:space="preserve"> </w:t>
      </w:r>
      <w:r>
        <w:t>model.</w:t>
      </w:r>
    </w:p>
    <w:p w14:paraId="06D427AE" w14:textId="19C1BBBA" w:rsidR="007A20D5" w:rsidRDefault="00314AC5" w:rsidP="007A20D5">
      <w:pPr>
        <w:pStyle w:val="MDPI21heading1"/>
        <w:ind w:left="0"/>
      </w:pPr>
      <w:r w:rsidRPr="00FA04F1">
        <w:t>References</w:t>
      </w:r>
    </w:p>
    <w:p w14:paraId="44CE42DE" w14:textId="77777777" w:rsidR="00EE1E2D" w:rsidRDefault="0021221A" w:rsidP="00EE1E2D">
      <w:pPr>
        <w:pStyle w:val="Bibliography"/>
      </w:pPr>
      <w:r>
        <w:fldChar w:fldCharType="begin"/>
      </w:r>
      <w:r w:rsidR="00EE1E2D">
        <w:instrText xml:space="preserve"> ADDIN ZOTERO_BIBL {"uncited":[],"omitted":[],"custom":[]} CSL_BIBLIOGRAPHY </w:instrText>
      </w:r>
      <w:r>
        <w:fldChar w:fldCharType="separate"/>
      </w:r>
      <w:r w:rsidR="00EE1E2D">
        <w:t xml:space="preserve">1. </w:t>
      </w:r>
      <w:r w:rsidR="00EE1E2D">
        <w:tab/>
        <w:t xml:space="preserve">World Health Organization </w:t>
      </w:r>
      <w:r w:rsidR="00EE1E2D">
        <w:rPr>
          <w:i/>
          <w:iCs/>
        </w:rPr>
        <w:t>Global Status Report on Road Safety</w:t>
      </w:r>
      <w:r w:rsidR="00EE1E2D">
        <w:t>; Geneva, 2018;</w:t>
      </w:r>
    </w:p>
    <w:p w14:paraId="37E81D82" w14:textId="77777777" w:rsidR="00EE1E2D" w:rsidRDefault="00EE1E2D" w:rsidP="00EE1E2D">
      <w:pPr>
        <w:pStyle w:val="Bibliography"/>
      </w:pPr>
      <w:r>
        <w:t xml:space="preserve">2. </w:t>
      </w:r>
      <w:r>
        <w:tab/>
        <w:t xml:space="preserve">United Nations Office on Drugs and Crime </w:t>
      </w:r>
      <w:r>
        <w:rPr>
          <w:i/>
          <w:iCs/>
        </w:rPr>
        <w:t>Global Study on Homicide</w:t>
      </w:r>
      <w:r>
        <w:t>; Vienna, 2019;</w:t>
      </w:r>
    </w:p>
    <w:p w14:paraId="5EC0DC6A" w14:textId="77777777" w:rsidR="00EE1E2D" w:rsidRDefault="00EE1E2D" w:rsidP="00EE1E2D">
      <w:pPr>
        <w:pStyle w:val="Bibliography"/>
      </w:pPr>
      <w:r>
        <w:t xml:space="preserve">3. </w:t>
      </w:r>
      <w:r>
        <w:tab/>
        <w:t xml:space="preserve">Braga, A.A.; Schnell, C. Evaluating Place-Based Policing Strategies: Lessons Learned from the Smart Policing Initiative in Boston. </w:t>
      </w:r>
      <w:r>
        <w:rPr>
          <w:i/>
          <w:iCs/>
        </w:rPr>
        <w:t>Police quarterly</w:t>
      </w:r>
      <w:r>
        <w:t xml:space="preserve"> </w:t>
      </w:r>
      <w:r>
        <w:rPr>
          <w:b/>
          <w:bCs/>
        </w:rPr>
        <w:t>2013</w:t>
      </w:r>
      <w:r>
        <w:t xml:space="preserve">, </w:t>
      </w:r>
      <w:r>
        <w:rPr>
          <w:i/>
          <w:iCs/>
        </w:rPr>
        <w:t>16</w:t>
      </w:r>
      <w:r>
        <w:t>, 339–357.</w:t>
      </w:r>
    </w:p>
    <w:p w14:paraId="27D4C6B2" w14:textId="77777777" w:rsidR="00EE1E2D" w:rsidRDefault="00EE1E2D" w:rsidP="00EE1E2D">
      <w:pPr>
        <w:pStyle w:val="Bibliography"/>
      </w:pPr>
      <w:r>
        <w:t xml:space="preserve">4. </w:t>
      </w:r>
      <w:r>
        <w:tab/>
        <w:t xml:space="preserve">Yang, B.-M.; Kim, J. Road Traffic Accidents and Policy Interventions in Korea. </w:t>
      </w:r>
      <w:r>
        <w:rPr>
          <w:i/>
          <w:iCs/>
        </w:rPr>
        <w:t>Injury Control and Safety Promotion</w:t>
      </w:r>
      <w:r>
        <w:t xml:space="preserve"> </w:t>
      </w:r>
      <w:r>
        <w:rPr>
          <w:b/>
          <w:bCs/>
        </w:rPr>
        <w:t>2003</w:t>
      </w:r>
      <w:r>
        <w:t xml:space="preserve">, </w:t>
      </w:r>
      <w:r>
        <w:rPr>
          <w:i/>
          <w:iCs/>
        </w:rPr>
        <w:t>10</w:t>
      </w:r>
      <w:r>
        <w:t>, 89–94, doi:10.1076/icsp.10.1.89.14120.</w:t>
      </w:r>
    </w:p>
    <w:p w14:paraId="28D75BA1" w14:textId="77777777" w:rsidR="00EE1E2D" w:rsidRDefault="00EE1E2D" w:rsidP="00EE1E2D">
      <w:pPr>
        <w:pStyle w:val="Bibliography"/>
      </w:pPr>
      <w:r>
        <w:t xml:space="preserve">5. </w:t>
      </w:r>
      <w:r>
        <w:tab/>
        <w:t>Richard Wen Generative Design of Geospatial Interventions With Automated Machine Learning and Bayesian Optimization, Toronto Metropolitan University: Toronto, 2023.</w:t>
      </w:r>
    </w:p>
    <w:p w14:paraId="68E2F578" w14:textId="77777777" w:rsidR="00EE1E2D" w:rsidRDefault="00EE1E2D" w:rsidP="00EE1E2D">
      <w:pPr>
        <w:pStyle w:val="Bibliography"/>
      </w:pPr>
      <w:r>
        <w:t xml:space="preserve">6. </w:t>
      </w:r>
      <w:r>
        <w:tab/>
        <w:t xml:space="preserve">A Ross, D.; G Smith, P.; H Morrow, R. Types of Intervention and Their Development. In </w:t>
      </w:r>
      <w:r>
        <w:rPr>
          <w:i/>
          <w:iCs/>
        </w:rPr>
        <w:t>Field Trials of Health Interventions, 3rd Edition</w:t>
      </w:r>
      <w:r>
        <w:t>; Oxford University Press, 2015.</w:t>
      </w:r>
    </w:p>
    <w:p w14:paraId="65EFEF75" w14:textId="77777777" w:rsidR="00EE1E2D" w:rsidRDefault="00EE1E2D" w:rsidP="00EE1E2D">
      <w:pPr>
        <w:pStyle w:val="Bibliography"/>
      </w:pPr>
      <w:r>
        <w:t xml:space="preserve">7. </w:t>
      </w:r>
      <w:r>
        <w:tab/>
        <w:t xml:space="preserve">Bonnet, E.; Lechat, L.; Ridde, V. What Interventions Are Required to Reduce Road Traffic Injuries in Africa? A Scoping Review of the Literature. </w:t>
      </w:r>
      <w:r>
        <w:rPr>
          <w:i/>
          <w:iCs/>
        </w:rPr>
        <w:t>PLOS ONE</w:t>
      </w:r>
      <w:r>
        <w:t xml:space="preserve"> </w:t>
      </w:r>
      <w:r>
        <w:rPr>
          <w:b/>
          <w:bCs/>
        </w:rPr>
        <w:t>2018</w:t>
      </w:r>
      <w:r>
        <w:t xml:space="preserve">, </w:t>
      </w:r>
      <w:r>
        <w:rPr>
          <w:i/>
          <w:iCs/>
        </w:rPr>
        <w:t>13</w:t>
      </w:r>
      <w:r>
        <w:t>, e0208195, doi:10.1371/journal.pone.0208195.</w:t>
      </w:r>
    </w:p>
    <w:p w14:paraId="40C246CD" w14:textId="77777777" w:rsidR="00EE1E2D" w:rsidRDefault="00EE1E2D" w:rsidP="00EE1E2D">
      <w:pPr>
        <w:pStyle w:val="Bibliography"/>
      </w:pPr>
      <w:r>
        <w:t xml:space="preserve">8. </w:t>
      </w:r>
      <w:r>
        <w:tab/>
        <w:t xml:space="preserve">Bunn, F.; Collier, T.; Frost, C.; Ker, K.; Roberts, I.; Wentz, R. Traffic Calming for the Prevention of Road Traffic Injuries: Systematic Review and Meta-Analysis. </w:t>
      </w:r>
      <w:r>
        <w:rPr>
          <w:i/>
          <w:iCs/>
        </w:rPr>
        <w:t>Injury Prevention</w:t>
      </w:r>
      <w:r>
        <w:t xml:space="preserve"> </w:t>
      </w:r>
      <w:r>
        <w:rPr>
          <w:b/>
          <w:bCs/>
        </w:rPr>
        <w:t>2003</w:t>
      </w:r>
      <w:r>
        <w:t xml:space="preserve">, </w:t>
      </w:r>
      <w:r>
        <w:rPr>
          <w:i/>
          <w:iCs/>
        </w:rPr>
        <w:t>9</w:t>
      </w:r>
      <w:r>
        <w:t>, 200–204, doi:10.1136/ip.9.3.200.</w:t>
      </w:r>
    </w:p>
    <w:p w14:paraId="78230481" w14:textId="77777777" w:rsidR="00EE1E2D" w:rsidRDefault="00EE1E2D" w:rsidP="00EE1E2D">
      <w:pPr>
        <w:pStyle w:val="Bibliography"/>
      </w:pPr>
      <w:r>
        <w:t xml:space="preserve">9. </w:t>
      </w:r>
      <w:r>
        <w:tab/>
        <w:t xml:space="preserve">Yang, B. GIS Crime Mapping to Support Evidence-Based Solutions Provided by Community-Based Organizations. </w:t>
      </w:r>
      <w:r>
        <w:rPr>
          <w:i/>
          <w:iCs/>
        </w:rPr>
        <w:t>Sustainability</w:t>
      </w:r>
      <w:r>
        <w:t xml:space="preserve"> </w:t>
      </w:r>
      <w:r>
        <w:rPr>
          <w:b/>
          <w:bCs/>
        </w:rPr>
        <w:t>2019</w:t>
      </w:r>
      <w:r>
        <w:t xml:space="preserve">, </w:t>
      </w:r>
      <w:r>
        <w:rPr>
          <w:i/>
          <w:iCs/>
        </w:rPr>
        <w:t>11</w:t>
      </w:r>
      <w:r>
        <w:t>, 4889, doi:10.3390/su11184889.</w:t>
      </w:r>
    </w:p>
    <w:p w14:paraId="7270C77D" w14:textId="77777777" w:rsidR="00EE1E2D" w:rsidRDefault="00EE1E2D" w:rsidP="00EE1E2D">
      <w:pPr>
        <w:pStyle w:val="Bibliography"/>
      </w:pPr>
      <w:r>
        <w:t xml:space="preserve">10. </w:t>
      </w:r>
      <w:r>
        <w:tab/>
        <w:t xml:space="preserve">Boulos, M.N.K. Towards Evidence-Based, GIS-Driven National Spatial Health Information Infrastructure and Surveillance Services in the United Kingdom. </w:t>
      </w:r>
      <w:r>
        <w:rPr>
          <w:i/>
          <w:iCs/>
        </w:rPr>
        <w:t>Int J Health Geogr</w:t>
      </w:r>
      <w:r>
        <w:t xml:space="preserve"> </w:t>
      </w:r>
      <w:r>
        <w:rPr>
          <w:b/>
          <w:bCs/>
        </w:rPr>
        <w:t>2004</w:t>
      </w:r>
      <w:r>
        <w:t xml:space="preserve">, </w:t>
      </w:r>
      <w:r>
        <w:rPr>
          <w:i/>
          <w:iCs/>
        </w:rPr>
        <w:t>3</w:t>
      </w:r>
      <w:r>
        <w:t>, 1, doi:10.1186/1476-072X-3-1.</w:t>
      </w:r>
    </w:p>
    <w:p w14:paraId="6BA205B6" w14:textId="77777777" w:rsidR="00EE1E2D" w:rsidRDefault="00EE1E2D" w:rsidP="00EE1E2D">
      <w:pPr>
        <w:pStyle w:val="Bibliography"/>
      </w:pPr>
      <w:r>
        <w:t xml:space="preserve">11. </w:t>
      </w:r>
      <w:r>
        <w:tab/>
        <w:t xml:space="preserve">Nykiforuk, C.I.J.; Flaman, L.M. Geographic Information Systems (GIS) for Health Promotion and Public Health: A Review. </w:t>
      </w:r>
      <w:r>
        <w:rPr>
          <w:i/>
          <w:iCs/>
        </w:rPr>
        <w:t>Health Promotion Practice</w:t>
      </w:r>
      <w:r>
        <w:t xml:space="preserve"> </w:t>
      </w:r>
      <w:r>
        <w:rPr>
          <w:b/>
          <w:bCs/>
        </w:rPr>
        <w:t>2011</w:t>
      </w:r>
      <w:r>
        <w:t xml:space="preserve">, </w:t>
      </w:r>
      <w:r>
        <w:rPr>
          <w:i/>
          <w:iCs/>
        </w:rPr>
        <w:t>12</w:t>
      </w:r>
      <w:r>
        <w:t>, 63–73, doi:10.1177/1524839909334624.</w:t>
      </w:r>
    </w:p>
    <w:p w14:paraId="41C20856" w14:textId="77777777" w:rsidR="00EE1E2D" w:rsidRDefault="00EE1E2D" w:rsidP="00EE1E2D">
      <w:pPr>
        <w:pStyle w:val="Bibliography"/>
      </w:pPr>
      <w:r>
        <w:t xml:space="preserve">12. </w:t>
      </w:r>
      <w:r>
        <w:tab/>
        <w:t xml:space="preserve">Wang, R.; Murayama, Y.; Morimoto, T. Scenario Simulation Studies of Urban Development Using Remote Sensing and GIS: Review. </w:t>
      </w:r>
      <w:r>
        <w:rPr>
          <w:i/>
          <w:iCs/>
        </w:rPr>
        <w:t>Remote Sensing Applications: Society and Environment</w:t>
      </w:r>
      <w:r>
        <w:t xml:space="preserve"> </w:t>
      </w:r>
      <w:r>
        <w:rPr>
          <w:b/>
          <w:bCs/>
        </w:rPr>
        <w:t>2021</w:t>
      </w:r>
      <w:r>
        <w:t xml:space="preserve">, </w:t>
      </w:r>
      <w:r>
        <w:rPr>
          <w:i/>
          <w:iCs/>
        </w:rPr>
        <w:t>22</w:t>
      </w:r>
      <w:r>
        <w:t>, 100474, doi:10.1016/j.rsase.2021.100474.</w:t>
      </w:r>
    </w:p>
    <w:p w14:paraId="4BC69067" w14:textId="77777777" w:rsidR="00EE1E2D" w:rsidRDefault="00EE1E2D" w:rsidP="00EE1E2D">
      <w:pPr>
        <w:pStyle w:val="Bibliography"/>
      </w:pPr>
      <w:r>
        <w:t xml:space="preserve">13. </w:t>
      </w:r>
      <w:r>
        <w:tab/>
        <w:t>Elsahlamy, E.; Eshra, A.; Eshra, N.; El-Fishawy, N. Empowering GIS with Big Data: A Review of Recent Advances. In Proceedings of the 2021 International Conference on Electronic Engineering (ICEEM); July 2021; pp. 1–7.</w:t>
      </w:r>
    </w:p>
    <w:p w14:paraId="1B9E8BFF" w14:textId="77777777" w:rsidR="00EE1E2D" w:rsidRDefault="00EE1E2D" w:rsidP="00EE1E2D">
      <w:pPr>
        <w:pStyle w:val="Bibliography"/>
      </w:pPr>
      <w:r>
        <w:lastRenderedPageBreak/>
        <w:t xml:space="preserve">14. </w:t>
      </w:r>
      <w:r>
        <w:tab/>
        <w:t xml:space="preserve">Bailey, P.E.; Keyes, E.B.; Parker, C.; Abdullah, M.; Kebede, H.; Freedman, L. Using a GIS to Model Interventions to Strengthen the Emergency Referral System for Maternal and Newborn Health in Ethiopia. </w:t>
      </w:r>
      <w:r>
        <w:rPr>
          <w:i/>
          <w:iCs/>
        </w:rPr>
        <w:t>International Journal of Gynecology &amp; Obstetrics</w:t>
      </w:r>
      <w:r>
        <w:t xml:space="preserve"> </w:t>
      </w:r>
      <w:r>
        <w:rPr>
          <w:b/>
          <w:bCs/>
        </w:rPr>
        <w:t>2011</w:t>
      </w:r>
      <w:r>
        <w:t xml:space="preserve">, </w:t>
      </w:r>
      <w:r>
        <w:rPr>
          <w:i/>
          <w:iCs/>
        </w:rPr>
        <w:t>115</w:t>
      </w:r>
      <w:r>
        <w:t>, 300–309, doi:10.1016/j.ijgo.2011.09.004.</w:t>
      </w:r>
    </w:p>
    <w:p w14:paraId="2C6D818A" w14:textId="77777777" w:rsidR="00EE1E2D" w:rsidRDefault="00EE1E2D" w:rsidP="00EE1E2D">
      <w:pPr>
        <w:pStyle w:val="Bibliography"/>
      </w:pPr>
      <w:r>
        <w:t xml:space="preserve">15. </w:t>
      </w:r>
      <w:r>
        <w:tab/>
        <w:t xml:space="preserve">Franch-Pardo, I.; Napoletano, B.M.; Rosete-Verges, F.; Billa, L. Spatial Analysis and GIS in the Study of COVID-19. A Review. </w:t>
      </w:r>
      <w:r>
        <w:rPr>
          <w:i/>
          <w:iCs/>
        </w:rPr>
        <w:t>Science of The Total Environment</w:t>
      </w:r>
      <w:r>
        <w:t xml:space="preserve"> </w:t>
      </w:r>
      <w:r>
        <w:rPr>
          <w:b/>
          <w:bCs/>
        </w:rPr>
        <w:t>2020</w:t>
      </w:r>
      <w:r>
        <w:t xml:space="preserve">, </w:t>
      </w:r>
      <w:r>
        <w:rPr>
          <w:i/>
          <w:iCs/>
        </w:rPr>
        <w:t>739</w:t>
      </w:r>
      <w:r>
        <w:t>, 140033, doi:10.1016/j.scitotenv.2020.140033.</w:t>
      </w:r>
    </w:p>
    <w:p w14:paraId="000F650D" w14:textId="77777777" w:rsidR="00EE1E2D" w:rsidRDefault="00EE1E2D" w:rsidP="00EE1E2D">
      <w:pPr>
        <w:pStyle w:val="Bibliography"/>
      </w:pPr>
      <w:r>
        <w:t xml:space="preserve">16. </w:t>
      </w:r>
      <w:r>
        <w:tab/>
        <w:t xml:space="preserve">Ištoka Otković, I.; Karleuša, B.; Deluka-Tibljaš, A.; Šurdonja, S.; Marušić, M. Combining Traffic Microsimulation Modeling and Multi-Criteria Analysis for Sustainable Spatial-Traffic Planning. </w:t>
      </w:r>
      <w:r>
        <w:rPr>
          <w:i/>
          <w:iCs/>
        </w:rPr>
        <w:t>Land</w:t>
      </w:r>
      <w:r>
        <w:t xml:space="preserve"> </w:t>
      </w:r>
      <w:r>
        <w:rPr>
          <w:b/>
          <w:bCs/>
        </w:rPr>
        <w:t>2021</w:t>
      </w:r>
      <w:r>
        <w:t xml:space="preserve">, </w:t>
      </w:r>
      <w:r>
        <w:rPr>
          <w:i/>
          <w:iCs/>
        </w:rPr>
        <w:t>10</w:t>
      </w:r>
      <w:r>
        <w:t>, 666, doi:10.3390/land10070666.</w:t>
      </w:r>
    </w:p>
    <w:p w14:paraId="69A455FF" w14:textId="77777777" w:rsidR="00EE1E2D" w:rsidRDefault="00EE1E2D" w:rsidP="00EE1E2D">
      <w:pPr>
        <w:pStyle w:val="Bibliography"/>
      </w:pPr>
      <w:r>
        <w:t xml:space="preserve">17. </w:t>
      </w:r>
      <w:r>
        <w:tab/>
        <w:t xml:space="preserve">Piza, E.L.; Kennedy, L.W.; Caplan, J.M. Facilitators and Impediments to Designing, Implementing, and Evaluating Risk-Based Policing Strategies Using Risk Terrain Modeling: Insights from a Multi-City Evaluation in the United States. </w:t>
      </w:r>
      <w:r>
        <w:rPr>
          <w:i/>
          <w:iCs/>
        </w:rPr>
        <w:t>Eur J Crim Policy Res</w:t>
      </w:r>
      <w:r>
        <w:t xml:space="preserve"> </w:t>
      </w:r>
      <w:r>
        <w:rPr>
          <w:b/>
          <w:bCs/>
        </w:rPr>
        <w:t>2018</w:t>
      </w:r>
      <w:r>
        <w:t xml:space="preserve">, </w:t>
      </w:r>
      <w:r>
        <w:rPr>
          <w:i/>
          <w:iCs/>
        </w:rPr>
        <w:t>24</w:t>
      </w:r>
      <w:r>
        <w:t>, 489–513, doi:10.1007/s10610-017-9367-9.</w:t>
      </w:r>
    </w:p>
    <w:p w14:paraId="60841345" w14:textId="77777777" w:rsidR="00EE1E2D" w:rsidRDefault="00EE1E2D" w:rsidP="00EE1E2D">
      <w:pPr>
        <w:pStyle w:val="Bibliography"/>
      </w:pPr>
      <w:r>
        <w:t xml:space="preserve">18. </w:t>
      </w:r>
      <w:r>
        <w:tab/>
        <w:t xml:space="preserve">Cegan, J.C.; Filion, A.M.; Keisler, J.M.; Linkov, I. Trends and Applications of Multi-Criteria Decision Analysis in Environmental Sciences: Literature Review. </w:t>
      </w:r>
      <w:r>
        <w:rPr>
          <w:i/>
          <w:iCs/>
        </w:rPr>
        <w:t>Environ Syst Decis</w:t>
      </w:r>
      <w:r>
        <w:t xml:space="preserve"> </w:t>
      </w:r>
      <w:r>
        <w:rPr>
          <w:b/>
          <w:bCs/>
        </w:rPr>
        <w:t>2017</w:t>
      </w:r>
      <w:r>
        <w:t xml:space="preserve">, </w:t>
      </w:r>
      <w:r>
        <w:rPr>
          <w:i/>
          <w:iCs/>
        </w:rPr>
        <w:t>37</w:t>
      </w:r>
      <w:r>
        <w:t>, 123–133, doi:10.1007/s10669-017-9642-9.</w:t>
      </w:r>
    </w:p>
    <w:p w14:paraId="45E41A4E" w14:textId="77777777" w:rsidR="00EE1E2D" w:rsidRDefault="00EE1E2D" w:rsidP="00EE1E2D">
      <w:pPr>
        <w:pStyle w:val="Bibliography"/>
      </w:pPr>
      <w:r>
        <w:t xml:space="preserve">19. </w:t>
      </w:r>
      <w:r>
        <w:tab/>
        <w:t xml:space="preserve">Malczewski, J. GIS‐based Multicriteria Decision Analysis: A Survey of the Literature. </w:t>
      </w:r>
      <w:r>
        <w:rPr>
          <w:i/>
          <w:iCs/>
        </w:rPr>
        <w:t>International Journal of Geographical Information Science</w:t>
      </w:r>
      <w:r>
        <w:t xml:space="preserve"> </w:t>
      </w:r>
      <w:r>
        <w:rPr>
          <w:b/>
          <w:bCs/>
        </w:rPr>
        <w:t>2006</w:t>
      </w:r>
      <w:r>
        <w:t xml:space="preserve">, </w:t>
      </w:r>
      <w:r>
        <w:rPr>
          <w:i/>
          <w:iCs/>
        </w:rPr>
        <w:t>20</w:t>
      </w:r>
      <w:r>
        <w:t>, 703–726, doi:10.1080/13658810600661508.</w:t>
      </w:r>
    </w:p>
    <w:p w14:paraId="5AD1ECD0" w14:textId="77777777" w:rsidR="00EE1E2D" w:rsidRDefault="00EE1E2D" w:rsidP="00EE1E2D">
      <w:pPr>
        <w:pStyle w:val="Bibliography"/>
      </w:pPr>
      <w:r>
        <w:t xml:space="preserve">20. </w:t>
      </w:r>
      <w:r>
        <w:tab/>
        <w:t xml:space="preserve">Wen, R.; Li, S. Spatial Decision Support Systems with Automated Machine Learning: A Review. </w:t>
      </w:r>
      <w:r>
        <w:rPr>
          <w:i/>
          <w:iCs/>
        </w:rPr>
        <w:t>ISPRS International Journal of Geo-Information</w:t>
      </w:r>
      <w:r>
        <w:t xml:space="preserve"> </w:t>
      </w:r>
      <w:r>
        <w:rPr>
          <w:b/>
          <w:bCs/>
        </w:rPr>
        <w:t>2023</w:t>
      </w:r>
      <w:r>
        <w:t xml:space="preserve">, </w:t>
      </w:r>
      <w:r>
        <w:rPr>
          <w:i/>
          <w:iCs/>
        </w:rPr>
        <w:t>12</w:t>
      </w:r>
      <w:r>
        <w:t>, 12, doi:10.3390/ijgi12010012.</w:t>
      </w:r>
    </w:p>
    <w:p w14:paraId="4276D688" w14:textId="77777777" w:rsidR="00EE1E2D" w:rsidRDefault="00EE1E2D" w:rsidP="00EE1E2D">
      <w:pPr>
        <w:pStyle w:val="Bibliography"/>
      </w:pPr>
      <w:r>
        <w:t xml:space="preserve">21. </w:t>
      </w:r>
      <w:r>
        <w:tab/>
        <w:t xml:space="preserve">Akbari, K.; Winter, S.; Tomko, M. Spatial Causality: A Systematic Review on Spatial Causal Inference. </w:t>
      </w:r>
      <w:r>
        <w:rPr>
          <w:i/>
          <w:iCs/>
        </w:rPr>
        <w:t>Geographical Analysis</w:t>
      </w:r>
      <w:r>
        <w:t xml:space="preserve"> </w:t>
      </w:r>
      <w:r>
        <w:rPr>
          <w:b/>
          <w:bCs/>
        </w:rPr>
        <w:t>2023</w:t>
      </w:r>
      <w:r>
        <w:t xml:space="preserve">, </w:t>
      </w:r>
      <w:r>
        <w:rPr>
          <w:i/>
          <w:iCs/>
        </w:rPr>
        <w:t>55</w:t>
      </w:r>
      <w:r>
        <w:t>, 56–89, doi:10.1111/gean.12312.</w:t>
      </w:r>
    </w:p>
    <w:p w14:paraId="6410F99E" w14:textId="77777777" w:rsidR="00EE1E2D" w:rsidRDefault="00EE1E2D" w:rsidP="00EE1E2D">
      <w:pPr>
        <w:pStyle w:val="Bibliography"/>
      </w:pPr>
      <w:r>
        <w:t xml:space="preserve">22. </w:t>
      </w:r>
      <w:r>
        <w:tab/>
        <w:t xml:space="preserve">Mortaheb, R.; Jankowski, P. Smart City Re-Imagined: City Planning and GeoAI in the Age of Big Data. </w:t>
      </w:r>
      <w:r>
        <w:rPr>
          <w:i/>
          <w:iCs/>
        </w:rPr>
        <w:t>Journal of Urban Management</w:t>
      </w:r>
      <w:r>
        <w:t xml:space="preserve"> </w:t>
      </w:r>
      <w:r>
        <w:rPr>
          <w:b/>
          <w:bCs/>
        </w:rPr>
        <w:t>2023</w:t>
      </w:r>
      <w:r>
        <w:t xml:space="preserve">, </w:t>
      </w:r>
      <w:r>
        <w:rPr>
          <w:i/>
          <w:iCs/>
        </w:rPr>
        <w:t>12</w:t>
      </w:r>
      <w:r>
        <w:t>, 4–15.</w:t>
      </w:r>
    </w:p>
    <w:p w14:paraId="7A4516E9" w14:textId="77777777" w:rsidR="00EE1E2D" w:rsidRDefault="00EE1E2D" w:rsidP="00EE1E2D">
      <w:pPr>
        <w:pStyle w:val="Bibliography"/>
      </w:pPr>
      <w:r>
        <w:t xml:space="preserve">23. </w:t>
      </w:r>
      <w:r>
        <w:tab/>
        <w:t xml:space="preserve">Chen, M.; Claramunt, C.; Çöltekin, A.; Liu, X.; Peng, P.; Robinson, A.C.; Wang, D.; Strobl, J.; Wilson, J.P.; Batty, M. Artificial Intelligence and Visual Analytics in Geographical Space and Cyberspace: Research Opportunities and Challenges. </w:t>
      </w:r>
      <w:r>
        <w:rPr>
          <w:i/>
          <w:iCs/>
        </w:rPr>
        <w:t>Earth-Science Reviews</w:t>
      </w:r>
      <w:r>
        <w:t xml:space="preserve"> </w:t>
      </w:r>
      <w:r>
        <w:rPr>
          <w:b/>
          <w:bCs/>
        </w:rPr>
        <w:t>2023</w:t>
      </w:r>
      <w:r>
        <w:t xml:space="preserve">, </w:t>
      </w:r>
      <w:r>
        <w:rPr>
          <w:i/>
          <w:iCs/>
        </w:rPr>
        <w:t>241</w:t>
      </w:r>
      <w:r>
        <w:t>, 104438.</w:t>
      </w:r>
    </w:p>
    <w:p w14:paraId="478CD3CB" w14:textId="77777777" w:rsidR="00EE1E2D" w:rsidRDefault="00EE1E2D" w:rsidP="00EE1E2D">
      <w:pPr>
        <w:pStyle w:val="Bibliography"/>
      </w:pPr>
      <w:r>
        <w:t xml:space="preserve">24. </w:t>
      </w:r>
      <w:r>
        <w:tab/>
        <w:t xml:space="preserve">Biu, P.W.; Nwasike, C.N.; Tula, O.A.; Ezeigweneme, C.A.; Gidiagba, J.O. A Review of GIS Applications in Public Health Surveillance. </w:t>
      </w:r>
      <w:r>
        <w:rPr>
          <w:i/>
          <w:iCs/>
        </w:rPr>
        <w:t>World Journal of Advanced Research and Reviews</w:t>
      </w:r>
      <w:r>
        <w:t xml:space="preserve"> </w:t>
      </w:r>
      <w:r>
        <w:rPr>
          <w:b/>
          <w:bCs/>
        </w:rPr>
        <w:t>2024</w:t>
      </w:r>
      <w:r>
        <w:t xml:space="preserve">, </w:t>
      </w:r>
      <w:r>
        <w:rPr>
          <w:i/>
          <w:iCs/>
        </w:rPr>
        <w:t>21</w:t>
      </w:r>
      <w:r>
        <w:t>, 030–039.</w:t>
      </w:r>
    </w:p>
    <w:p w14:paraId="00A5E300" w14:textId="77777777" w:rsidR="00EE1E2D" w:rsidRDefault="00EE1E2D" w:rsidP="00EE1E2D">
      <w:pPr>
        <w:pStyle w:val="Bibliography"/>
      </w:pPr>
      <w:r>
        <w:t xml:space="preserve">25. </w:t>
      </w:r>
      <w:r>
        <w:tab/>
        <w:t xml:space="preserve">Fradelos, E.C.; Papathanasiou, I.V.; Mitsi, D.; Tsaras, K.; Kleisiaris, C.F.; Kourkouta, L. Health Based Geographic Information Systems (GIS) and Their Applications. </w:t>
      </w:r>
      <w:r>
        <w:rPr>
          <w:i/>
          <w:iCs/>
        </w:rPr>
        <w:t>Acta Inform Med</w:t>
      </w:r>
      <w:r>
        <w:t xml:space="preserve"> </w:t>
      </w:r>
      <w:r>
        <w:rPr>
          <w:b/>
          <w:bCs/>
        </w:rPr>
        <w:t>2014</w:t>
      </w:r>
      <w:r>
        <w:t xml:space="preserve">, </w:t>
      </w:r>
      <w:r>
        <w:rPr>
          <w:i/>
          <w:iCs/>
        </w:rPr>
        <w:t>22</w:t>
      </w:r>
      <w:r>
        <w:t>, 402–405, doi:10.5455/aim.2014.22.402-405.</w:t>
      </w:r>
    </w:p>
    <w:p w14:paraId="770218B7" w14:textId="77777777" w:rsidR="00EE1E2D" w:rsidRDefault="00EE1E2D" w:rsidP="00EE1E2D">
      <w:pPr>
        <w:pStyle w:val="Bibliography"/>
      </w:pPr>
      <w:r>
        <w:t xml:space="preserve">26. </w:t>
      </w:r>
      <w:r>
        <w:tab/>
        <w:t xml:space="preserve">Chandran, A.; Roy, P. Applications of Geographical Information System and Spatial Analysis in Indian Health Research: A Systematic Review. </w:t>
      </w:r>
      <w:r>
        <w:rPr>
          <w:i/>
          <w:iCs/>
        </w:rPr>
        <w:t>BMC Health Serv Res</w:t>
      </w:r>
      <w:r>
        <w:t xml:space="preserve"> </w:t>
      </w:r>
      <w:r>
        <w:rPr>
          <w:b/>
          <w:bCs/>
        </w:rPr>
        <w:t>2024</w:t>
      </w:r>
      <w:r>
        <w:t xml:space="preserve">, </w:t>
      </w:r>
      <w:r>
        <w:rPr>
          <w:i/>
          <w:iCs/>
        </w:rPr>
        <w:t>24</w:t>
      </w:r>
      <w:r>
        <w:t>, 1448, doi:10.1186/s12913-024-11837-9.</w:t>
      </w:r>
    </w:p>
    <w:p w14:paraId="267B1AA5" w14:textId="77777777" w:rsidR="00EE1E2D" w:rsidRDefault="00EE1E2D" w:rsidP="00EE1E2D">
      <w:pPr>
        <w:pStyle w:val="Bibliography"/>
      </w:pPr>
      <w:r>
        <w:t xml:space="preserve">27. </w:t>
      </w:r>
      <w:r>
        <w:tab/>
        <w:t xml:space="preserve">McMeekin, N.; Wu, O.; Germeni, E.; Briggs, A. How Methodological Frameworks Are Being Developed: Evidence from a Scoping Review. </w:t>
      </w:r>
      <w:r>
        <w:rPr>
          <w:i/>
          <w:iCs/>
        </w:rPr>
        <w:t>BMC Med Res Methodol</w:t>
      </w:r>
      <w:r>
        <w:t xml:space="preserve"> </w:t>
      </w:r>
      <w:r>
        <w:rPr>
          <w:b/>
          <w:bCs/>
        </w:rPr>
        <w:t>2020</w:t>
      </w:r>
      <w:r>
        <w:t xml:space="preserve">, </w:t>
      </w:r>
      <w:r>
        <w:rPr>
          <w:i/>
          <w:iCs/>
        </w:rPr>
        <w:t>20</w:t>
      </w:r>
      <w:r>
        <w:t>, 173, doi:10.1186/s12874-020-01061-4.</w:t>
      </w:r>
    </w:p>
    <w:p w14:paraId="5BB9FC30" w14:textId="77777777" w:rsidR="00EE1E2D" w:rsidRDefault="00EE1E2D" w:rsidP="00EE1E2D">
      <w:pPr>
        <w:pStyle w:val="Bibliography"/>
      </w:pPr>
      <w:r>
        <w:t xml:space="preserve">28. </w:t>
      </w:r>
      <w:r>
        <w:tab/>
        <w:t>Wen, R.; Li, S. Generative Design for Precision Geo-Interventions. In Proceedings of the ISPRS Annals of the Photogrammetry, Remote Sensing and Spatial Information Sciences; Copernicus GmbH, October 27 2022; Vol. X-3-W2-2022, pp. 37–42.</w:t>
      </w:r>
    </w:p>
    <w:p w14:paraId="090CABE3" w14:textId="77777777" w:rsidR="00EE1E2D" w:rsidRDefault="00EE1E2D" w:rsidP="00EE1E2D">
      <w:pPr>
        <w:pStyle w:val="Bibliography"/>
      </w:pPr>
      <w:r>
        <w:t xml:space="preserve">29. </w:t>
      </w:r>
      <w:r>
        <w:tab/>
        <w:t xml:space="preserve">Manuel, A.; El-Basyouny, K.; Islam, Md.T. Investigating the Safety Effects of Road Width on Urban Collector Roadways. </w:t>
      </w:r>
      <w:r>
        <w:rPr>
          <w:i/>
          <w:iCs/>
        </w:rPr>
        <w:t>Safety Science</w:t>
      </w:r>
      <w:r>
        <w:t xml:space="preserve"> </w:t>
      </w:r>
      <w:r>
        <w:rPr>
          <w:b/>
          <w:bCs/>
        </w:rPr>
        <w:t>2014</w:t>
      </w:r>
      <w:r>
        <w:t xml:space="preserve">, </w:t>
      </w:r>
      <w:r>
        <w:rPr>
          <w:i/>
          <w:iCs/>
        </w:rPr>
        <w:t>62</w:t>
      </w:r>
      <w:r>
        <w:t>, 305–311, doi:10.1016/j.ssci.2013.09.005.</w:t>
      </w:r>
    </w:p>
    <w:p w14:paraId="462ACCE6" w14:textId="77777777" w:rsidR="00EE1E2D" w:rsidRDefault="00EE1E2D" w:rsidP="00EE1E2D">
      <w:pPr>
        <w:pStyle w:val="Bibliography"/>
      </w:pPr>
      <w:r>
        <w:t xml:space="preserve">30. </w:t>
      </w:r>
      <w:r>
        <w:tab/>
        <w:t xml:space="preserve">Ekmekci, M.; Woods, L.; Dadashzadeh, N. Effects of Road Width, Radii and Speeds on Collisions at Three-Arm Priority Intersections. </w:t>
      </w:r>
      <w:r>
        <w:rPr>
          <w:i/>
          <w:iCs/>
        </w:rPr>
        <w:t>Accident Analysis &amp; Prevention</w:t>
      </w:r>
      <w:r>
        <w:t xml:space="preserve"> </w:t>
      </w:r>
      <w:r>
        <w:rPr>
          <w:b/>
          <w:bCs/>
        </w:rPr>
        <w:t>2024</w:t>
      </w:r>
      <w:r>
        <w:t xml:space="preserve">, </w:t>
      </w:r>
      <w:r>
        <w:rPr>
          <w:i/>
          <w:iCs/>
        </w:rPr>
        <w:t>199</w:t>
      </w:r>
      <w:r>
        <w:t>, 107522, doi:10.1016/j.aap.2024.107522.</w:t>
      </w:r>
    </w:p>
    <w:p w14:paraId="73037E8D" w14:textId="77777777" w:rsidR="00EE1E2D" w:rsidRDefault="00EE1E2D" w:rsidP="00EE1E2D">
      <w:pPr>
        <w:pStyle w:val="Bibliography"/>
      </w:pPr>
      <w:r>
        <w:t xml:space="preserve">31. </w:t>
      </w:r>
      <w:r>
        <w:tab/>
        <w:t xml:space="preserve">Godley, S.T.; Triggs, T.J.; Fildes, B.N. Perceptual Lane Width, Wide Perceptual Road Centre Markings and Driving Speeds. </w:t>
      </w:r>
      <w:r>
        <w:rPr>
          <w:i/>
          <w:iCs/>
        </w:rPr>
        <w:t>Ergonomics</w:t>
      </w:r>
      <w:r>
        <w:t xml:space="preserve"> </w:t>
      </w:r>
      <w:r>
        <w:rPr>
          <w:b/>
          <w:bCs/>
        </w:rPr>
        <w:t>2004</w:t>
      </w:r>
      <w:r>
        <w:t xml:space="preserve">, </w:t>
      </w:r>
      <w:r>
        <w:rPr>
          <w:i/>
          <w:iCs/>
        </w:rPr>
        <w:t>47</w:t>
      </w:r>
      <w:r>
        <w:t>, 237–256, doi:10.1080/00140130310001629711.</w:t>
      </w:r>
    </w:p>
    <w:p w14:paraId="681ACFBF" w14:textId="77777777" w:rsidR="00EE1E2D" w:rsidRDefault="00EE1E2D" w:rsidP="00EE1E2D">
      <w:pPr>
        <w:pStyle w:val="Bibliography"/>
      </w:pPr>
      <w:r>
        <w:lastRenderedPageBreak/>
        <w:t xml:space="preserve">32. </w:t>
      </w:r>
      <w:r>
        <w:tab/>
        <w:t xml:space="preserve">Rahman, Z.; Memarian, A.; Madanu, S.; Iqbal, G.; Anahideh, H.; Mattingly, S.P.; Rosenberger, J.M. Assessment of the Impact of Lane Width on Arterial Crashes. </w:t>
      </w:r>
      <w:r>
        <w:rPr>
          <w:i/>
          <w:iCs/>
        </w:rPr>
        <w:t>Journal of Transportation Safety &amp; Security</w:t>
      </w:r>
      <w:r>
        <w:t xml:space="preserve"> </w:t>
      </w:r>
      <w:r>
        <w:rPr>
          <w:b/>
          <w:bCs/>
        </w:rPr>
        <w:t>2017</w:t>
      </w:r>
      <w:r>
        <w:t>, 1–22, doi:10.1080/19439962.2017.1281366.</w:t>
      </w:r>
    </w:p>
    <w:p w14:paraId="67A0BB36" w14:textId="77777777" w:rsidR="00EE1E2D" w:rsidRDefault="00EE1E2D" w:rsidP="00EE1E2D">
      <w:pPr>
        <w:pStyle w:val="Bibliography"/>
      </w:pPr>
      <w:r>
        <w:t xml:space="preserve">33. </w:t>
      </w:r>
      <w:r>
        <w:tab/>
        <w:t xml:space="preserve">Blaschke, T.; Merschdorf, H.; Cabrera-Barona, P.; Gao, S.; Papadakis, E.; Kovacs-Györi, A. Place versus Space: From Points, Lines and Polygons in GIS to Place-Based Representations Reflecting Language and Culture. </w:t>
      </w:r>
      <w:r>
        <w:rPr>
          <w:i/>
          <w:iCs/>
        </w:rPr>
        <w:t>ISPRS International Journal of Geo-Information</w:t>
      </w:r>
      <w:r>
        <w:t xml:space="preserve"> </w:t>
      </w:r>
      <w:r>
        <w:rPr>
          <w:b/>
          <w:bCs/>
        </w:rPr>
        <w:t>2018</w:t>
      </w:r>
      <w:r>
        <w:t xml:space="preserve">, </w:t>
      </w:r>
      <w:r>
        <w:rPr>
          <w:i/>
          <w:iCs/>
        </w:rPr>
        <w:t>7</w:t>
      </w:r>
      <w:r>
        <w:t>, 452, doi:10.3390/ijgi7110452.</w:t>
      </w:r>
    </w:p>
    <w:p w14:paraId="1C3AE4E1" w14:textId="77777777" w:rsidR="00EE1E2D" w:rsidRDefault="00EE1E2D" w:rsidP="00EE1E2D">
      <w:pPr>
        <w:pStyle w:val="Bibliography"/>
      </w:pPr>
      <w:r>
        <w:t xml:space="preserve">34. </w:t>
      </w:r>
      <w:r>
        <w:tab/>
        <w:t xml:space="preserve">Verbyla, D.L. </w:t>
      </w:r>
      <w:r>
        <w:rPr>
          <w:i/>
          <w:iCs/>
        </w:rPr>
        <w:t>Practical GIS Analysis</w:t>
      </w:r>
      <w:r>
        <w:t>; CRC press, 2002;</w:t>
      </w:r>
    </w:p>
    <w:p w14:paraId="1A6B528C" w14:textId="77777777" w:rsidR="00EE1E2D" w:rsidRDefault="00EE1E2D" w:rsidP="00EE1E2D">
      <w:pPr>
        <w:pStyle w:val="Bibliography"/>
      </w:pPr>
      <w:r>
        <w:t xml:space="preserve">35. </w:t>
      </w:r>
      <w:r>
        <w:tab/>
        <w:t>Johnson, D.S. Local Optimization and the Traveling Salesman Problem. In Proceedings of the Automata, Languages and Programming; Paterson, M.S., Ed.; Springer: Berlin, Heidelberg, 1990; pp. 446–461.</w:t>
      </w:r>
    </w:p>
    <w:p w14:paraId="224A914A" w14:textId="77777777" w:rsidR="00EE1E2D" w:rsidRDefault="00EE1E2D" w:rsidP="00EE1E2D">
      <w:pPr>
        <w:pStyle w:val="Bibliography"/>
      </w:pPr>
      <w:r>
        <w:t xml:space="preserve">36. </w:t>
      </w:r>
      <w:r>
        <w:tab/>
        <w:t xml:space="preserve">Horst, R.; Pardalos, P.M.; Van Thoai, N. </w:t>
      </w:r>
      <w:r>
        <w:rPr>
          <w:i/>
          <w:iCs/>
        </w:rPr>
        <w:t>Introduction to Global Optimization</w:t>
      </w:r>
      <w:r>
        <w:t>; Springer Science &amp; Business Media, 2000;</w:t>
      </w:r>
    </w:p>
    <w:p w14:paraId="21B481DA" w14:textId="77777777" w:rsidR="00EE1E2D" w:rsidRDefault="00EE1E2D" w:rsidP="00EE1E2D">
      <w:pPr>
        <w:pStyle w:val="Bibliography"/>
      </w:pPr>
      <w:r>
        <w:t xml:space="preserve">37. </w:t>
      </w:r>
      <w:r>
        <w:tab/>
        <w:t xml:space="preserve">Wolpert, D.H.; Macready, W.G. No Free Lunch Theorems for Optimization. </w:t>
      </w:r>
      <w:r>
        <w:rPr>
          <w:i/>
          <w:iCs/>
        </w:rPr>
        <w:t>IEEE Transactions on Evolutionary Computation</w:t>
      </w:r>
      <w:r>
        <w:t xml:space="preserve"> </w:t>
      </w:r>
      <w:r>
        <w:rPr>
          <w:b/>
          <w:bCs/>
        </w:rPr>
        <w:t>1997</w:t>
      </w:r>
      <w:r>
        <w:t xml:space="preserve">, </w:t>
      </w:r>
      <w:r>
        <w:rPr>
          <w:i/>
          <w:iCs/>
        </w:rPr>
        <w:t>1</w:t>
      </w:r>
      <w:r>
        <w:t>, 67–82, doi:10.1109/4235.585893.</w:t>
      </w:r>
    </w:p>
    <w:p w14:paraId="24E643FD" w14:textId="77777777" w:rsidR="00EE1E2D" w:rsidRDefault="00EE1E2D" w:rsidP="00EE1E2D">
      <w:pPr>
        <w:pStyle w:val="Bibliography"/>
      </w:pPr>
      <w:r>
        <w:t xml:space="preserve">38. </w:t>
      </w:r>
      <w:r>
        <w:tab/>
        <w:t xml:space="preserve">Ho, Y.C.; Pepyne, D.L. Simple Explanation of the No-Free-Lunch Theorem and Its Implications. </w:t>
      </w:r>
      <w:r>
        <w:rPr>
          <w:i/>
          <w:iCs/>
        </w:rPr>
        <w:t>Journal of Optimization Theory and Applications</w:t>
      </w:r>
      <w:r>
        <w:t xml:space="preserve"> </w:t>
      </w:r>
      <w:r>
        <w:rPr>
          <w:b/>
          <w:bCs/>
        </w:rPr>
        <w:t>2002</w:t>
      </w:r>
      <w:r>
        <w:t xml:space="preserve">, </w:t>
      </w:r>
      <w:r>
        <w:rPr>
          <w:i/>
          <w:iCs/>
        </w:rPr>
        <w:t>115</w:t>
      </w:r>
      <w:r>
        <w:t>, 549–570, doi:10.1023/A:1021251113462.</w:t>
      </w:r>
    </w:p>
    <w:p w14:paraId="30CB18CD" w14:textId="77777777" w:rsidR="00EE1E2D" w:rsidRDefault="00EE1E2D" w:rsidP="00EE1E2D">
      <w:pPr>
        <w:pStyle w:val="Bibliography"/>
      </w:pPr>
      <w:r>
        <w:t xml:space="preserve">39. </w:t>
      </w:r>
      <w:r>
        <w:tab/>
        <w:t xml:space="preserve">Reddy, G.P.O. Spatial Data Management, Analysis, and Modeling in GIS: Principles and Applications. In </w:t>
      </w:r>
      <w:r>
        <w:rPr>
          <w:i/>
          <w:iCs/>
        </w:rPr>
        <w:t>Geospatial Technologies in Land Resources Mapping, Monitoring and Management</w:t>
      </w:r>
      <w:r>
        <w:t>; Reddy, G.P.O., Singh, S.K., Eds.; Geotechnologies and the Environment; Springer International Publishing: Cham, 2018; Vol. 21, pp. 127–142 ISBN 978-3-319-78710-7.</w:t>
      </w:r>
    </w:p>
    <w:p w14:paraId="7A834CC8" w14:textId="77777777" w:rsidR="00EE1E2D" w:rsidRDefault="00EE1E2D" w:rsidP="00EE1E2D">
      <w:pPr>
        <w:pStyle w:val="Bibliography"/>
      </w:pPr>
      <w:r>
        <w:t xml:space="preserve">40. </w:t>
      </w:r>
      <w:r>
        <w:tab/>
        <w:t xml:space="preserve">Beale, C.M.; Lennon, J.J.; Yearsley, J.M.; Brewer, M.J.; Elston, D.A. Regression Analysis of Spatial Data. </w:t>
      </w:r>
      <w:r>
        <w:rPr>
          <w:i/>
          <w:iCs/>
        </w:rPr>
        <w:t>Ecology Letters</w:t>
      </w:r>
      <w:r>
        <w:t xml:space="preserve"> </w:t>
      </w:r>
      <w:r>
        <w:rPr>
          <w:b/>
          <w:bCs/>
        </w:rPr>
        <w:t>2010</w:t>
      </w:r>
      <w:r>
        <w:t xml:space="preserve">, </w:t>
      </w:r>
      <w:r>
        <w:rPr>
          <w:i/>
          <w:iCs/>
        </w:rPr>
        <w:t>13</w:t>
      </w:r>
      <w:r>
        <w:t>, 246–264, doi:10.1111/j.1461-0248.2009.01422.x.</w:t>
      </w:r>
    </w:p>
    <w:p w14:paraId="1A258C78" w14:textId="77777777" w:rsidR="00EE1E2D" w:rsidRDefault="00EE1E2D" w:rsidP="00EE1E2D">
      <w:pPr>
        <w:pStyle w:val="Bibliography"/>
      </w:pPr>
      <w:r>
        <w:t xml:space="preserve">41. </w:t>
      </w:r>
      <w:r>
        <w:tab/>
        <w:t xml:space="preserve">Maffini, G. Raster versus Vector Data Encoding and Handling: A Commentary. </w:t>
      </w:r>
      <w:r>
        <w:rPr>
          <w:i/>
          <w:iCs/>
        </w:rPr>
        <w:t>Photogrammetric Engineering and Remote Sensing</w:t>
      </w:r>
      <w:r>
        <w:t xml:space="preserve"> </w:t>
      </w:r>
      <w:r>
        <w:rPr>
          <w:b/>
          <w:bCs/>
        </w:rPr>
        <w:t>1987</w:t>
      </w:r>
      <w:r>
        <w:t xml:space="preserve">, </w:t>
      </w:r>
      <w:r>
        <w:rPr>
          <w:i/>
          <w:iCs/>
        </w:rPr>
        <w:t>53</w:t>
      </w:r>
      <w:r>
        <w:t>, 1397–1398.</w:t>
      </w:r>
    </w:p>
    <w:p w14:paraId="2D8A9C28" w14:textId="77777777" w:rsidR="00EE1E2D" w:rsidRDefault="00EE1E2D" w:rsidP="00EE1E2D">
      <w:pPr>
        <w:pStyle w:val="Bibliography"/>
      </w:pPr>
      <w:r>
        <w:t xml:space="preserve">42. </w:t>
      </w:r>
      <w:r>
        <w:tab/>
        <w:t xml:space="preserve">Congalton, R.G. Exploring and Evaluating the Consequences of Vector-to-Raster and Raster-to-Vector Conversion. </w:t>
      </w:r>
      <w:r>
        <w:rPr>
          <w:i/>
          <w:iCs/>
        </w:rPr>
        <w:t>Photogrammetric Engineering and Remote Sensing</w:t>
      </w:r>
      <w:r>
        <w:t xml:space="preserve"> </w:t>
      </w:r>
      <w:r>
        <w:rPr>
          <w:b/>
          <w:bCs/>
        </w:rPr>
        <w:t>1997</w:t>
      </w:r>
      <w:r>
        <w:t xml:space="preserve">, </w:t>
      </w:r>
      <w:r>
        <w:rPr>
          <w:i/>
          <w:iCs/>
        </w:rPr>
        <w:t>63</w:t>
      </w:r>
      <w:r>
        <w:t>, 425–434.</w:t>
      </w:r>
    </w:p>
    <w:p w14:paraId="399565BA" w14:textId="77777777" w:rsidR="00EE1E2D" w:rsidRDefault="00EE1E2D" w:rsidP="00EE1E2D">
      <w:pPr>
        <w:pStyle w:val="Bibliography"/>
      </w:pPr>
      <w:r>
        <w:t xml:space="preserve">43. </w:t>
      </w:r>
      <w:r>
        <w:tab/>
        <w:t xml:space="preserve">Teng, J.; Wang, F.; Liu, Y. An Efficient Algorithm for Raster-to-Vector Data Conversion. </w:t>
      </w:r>
      <w:r>
        <w:rPr>
          <w:i/>
          <w:iCs/>
        </w:rPr>
        <w:t>Annals of GIS</w:t>
      </w:r>
      <w:r>
        <w:t xml:space="preserve"> </w:t>
      </w:r>
      <w:r>
        <w:rPr>
          <w:b/>
          <w:bCs/>
        </w:rPr>
        <w:t>2008</w:t>
      </w:r>
      <w:r>
        <w:t xml:space="preserve">, </w:t>
      </w:r>
      <w:r>
        <w:rPr>
          <w:i/>
          <w:iCs/>
        </w:rPr>
        <w:t>14</w:t>
      </w:r>
      <w:r>
        <w:t>, 54–62, doi:10.1080/10824000809480639.</w:t>
      </w:r>
    </w:p>
    <w:p w14:paraId="336C5714" w14:textId="77777777" w:rsidR="00EE1E2D" w:rsidRDefault="00EE1E2D" w:rsidP="00EE1E2D">
      <w:pPr>
        <w:pStyle w:val="Bibliography"/>
      </w:pPr>
      <w:r>
        <w:t xml:space="preserve">44. </w:t>
      </w:r>
      <w:r>
        <w:tab/>
        <w:t xml:space="preserve">Adegun, A.A.; Fonou Dombeu, J.V.; Viriri, S.; Odindi, J. State-of-the-Art Deep Learning Methods for Objects Detection in Remote Sensing Satellite Images. </w:t>
      </w:r>
      <w:r>
        <w:rPr>
          <w:i/>
          <w:iCs/>
        </w:rPr>
        <w:t>Sensors</w:t>
      </w:r>
      <w:r>
        <w:t xml:space="preserve"> </w:t>
      </w:r>
      <w:r>
        <w:rPr>
          <w:b/>
          <w:bCs/>
        </w:rPr>
        <w:t>2023</w:t>
      </w:r>
      <w:r>
        <w:t xml:space="preserve">, </w:t>
      </w:r>
      <w:r>
        <w:rPr>
          <w:i/>
          <w:iCs/>
        </w:rPr>
        <w:t>23</w:t>
      </w:r>
      <w:r>
        <w:t>, 5849, doi:10.3390/s23135849.</w:t>
      </w:r>
    </w:p>
    <w:p w14:paraId="5E55712E" w14:textId="77777777" w:rsidR="00EE1E2D" w:rsidRDefault="00EE1E2D" w:rsidP="00EE1E2D">
      <w:pPr>
        <w:pStyle w:val="Bibliography"/>
      </w:pPr>
      <w:r>
        <w:t xml:space="preserve">45. </w:t>
      </w:r>
      <w:r>
        <w:tab/>
        <w:t>Araujo, A. de; Valle, J.M. do; Cacho, N. Geographic Feature Engineering with Points-of-Interest from OpenStreetMap. In Proceedings of the Proceedings of the 12th International Joint Conference on Knowledge Discovery, Knowledge Engineering and Knowledge Management; SCITEPRESS, 2020; pp. 116–123.</w:t>
      </w:r>
    </w:p>
    <w:p w14:paraId="0EE3E687" w14:textId="77777777" w:rsidR="00EE1E2D" w:rsidRDefault="00EE1E2D" w:rsidP="00EE1E2D">
      <w:pPr>
        <w:pStyle w:val="Bibliography"/>
      </w:pPr>
      <w:r>
        <w:t xml:space="preserve">46. </w:t>
      </w:r>
      <w:r>
        <w:tab/>
        <w:t xml:space="preserve">Verdonck, T.; Baesens, B.; Óskarsdóttir, M.; vanden Broucke, S. Special Issue on Feature Engineering Editorial. </w:t>
      </w:r>
      <w:r>
        <w:rPr>
          <w:i/>
          <w:iCs/>
        </w:rPr>
        <w:t>Mach Learn</w:t>
      </w:r>
      <w:r>
        <w:t xml:space="preserve"> </w:t>
      </w:r>
      <w:r>
        <w:rPr>
          <w:b/>
          <w:bCs/>
        </w:rPr>
        <w:t>2024</w:t>
      </w:r>
      <w:r>
        <w:t xml:space="preserve">, </w:t>
      </w:r>
      <w:r>
        <w:rPr>
          <w:i/>
          <w:iCs/>
        </w:rPr>
        <w:t>113</w:t>
      </w:r>
      <w:r>
        <w:t>, 3917–3928, doi:10.1007/s10994-021-06042-2.</w:t>
      </w:r>
    </w:p>
    <w:p w14:paraId="580F8356" w14:textId="77777777" w:rsidR="00EE1E2D" w:rsidRDefault="00EE1E2D" w:rsidP="00EE1E2D">
      <w:pPr>
        <w:pStyle w:val="Bibliography"/>
      </w:pPr>
      <w:r>
        <w:t xml:space="preserve">47. </w:t>
      </w:r>
      <w:r>
        <w:tab/>
        <w:t xml:space="preserve">MacQuillan, E.L.; Curtis, A.B.; Baker, K.M.; Paul, R.; Back, Y.O. Using GIS Mapping to Target Public Health Interventions: Examining Birth Outcomes Across GIS Techniques. </w:t>
      </w:r>
      <w:r>
        <w:rPr>
          <w:i/>
          <w:iCs/>
        </w:rPr>
        <w:t>J Community Health</w:t>
      </w:r>
      <w:r>
        <w:t xml:space="preserve"> </w:t>
      </w:r>
      <w:r>
        <w:rPr>
          <w:b/>
          <w:bCs/>
        </w:rPr>
        <w:t>2017</w:t>
      </w:r>
      <w:r>
        <w:t xml:space="preserve">, </w:t>
      </w:r>
      <w:r>
        <w:rPr>
          <w:i/>
          <w:iCs/>
        </w:rPr>
        <w:t>42</w:t>
      </w:r>
      <w:r>
        <w:t>, 633–638, doi:10.1007/s10900-016-0298-z.</w:t>
      </w:r>
    </w:p>
    <w:p w14:paraId="662E6038" w14:textId="77777777" w:rsidR="00EE1E2D" w:rsidRDefault="00EE1E2D" w:rsidP="00EE1E2D">
      <w:pPr>
        <w:pStyle w:val="Bibliography"/>
      </w:pPr>
      <w:r>
        <w:t xml:space="preserve">48. </w:t>
      </w:r>
      <w:r>
        <w:tab/>
        <w:t xml:space="preserve">Almeida, C.M.D.; Monteiro, A.M.V.; Câmara, G.; Soares‐Filho, B.S.; Cerqueira, G.C.; Pennachin, C.L.; Batty, M. GIS and Remote Sensing as Tools for the Simulation of Urban Land‐use Change. </w:t>
      </w:r>
      <w:r>
        <w:rPr>
          <w:i/>
          <w:iCs/>
        </w:rPr>
        <w:t>International Journal of Remote Sensing</w:t>
      </w:r>
      <w:r>
        <w:t xml:space="preserve"> </w:t>
      </w:r>
      <w:r>
        <w:rPr>
          <w:b/>
          <w:bCs/>
        </w:rPr>
        <w:t>2005</w:t>
      </w:r>
      <w:r>
        <w:t xml:space="preserve">, </w:t>
      </w:r>
      <w:r>
        <w:rPr>
          <w:i/>
          <w:iCs/>
        </w:rPr>
        <w:t>26</w:t>
      </w:r>
      <w:r>
        <w:t>, 759–774, doi:10.1080/01431160512331316865.</w:t>
      </w:r>
    </w:p>
    <w:p w14:paraId="1C2E265A" w14:textId="77777777" w:rsidR="00EE1E2D" w:rsidRDefault="00EE1E2D" w:rsidP="00EE1E2D">
      <w:pPr>
        <w:pStyle w:val="Bibliography"/>
      </w:pPr>
      <w:r>
        <w:t xml:space="preserve">49. </w:t>
      </w:r>
      <w:r>
        <w:tab/>
        <w:t xml:space="preserve">Gómez, L.; Haesevoets, S.; Kuijpers, B.; Vaisman, A.A. Spatial Aggregation: Data Model and Implementation. </w:t>
      </w:r>
      <w:r>
        <w:rPr>
          <w:i/>
          <w:iCs/>
        </w:rPr>
        <w:t>Information Systems</w:t>
      </w:r>
      <w:r>
        <w:t xml:space="preserve"> </w:t>
      </w:r>
      <w:r>
        <w:rPr>
          <w:b/>
          <w:bCs/>
        </w:rPr>
        <w:t>2009</w:t>
      </w:r>
      <w:r>
        <w:t xml:space="preserve">, </w:t>
      </w:r>
      <w:r>
        <w:rPr>
          <w:i/>
          <w:iCs/>
        </w:rPr>
        <w:t>34</w:t>
      </w:r>
      <w:r>
        <w:t>, 551–576, doi:10.1016/j.is.2009.03.002.</w:t>
      </w:r>
    </w:p>
    <w:p w14:paraId="318214A7" w14:textId="77777777" w:rsidR="00EE1E2D" w:rsidRDefault="00EE1E2D" w:rsidP="00EE1E2D">
      <w:pPr>
        <w:pStyle w:val="Bibliography"/>
      </w:pPr>
      <w:r>
        <w:lastRenderedPageBreak/>
        <w:t xml:space="preserve">50. </w:t>
      </w:r>
      <w:r>
        <w:tab/>
        <w:t xml:space="preserve">Lopez, I.F.V.; Snodgrass, R.T.; Moon, B. Spatiotemporal Aggregate Computation: A Survey. </w:t>
      </w:r>
      <w:r>
        <w:rPr>
          <w:i/>
          <w:iCs/>
        </w:rPr>
        <w:t>IEEE Transactions on Knowledge and Data Engineering</w:t>
      </w:r>
      <w:r>
        <w:t xml:space="preserve"> </w:t>
      </w:r>
      <w:r>
        <w:rPr>
          <w:b/>
          <w:bCs/>
        </w:rPr>
        <w:t>2005</w:t>
      </w:r>
      <w:r>
        <w:t xml:space="preserve">, </w:t>
      </w:r>
      <w:r>
        <w:rPr>
          <w:i/>
          <w:iCs/>
        </w:rPr>
        <w:t>17</w:t>
      </w:r>
      <w:r>
        <w:t>, 271–286, doi:10.1109/TKDE.2005.34.</w:t>
      </w:r>
    </w:p>
    <w:p w14:paraId="665F08DB" w14:textId="77777777" w:rsidR="00EE1E2D" w:rsidRDefault="00EE1E2D" w:rsidP="00EE1E2D">
      <w:pPr>
        <w:pStyle w:val="Bibliography"/>
      </w:pPr>
      <w:r>
        <w:t xml:space="preserve">51. </w:t>
      </w:r>
      <w:r>
        <w:tab/>
        <w:t xml:space="preserve">Getis, A.; Aldstadt, J. Constructing the Spatial Weights Matrix Using a Local Statistic. </w:t>
      </w:r>
      <w:r>
        <w:rPr>
          <w:i/>
          <w:iCs/>
        </w:rPr>
        <w:t>Geographical Analysis</w:t>
      </w:r>
      <w:r>
        <w:t xml:space="preserve"> </w:t>
      </w:r>
      <w:r>
        <w:rPr>
          <w:b/>
          <w:bCs/>
        </w:rPr>
        <w:t>2004</w:t>
      </w:r>
      <w:r>
        <w:t xml:space="preserve">, </w:t>
      </w:r>
      <w:r>
        <w:rPr>
          <w:i/>
          <w:iCs/>
        </w:rPr>
        <w:t>36</w:t>
      </w:r>
      <w:r>
        <w:t>, 90–104, doi:10.1111/j.1538-4632.2004.tb01127.x.</w:t>
      </w:r>
    </w:p>
    <w:p w14:paraId="66E3B09E" w14:textId="77777777" w:rsidR="00EE1E2D" w:rsidRDefault="00EE1E2D" w:rsidP="00EE1E2D">
      <w:pPr>
        <w:pStyle w:val="Bibliography"/>
      </w:pPr>
      <w:r>
        <w:t xml:space="preserve">52. </w:t>
      </w:r>
      <w:r>
        <w:tab/>
        <w:t xml:space="preserve">Roberts, S. Applying Efficient Techniques for Finding Nearest Neighbours in GIS Applications. In </w:t>
      </w:r>
      <w:r>
        <w:rPr>
          <w:i/>
          <w:iCs/>
        </w:rPr>
        <w:t>Innovations in GIS</w:t>
      </w:r>
      <w:r>
        <w:t>; CRC Press, 2023; pp. 95–104.</w:t>
      </w:r>
    </w:p>
    <w:p w14:paraId="47FB8F4A" w14:textId="77777777" w:rsidR="00EE1E2D" w:rsidRDefault="00EE1E2D" w:rsidP="00EE1E2D">
      <w:pPr>
        <w:pStyle w:val="Bibliography"/>
      </w:pPr>
      <w:r>
        <w:t xml:space="preserve">53. </w:t>
      </w:r>
      <w:r>
        <w:tab/>
        <w:t xml:space="preserve">García-García, F.; Corral, A.; Iribarne, L.; Vassilakopoulos, M.; Manolopoulos, Y. Efficient Distance Join Query Processing in Distributed Spatial Data Management Systems. </w:t>
      </w:r>
      <w:r>
        <w:rPr>
          <w:i/>
          <w:iCs/>
        </w:rPr>
        <w:t>Information Sciences</w:t>
      </w:r>
      <w:r>
        <w:t xml:space="preserve"> </w:t>
      </w:r>
      <w:r>
        <w:rPr>
          <w:b/>
          <w:bCs/>
        </w:rPr>
        <w:t>2020</w:t>
      </w:r>
      <w:r>
        <w:t xml:space="preserve">, </w:t>
      </w:r>
      <w:r>
        <w:rPr>
          <w:i/>
          <w:iCs/>
        </w:rPr>
        <w:t>512</w:t>
      </w:r>
      <w:r>
        <w:t>, 985–1008, doi:10.1016/j.ins.2019.10.030.</w:t>
      </w:r>
    </w:p>
    <w:p w14:paraId="18B4E752" w14:textId="77777777" w:rsidR="00EE1E2D" w:rsidRDefault="00EE1E2D" w:rsidP="00EE1E2D">
      <w:pPr>
        <w:pStyle w:val="Bibliography"/>
      </w:pPr>
      <w:r>
        <w:t xml:space="preserve">54. </w:t>
      </w:r>
      <w:r>
        <w:tab/>
        <w:t xml:space="preserve">Steyerberg, E.W. Applications of Prediction Models. In </w:t>
      </w:r>
      <w:r>
        <w:rPr>
          <w:i/>
          <w:iCs/>
        </w:rPr>
        <w:t>Clinical Prediction Models: A Practical Approach to Development, Validation, and Updating</w:t>
      </w:r>
      <w:r>
        <w:t>; Steyerberg, E.W., Ed.; Springer: New York, NY, 2009; pp. 11–31 ISBN 978-0-387-77244-8.</w:t>
      </w:r>
    </w:p>
    <w:p w14:paraId="6F1AFBAB" w14:textId="77777777" w:rsidR="00EE1E2D" w:rsidRDefault="00EE1E2D" w:rsidP="00EE1E2D">
      <w:pPr>
        <w:pStyle w:val="Bibliography"/>
      </w:pPr>
      <w:r>
        <w:t xml:space="preserve">55. </w:t>
      </w:r>
      <w:r>
        <w:tab/>
        <w:t>Ray, S. A Quick Review of Machine Learning Algorithms. In Proceedings of the 2019 International conference on machine learning, big data, cloud and parallel computing (COMITCon); IEEE, 2019; pp. 35–39.</w:t>
      </w:r>
    </w:p>
    <w:p w14:paraId="7935C8E0" w14:textId="77777777" w:rsidR="00EE1E2D" w:rsidRDefault="00EE1E2D" w:rsidP="00EE1E2D">
      <w:pPr>
        <w:pStyle w:val="Bibliography"/>
      </w:pPr>
      <w:r>
        <w:t xml:space="preserve">56. </w:t>
      </w:r>
      <w:r>
        <w:tab/>
        <w:t xml:space="preserve">Muñoz, J.; Felicísimo, Á.M. Comparison of Statistical Methods Commonly Used in Predictive Modelling. </w:t>
      </w:r>
      <w:r>
        <w:rPr>
          <w:i/>
          <w:iCs/>
        </w:rPr>
        <w:t>Journal of Vegetation Science</w:t>
      </w:r>
      <w:r>
        <w:t xml:space="preserve"> </w:t>
      </w:r>
      <w:r>
        <w:rPr>
          <w:b/>
          <w:bCs/>
        </w:rPr>
        <w:t>2004</w:t>
      </w:r>
      <w:r>
        <w:t xml:space="preserve">, </w:t>
      </w:r>
      <w:r>
        <w:rPr>
          <w:i/>
          <w:iCs/>
        </w:rPr>
        <w:t>15</w:t>
      </w:r>
      <w:r>
        <w:t>, 285–292, doi:10.1111/j.1654-1103.2004.tb02263.x.</w:t>
      </w:r>
    </w:p>
    <w:p w14:paraId="1F684006" w14:textId="77777777" w:rsidR="00EE1E2D" w:rsidRDefault="00EE1E2D" w:rsidP="00EE1E2D">
      <w:pPr>
        <w:pStyle w:val="Bibliography"/>
      </w:pPr>
      <w:r>
        <w:t xml:space="preserve">57. </w:t>
      </w:r>
      <w:r>
        <w:tab/>
        <w:t xml:space="preserve">Frey, H.C.; Patil, S.R. Identification and Review of Sensitivity Analysis Methods. </w:t>
      </w:r>
      <w:r>
        <w:rPr>
          <w:i/>
          <w:iCs/>
        </w:rPr>
        <w:t>Risk Analysis</w:t>
      </w:r>
      <w:r>
        <w:t xml:space="preserve"> </w:t>
      </w:r>
      <w:r>
        <w:rPr>
          <w:b/>
          <w:bCs/>
        </w:rPr>
        <w:t>2002</w:t>
      </w:r>
      <w:r>
        <w:t xml:space="preserve">, </w:t>
      </w:r>
      <w:r>
        <w:rPr>
          <w:i/>
          <w:iCs/>
        </w:rPr>
        <w:t>22</w:t>
      </w:r>
      <w:r>
        <w:t>, 553–578, doi:https://doi.org/10.1111/0272-4332.00039.</w:t>
      </w:r>
    </w:p>
    <w:p w14:paraId="7D6CE963" w14:textId="77777777" w:rsidR="00EE1E2D" w:rsidRDefault="00EE1E2D" w:rsidP="00EE1E2D">
      <w:pPr>
        <w:pStyle w:val="Bibliography"/>
      </w:pPr>
      <w:r>
        <w:t xml:space="preserve">58. </w:t>
      </w:r>
      <w:r>
        <w:tab/>
        <w:t xml:space="preserve">Ingalls, B. Sensitivity Analysis: From Model Parameters to System Behaviour. </w:t>
      </w:r>
      <w:r>
        <w:rPr>
          <w:i/>
          <w:iCs/>
        </w:rPr>
        <w:t>Essays in biochemistry</w:t>
      </w:r>
      <w:r>
        <w:t xml:space="preserve"> </w:t>
      </w:r>
      <w:r>
        <w:rPr>
          <w:b/>
          <w:bCs/>
        </w:rPr>
        <w:t>2008</w:t>
      </w:r>
      <w:r>
        <w:t xml:space="preserve">, </w:t>
      </w:r>
      <w:r>
        <w:rPr>
          <w:i/>
          <w:iCs/>
        </w:rPr>
        <w:t>45</w:t>
      </w:r>
      <w:r>
        <w:t>, 177–194.</w:t>
      </w:r>
    </w:p>
    <w:p w14:paraId="5642788B" w14:textId="77777777" w:rsidR="00EE1E2D" w:rsidRDefault="00EE1E2D" w:rsidP="00EE1E2D">
      <w:pPr>
        <w:pStyle w:val="Bibliography"/>
      </w:pPr>
      <w:r>
        <w:t xml:space="preserve">59. </w:t>
      </w:r>
      <w:r>
        <w:tab/>
        <w:t xml:space="preserve">Hamby, D.M. A Review of Techniques for Parameter Sensitivity Analysis of Environmental Models. </w:t>
      </w:r>
      <w:r>
        <w:rPr>
          <w:i/>
          <w:iCs/>
        </w:rPr>
        <w:t>Environ Monit Assess</w:t>
      </w:r>
      <w:r>
        <w:t xml:space="preserve"> </w:t>
      </w:r>
      <w:r>
        <w:rPr>
          <w:b/>
          <w:bCs/>
        </w:rPr>
        <w:t>1994</w:t>
      </w:r>
      <w:r>
        <w:t xml:space="preserve">, </w:t>
      </w:r>
      <w:r>
        <w:rPr>
          <w:i/>
          <w:iCs/>
        </w:rPr>
        <w:t>32</w:t>
      </w:r>
      <w:r>
        <w:t>, 135–154, doi:10.1007/BF00547132.</w:t>
      </w:r>
    </w:p>
    <w:p w14:paraId="4F1756D2" w14:textId="77777777" w:rsidR="00EE1E2D" w:rsidRDefault="00EE1E2D" w:rsidP="00EE1E2D">
      <w:pPr>
        <w:pStyle w:val="Bibliography"/>
      </w:pPr>
      <w:r>
        <w:t xml:space="preserve">60. </w:t>
      </w:r>
      <w:r>
        <w:tab/>
        <w:t xml:space="preserve">Hawkins, D.M. The Problem of Overfitting. </w:t>
      </w:r>
      <w:r>
        <w:rPr>
          <w:i/>
          <w:iCs/>
        </w:rPr>
        <w:t>J. Chem. Inf. Comput. Sci.</w:t>
      </w:r>
      <w:r>
        <w:t xml:space="preserve"> </w:t>
      </w:r>
      <w:r>
        <w:rPr>
          <w:b/>
          <w:bCs/>
        </w:rPr>
        <w:t>2004</w:t>
      </w:r>
      <w:r>
        <w:t xml:space="preserve">, </w:t>
      </w:r>
      <w:r>
        <w:rPr>
          <w:i/>
          <w:iCs/>
        </w:rPr>
        <w:t>44</w:t>
      </w:r>
      <w:r>
        <w:t>, 1–12, doi:10.1021/ci0342472.</w:t>
      </w:r>
    </w:p>
    <w:p w14:paraId="4D6A8676" w14:textId="77777777" w:rsidR="00EE1E2D" w:rsidRDefault="00EE1E2D" w:rsidP="00EE1E2D">
      <w:pPr>
        <w:pStyle w:val="Bibliography"/>
      </w:pPr>
      <w:r>
        <w:t xml:space="preserve">61. </w:t>
      </w:r>
      <w:r>
        <w:tab/>
        <w:t xml:space="preserve">Ding, J.; Tarokh, V.; Yang, Y. Model Selection Techniques: An Overview. </w:t>
      </w:r>
      <w:r>
        <w:rPr>
          <w:i/>
          <w:iCs/>
        </w:rPr>
        <w:t>IEEE Signal Processing Magazine</w:t>
      </w:r>
      <w:r>
        <w:t xml:space="preserve"> </w:t>
      </w:r>
      <w:r>
        <w:rPr>
          <w:b/>
          <w:bCs/>
        </w:rPr>
        <w:t>2018</w:t>
      </w:r>
      <w:r>
        <w:t xml:space="preserve">, </w:t>
      </w:r>
      <w:r>
        <w:rPr>
          <w:i/>
          <w:iCs/>
        </w:rPr>
        <w:t>35</w:t>
      </w:r>
      <w:r>
        <w:t>, 16–34.</w:t>
      </w:r>
    </w:p>
    <w:p w14:paraId="0AB54459" w14:textId="77777777" w:rsidR="00EE1E2D" w:rsidRDefault="00EE1E2D" w:rsidP="00EE1E2D">
      <w:pPr>
        <w:pStyle w:val="Bibliography"/>
      </w:pPr>
      <w:r>
        <w:t xml:space="preserve">62. </w:t>
      </w:r>
      <w:r>
        <w:tab/>
        <w:t xml:space="preserve">Berrar, D. Cross-Validation. In </w:t>
      </w:r>
      <w:r>
        <w:rPr>
          <w:i/>
          <w:iCs/>
        </w:rPr>
        <w:t>Encyclopedia of Bioinformatics and Computational Biology</w:t>
      </w:r>
      <w:r>
        <w:t>; Ranganathan, S., Gribskov, M., Nakai, K., Schönbach, C., Eds.; Academic Press: Oxford, 2019; pp. 542–545 ISBN 978-0-12-811432-2.</w:t>
      </w:r>
    </w:p>
    <w:p w14:paraId="670BB7E3" w14:textId="77777777" w:rsidR="00EE1E2D" w:rsidRDefault="00EE1E2D" w:rsidP="00EE1E2D">
      <w:pPr>
        <w:pStyle w:val="Bibliography"/>
      </w:pPr>
      <w:r>
        <w:t xml:space="preserve">63. </w:t>
      </w:r>
      <w:r>
        <w:tab/>
        <w:t xml:space="preserve">Gupta, A.; Ong, Y.-S.; Feng, L. Insights on Transfer Optimization: Because Experience Is the Best Teacher. </w:t>
      </w:r>
      <w:r>
        <w:rPr>
          <w:i/>
          <w:iCs/>
        </w:rPr>
        <w:t>IEEE Transactions on Emerging Topics in Computational Intelligence</w:t>
      </w:r>
      <w:r>
        <w:t xml:space="preserve"> </w:t>
      </w:r>
      <w:r>
        <w:rPr>
          <w:b/>
          <w:bCs/>
        </w:rPr>
        <w:t>2017</w:t>
      </w:r>
      <w:r>
        <w:t xml:space="preserve">, </w:t>
      </w:r>
      <w:r>
        <w:rPr>
          <w:i/>
          <w:iCs/>
        </w:rPr>
        <w:t>2</w:t>
      </w:r>
      <w:r>
        <w:t>, 51–64.</w:t>
      </w:r>
    </w:p>
    <w:p w14:paraId="479A6A16" w14:textId="77777777" w:rsidR="00EE1E2D" w:rsidRDefault="00EE1E2D" w:rsidP="00EE1E2D">
      <w:pPr>
        <w:pStyle w:val="Bibliography"/>
      </w:pPr>
      <w:r>
        <w:t xml:space="preserve">64. </w:t>
      </w:r>
      <w:r>
        <w:tab/>
        <w:t xml:space="preserve">Nguyen, D.C.H.; Dandy, G.C.; Maier, H.R.; Ascough, J.C. Improved Ant Colony Optimization for Optimal Crop and Irrigation Water Allocation by Incorporating Domain Knowledge. </w:t>
      </w:r>
      <w:r>
        <w:rPr>
          <w:i/>
          <w:iCs/>
        </w:rPr>
        <w:t>J. Water Resour. Plann. Manage.</w:t>
      </w:r>
      <w:r>
        <w:t xml:space="preserve"> </w:t>
      </w:r>
      <w:r>
        <w:rPr>
          <w:b/>
          <w:bCs/>
        </w:rPr>
        <w:t>2016</w:t>
      </w:r>
      <w:r>
        <w:t xml:space="preserve">, </w:t>
      </w:r>
      <w:r>
        <w:rPr>
          <w:i/>
          <w:iCs/>
        </w:rPr>
        <w:t>142</w:t>
      </w:r>
      <w:r>
        <w:t>, 04016025, doi:10.1061/(ASCE)WR.1943-5452.0000662.</w:t>
      </w:r>
    </w:p>
    <w:p w14:paraId="09E4BA0B" w14:textId="77777777" w:rsidR="00EE1E2D" w:rsidRDefault="00EE1E2D" w:rsidP="00EE1E2D">
      <w:pPr>
        <w:pStyle w:val="Bibliography"/>
      </w:pPr>
      <w:r>
        <w:t xml:space="preserve">65. </w:t>
      </w:r>
      <w:r>
        <w:tab/>
        <w:t xml:space="preserve">Wei, P.; Lu, Z.; Song, J. Variable Importance Analysis: A Comprehensive Review. </w:t>
      </w:r>
      <w:r>
        <w:rPr>
          <w:i/>
          <w:iCs/>
        </w:rPr>
        <w:t>Reliability Engineering &amp; System Safety</w:t>
      </w:r>
      <w:r>
        <w:t xml:space="preserve"> </w:t>
      </w:r>
      <w:r>
        <w:rPr>
          <w:b/>
          <w:bCs/>
        </w:rPr>
        <w:t>2015</w:t>
      </w:r>
      <w:r>
        <w:t xml:space="preserve">, </w:t>
      </w:r>
      <w:r>
        <w:rPr>
          <w:i/>
          <w:iCs/>
        </w:rPr>
        <w:t>142</w:t>
      </w:r>
      <w:r>
        <w:t>, 399–432, doi:10.1016/j.ress.2015.05.018.</w:t>
      </w:r>
    </w:p>
    <w:p w14:paraId="26C1E8A0" w14:textId="77777777" w:rsidR="00EE1E2D" w:rsidRDefault="00EE1E2D" w:rsidP="00EE1E2D">
      <w:pPr>
        <w:pStyle w:val="Bibliography"/>
      </w:pPr>
      <w:r>
        <w:t xml:space="preserve">66. </w:t>
      </w:r>
      <w:r>
        <w:tab/>
        <w:t xml:space="preserve">Asuero, A.G.; Sayago, A.; González, A.G. The Correlation Coefficient: An Overview. </w:t>
      </w:r>
      <w:r>
        <w:rPr>
          <w:i/>
          <w:iCs/>
        </w:rPr>
        <w:t>Critical Reviews in Analytical Chemistry</w:t>
      </w:r>
      <w:r>
        <w:t xml:space="preserve"> </w:t>
      </w:r>
      <w:r>
        <w:rPr>
          <w:b/>
          <w:bCs/>
        </w:rPr>
        <w:t>2006</w:t>
      </w:r>
      <w:r>
        <w:t xml:space="preserve">, </w:t>
      </w:r>
      <w:r>
        <w:rPr>
          <w:i/>
          <w:iCs/>
        </w:rPr>
        <w:t>36</w:t>
      </w:r>
      <w:r>
        <w:t>, 41–59, doi:10.1080/10408340500526766.</w:t>
      </w:r>
    </w:p>
    <w:p w14:paraId="7806178A" w14:textId="77777777" w:rsidR="00EE1E2D" w:rsidRDefault="00EE1E2D" w:rsidP="00EE1E2D">
      <w:pPr>
        <w:pStyle w:val="Bibliography"/>
      </w:pPr>
      <w:r>
        <w:t xml:space="preserve">67. </w:t>
      </w:r>
      <w:r>
        <w:tab/>
        <w:t>Institute for Health Metrics and Evaluation Global Burden of Disease (GBD) Compare Available online: http://vizhub.healthdata.org/gbd-compare (accessed on 21 February 2023).</w:t>
      </w:r>
    </w:p>
    <w:p w14:paraId="1CC20C09" w14:textId="77777777" w:rsidR="00EE1E2D" w:rsidRDefault="00EE1E2D" w:rsidP="00EE1E2D">
      <w:pPr>
        <w:pStyle w:val="Bibliography"/>
      </w:pPr>
      <w:r>
        <w:t xml:space="preserve">68. </w:t>
      </w:r>
      <w:r>
        <w:tab/>
        <w:t>Statistics Canada 2021 Census of Population Available online: https://www12.statcan.gc.ca/census-recensement/2021/dp-pd/prof/index.cfm?Lang=E (accessed on 22 February 2023).</w:t>
      </w:r>
    </w:p>
    <w:p w14:paraId="5B547555" w14:textId="77777777" w:rsidR="00EE1E2D" w:rsidRDefault="00EE1E2D" w:rsidP="00EE1E2D">
      <w:pPr>
        <w:pStyle w:val="Bibliography"/>
      </w:pPr>
      <w:r>
        <w:t xml:space="preserve">69. </w:t>
      </w:r>
      <w:r>
        <w:tab/>
        <w:t>Toronto Police Service Fatal KSI Collisions Available online: https://data.torontopolice.on.ca/pages/fatalities (accessed on 19 March 2023).</w:t>
      </w:r>
    </w:p>
    <w:p w14:paraId="52262355" w14:textId="77777777" w:rsidR="00EE1E2D" w:rsidRDefault="00EE1E2D" w:rsidP="00EE1E2D">
      <w:pPr>
        <w:pStyle w:val="Bibliography"/>
      </w:pPr>
      <w:r>
        <w:lastRenderedPageBreak/>
        <w:t xml:space="preserve">70. </w:t>
      </w:r>
      <w:r>
        <w:tab/>
        <w:t xml:space="preserve">Amberber, N.; Howard, A.; Winters, M.; Harris, M.A.; Pike, I.; Machperson, A.; Cloutier, M.-S.; Richmond, S.A.; Hagel, B.; Fuselli, P.; et al. Road Traffic Injury During the COVID-19 Pandemic: Cured or a Continued Threat? </w:t>
      </w:r>
      <w:r>
        <w:rPr>
          <w:i/>
          <w:iCs/>
        </w:rPr>
        <w:t>University of Toronto Journal of Public Health</w:t>
      </w:r>
      <w:r>
        <w:t xml:space="preserve"> </w:t>
      </w:r>
      <w:r>
        <w:rPr>
          <w:b/>
          <w:bCs/>
        </w:rPr>
        <w:t>2021</w:t>
      </w:r>
      <w:r>
        <w:t xml:space="preserve">, </w:t>
      </w:r>
      <w:r>
        <w:rPr>
          <w:i/>
          <w:iCs/>
        </w:rPr>
        <w:t>2</w:t>
      </w:r>
      <w:r>
        <w:t>, doi:10.33137/utjph.v2i1.34737.</w:t>
      </w:r>
    </w:p>
    <w:p w14:paraId="1C264B79" w14:textId="77777777" w:rsidR="00EE1E2D" w:rsidRDefault="00EE1E2D" w:rsidP="00EE1E2D">
      <w:pPr>
        <w:pStyle w:val="Bibliography"/>
      </w:pPr>
      <w:r>
        <w:t xml:space="preserve">71. </w:t>
      </w:r>
      <w:r>
        <w:tab/>
        <w:t>City of Toronto Vision Zero Plan Overview Available online: https://www.toronto.ca/services-payments/streets-parking-transportation/road-safety/vision-zero/vision-zero-plan-overview/ (accessed on 19 March 2023).</w:t>
      </w:r>
    </w:p>
    <w:p w14:paraId="042A2166" w14:textId="77777777" w:rsidR="00EE1E2D" w:rsidRDefault="00EE1E2D" w:rsidP="00EE1E2D">
      <w:pPr>
        <w:pStyle w:val="Bibliography"/>
      </w:pPr>
      <w:r>
        <w:t xml:space="preserve">72. </w:t>
      </w:r>
      <w:r>
        <w:tab/>
        <w:t>City of Toronto City of Toronto Open Data Portal Available online: https://open.toronto.ca/ (accessed on 19 March 2023).</w:t>
      </w:r>
    </w:p>
    <w:p w14:paraId="5F50019F" w14:textId="77777777" w:rsidR="00EE1E2D" w:rsidRDefault="00EE1E2D" w:rsidP="00EE1E2D">
      <w:pPr>
        <w:pStyle w:val="Bibliography"/>
      </w:pPr>
      <w:r>
        <w:t xml:space="preserve">73. </w:t>
      </w:r>
      <w:r>
        <w:tab/>
        <w:t>Toronto Police Service Toronto Police Service Public Safety Data Portal Available online: https://data.torontopolice.on.ca/pages/open-data (accessed on 19 March 2023).</w:t>
      </w:r>
    </w:p>
    <w:p w14:paraId="1B5B1A1D" w14:textId="77777777" w:rsidR="00EE1E2D" w:rsidRDefault="00EE1E2D" w:rsidP="00EE1E2D">
      <w:pPr>
        <w:pStyle w:val="Bibliography"/>
      </w:pPr>
      <w:r>
        <w:t xml:space="preserve">74. </w:t>
      </w:r>
      <w:r>
        <w:tab/>
        <w:t>City of Toronto Toronto Centreline (TCL) Available online: https://open.toronto.ca/dataset/toronto-centreline-tcl/ (accessed on 30 December 2024).</w:t>
      </w:r>
    </w:p>
    <w:p w14:paraId="11058CDA" w14:textId="77777777" w:rsidR="00EE1E2D" w:rsidRDefault="00EE1E2D" w:rsidP="00EE1E2D">
      <w:pPr>
        <w:pStyle w:val="Bibliography"/>
      </w:pPr>
      <w:r>
        <w:t xml:space="preserve">75. </w:t>
      </w:r>
      <w:r>
        <w:tab/>
        <w:t>Toronto Police Service Traffic Collisions Open Data (ASR-T-TBL-001) Available online: https://data.torontopolice.on.ca/datasets/TorontoPS::traffic-collisions-open-data-asr-t-tbl-001/about (accessed on 30 December 2024).</w:t>
      </w:r>
    </w:p>
    <w:p w14:paraId="1CF93128" w14:textId="77777777" w:rsidR="00EE1E2D" w:rsidRDefault="00EE1E2D" w:rsidP="00EE1E2D">
      <w:pPr>
        <w:pStyle w:val="Bibliography"/>
      </w:pPr>
      <w:r>
        <w:t xml:space="preserve">76. </w:t>
      </w:r>
      <w:r>
        <w:tab/>
        <w:t>City of Toronto Traffic Volumes at Intersections for All Modes (2010 to 2019) Available online: https://open.toronto.ca/dataset/traffic-volumes-at-intersections-for-all-modes/ (accessed on 30 December 2024).</w:t>
      </w:r>
    </w:p>
    <w:p w14:paraId="1EDF9A95" w14:textId="77777777" w:rsidR="00EE1E2D" w:rsidRDefault="00EE1E2D" w:rsidP="00EE1E2D">
      <w:pPr>
        <w:pStyle w:val="Bibliography"/>
      </w:pPr>
      <w:r>
        <w:t xml:space="preserve">77. </w:t>
      </w:r>
      <w:r>
        <w:tab/>
        <w:t>City of Toronto Automated Speed Enforcement Locations Available online: https://open.toronto.ca/dataset/automated-speed-enforcement-locations/ (accessed on 30 December 2024).</w:t>
      </w:r>
    </w:p>
    <w:p w14:paraId="033A11CF" w14:textId="77777777" w:rsidR="00EE1E2D" w:rsidRDefault="00EE1E2D" w:rsidP="00EE1E2D">
      <w:pPr>
        <w:pStyle w:val="Bibliography"/>
      </w:pPr>
      <w:r>
        <w:t xml:space="preserve">78. </w:t>
      </w:r>
      <w:r>
        <w:tab/>
        <w:t>City of Toronto School Safety Zone Watch Your Speed Program – Locations Available online: https://open.toronto.ca/dataset/school-safety-zone-watch-your-speed-program-locations/ (accessed on 30 December 2024).</w:t>
      </w:r>
    </w:p>
    <w:p w14:paraId="65C9F735" w14:textId="77777777" w:rsidR="00EE1E2D" w:rsidRDefault="00EE1E2D" w:rsidP="00EE1E2D">
      <w:pPr>
        <w:pStyle w:val="Bibliography"/>
      </w:pPr>
      <w:r>
        <w:t xml:space="preserve">79. </w:t>
      </w:r>
      <w:r>
        <w:tab/>
        <w:t>City of Toronto Red Light Cameras Available online: https://open.toronto.ca/dataset/red-light-cameras/ (accessed on 30 December 2024).</w:t>
      </w:r>
    </w:p>
    <w:p w14:paraId="101D9143" w14:textId="77777777" w:rsidR="00EE1E2D" w:rsidRDefault="00EE1E2D" w:rsidP="00EE1E2D">
      <w:pPr>
        <w:pStyle w:val="Bibliography"/>
      </w:pPr>
      <w:r>
        <w:t xml:space="preserve">80. </w:t>
      </w:r>
      <w:r>
        <w:tab/>
        <w:t>City of Toronto Police Facility Locations Available online: https://open.toronto.ca/dataset/police-facility-locations/ (accessed on 30 December 2024).</w:t>
      </w:r>
    </w:p>
    <w:p w14:paraId="595A7C1F" w14:textId="77777777" w:rsidR="00EE1E2D" w:rsidRDefault="00EE1E2D" w:rsidP="00EE1E2D">
      <w:pPr>
        <w:pStyle w:val="Bibliography"/>
      </w:pPr>
      <w:r>
        <w:t xml:space="preserve">81. </w:t>
      </w:r>
      <w:r>
        <w:tab/>
        <w:t>City of Toronto Ambulance Station Locations Available online: https://open.toronto.ca/dataset/ambulance-station-locations/ (accessed on 30 December 2024).</w:t>
      </w:r>
    </w:p>
    <w:p w14:paraId="7F58A7B8" w14:textId="77777777" w:rsidR="00EE1E2D" w:rsidRDefault="00EE1E2D" w:rsidP="00EE1E2D">
      <w:pPr>
        <w:pStyle w:val="Bibliography"/>
      </w:pPr>
      <w:r>
        <w:t xml:space="preserve">82. </w:t>
      </w:r>
      <w:r>
        <w:tab/>
        <w:t>City of Toronto Fire Hydrants Available online: https://open.toronto.ca/dataset/fire-hydrants/ (accessed on 30 December 2024).</w:t>
      </w:r>
    </w:p>
    <w:p w14:paraId="072744B8" w14:textId="77777777" w:rsidR="00EE1E2D" w:rsidRDefault="00EE1E2D" w:rsidP="00EE1E2D">
      <w:pPr>
        <w:pStyle w:val="Bibliography"/>
      </w:pPr>
      <w:r>
        <w:t xml:space="preserve">83. </w:t>
      </w:r>
      <w:r>
        <w:tab/>
        <w:t>City of Toronto Fire Facility Locations Available online: https://open.toronto.ca/dataset/fire-station-locations/ (accessed on 30 December 2024).</w:t>
      </w:r>
    </w:p>
    <w:p w14:paraId="0883F886" w14:textId="77777777" w:rsidR="00EE1E2D" w:rsidRDefault="00EE1E2D" w:rsidP="00EE1E2D">
      <w:pPr>
        <w:pStyle w:val="Bibliography"/>
      </w:pPr>
      <w:r>
        <w:t xml:space="preserve">84. </w:t>
      </w:r>
      <w:r>
        <w:tab/>
        <w:t>City of Toronto Renewable Energy Installations Available online: https://open.toronto.ca/dataset/renewable-energy-installations/ (accessed on 30 December 2024).</w:t>
      </w:r>
    </w:p>
    <w:p w14:paraId="49E1F090" w14:textId="77777777" w:rsidR="00EE1E2D" w:rsidRDefault="00EE1E2D" w:rsidP="00EE1E2D">
      <w:pPr>
        <w:pStyle w:val="Bibliography"/>
      </w:pPr>
      <w:r>
        <w:t xml:space="preserve">85. </w:t>
      </w:r>
      <w:r>
        <w:tab/>
        <w:t>City of Toronto Street Furniture - Bicycle Parking Available online: https://open.toronto.ca/dataset/street-furniture-bicycle-parking/ (accessed on 30 December 2024).</w:t>
      </w:r>
    </w:p>
    <w:p w14:paraId="7BD6B3E1" w14:textId="77777777" w:rsidR="00EE1E2D" w:rsidRDefault="00EE1E2D" w:rsidP="00EE1E2D">
      <w:pPr>
        <w:pStyle w:val="Bibliography"/>
      </w:pPr>
      <w:r>
        <w:t xml:space="preserve">86. </w:t>
      </w:r>
      <w:r>
        <w:tab/>
        <w:t>City of Toronto Street Furniture - Transit Shelter Available online: https://open.toronto.ca/dataset/street-furniture-transit-shelter/ (accessed on 30 December 2024).</w:t>
      </w:r>
    </w:p>
    <w:p w14:paraId="76BFAA55" w14:textId="77777777" w:rsidR="00EE1E2D" w:rsidRDefault="00EE1E2D" w:rsidP="00EE1E2D">
      <w:pPr>
        <w:pStyle w:val="Bibliography"/>
      </w:pPr>
      <w:r>
        <w:t xml:space="preserve">87. </w:t>
      </w:r>
      <w:r>
        <w:tab/>
        <w:t>City of Toronto Street Furniture - Information Pillar-Wayfinding Structure Available online: https://open.toronto.ca/dataset/street-furniture-information-pillar-wayfinding-structure/ (accessed on 30 December 2024).</w:t>
      </w:r>
    </w:p>
    <w:p w14:paraId="31F678CA" w14:textId="77777777" w:rsidR="00EE1E2D" w:rsidRDefault="00EE1E2D" w:rsidP="00EE1E2D">
      <w:pPr>
        <w:pStyle w:val="Bibliography"/>
      </w:pPr>
      <w:r>
        <w:t xml:space="preserve">88. </w:t>
      </w:r>
      <w:r>
        <w:tab/>
        <w:t>City of Toronto Street Furniture - Litter Receptacle Available online: https://open.toronto.ca/dataset/street-furniture-litter-receptacle/ (accessed on 30 December 2024).</w:t>
      </w:r>
    </w:p>
    <w:p w14:paraId="5784A53D" w14:textId="77777777" w:rsidR="00EE1E2D" w:rsidRDefault="00EE1E2D" w:rsidP="00EE1E2D">
      <w:pPr>
        <w:pStyle w:val="Bibliography"/>
      </w:pPr>
      <w:r>
        <w:t xml:space="preserve">89. </w:t>
      </w:r>
      <w:r>
        <w:tab/>
        <w:t>City of Toronto School Locations - All Types Available online: https://open.toronto.ca/dataset/school-locations-all-types/ (accessed on 30 December 2024).</w:t>
      </w:r>
    </w:p>
    <w:p w14:paraId="16C3F66B" w14:textId="77777777" w:rsidR="00EE1E2D" w:rsidRDefault="00EE1E2D" w:rsidP="00EE1E2D">
      <w:pPr>
        <w:pStyle w:val="Bibliography"/>
      </w:pPr>
      <w:r>
        <w:lastRenderedPageBreak/>
        <w:t xml:space="preserve">90. </w:t>
      </w:r>
      <w:r>
        <w:tab/>
        <w:t>City of Toronto Licensed Child Care Centres Available online: https://open.toronto.ca/dataset/child-care-licensed-child-care-spaces/ (accessed on 30 December 2024).</w:t>
      </w:r>
    </w:p>
    <w:p w14:paraId="76D137DE" w14:textId="77777777" w:rsidR="00EE1E2D" w:rsidRDefault="00EE1E2D" w:rsidP="00EE1E2D">
      <w:pPr>
        <w:pStyle w:val="Bibliography"/>
      </w:pPr>
      <w:r>
        <w:t xml:space="preserve">91. </w:t>
      </w:r>
      <w:r>
        <w:tab/>
        <w:t>City of Toronto Public Art Available online: https://open.toronto.ca/dataset/public-art/ (accessed on 30 December 2024).</w:t>
      </w:r>
    </w:p>
    <w:p w14:paraId="5359270C" w14:textId="77777777" w:rsidR="00EE1E2D" w:rsidRDefault="00EE1E2D" w:rsidP="00EE1E2D">
      <w:pPr>
        <w:pStyle w:val="Bibliography"/>
      </w:pPr>
      <w:r>
        <w:t xml:space="preserve">92. </w:t>
      </w:r>
      <w:r>
        <w:tab/>
        <w:t>City of Toronto Cultural Hotspot - Points of Interest Available online: https://open.toronto.ca/dataset/cultural-hotspot-points-of-interest/ (accessed on 30 December 2024).</w:t>
      </w:r>
    </w:p>
    <w:p w14:paraId="1E3BEAAD" w14:textId="77777777" w:rsidR="00EE1E2D" w:rsidRDefault="00EE1E2D" w:rsidP="00EE1E2D">
      <w:pPr>
        <w:pStyle w:val="Bibliography"/>
      </w:pPr>
      <w:r>
        <w:t xml:space="preserve">93. </w:t>
      </w:r>
      <w:r>
        <w:tab/>
        <w:t>City of Toronto Places of Worship Available online: https://open.toronto.ca/dataset/places-of-worship/ (accessed on 30 December 2024).</w:t>
      </w:r>
    </w:p>
    <w:p w14:paraId="7BA6B73A" w14:textId="77777777" w:rsidR="00EE1E2D" w:rsidRDefault="00EE1E2D" w:rsidP="00EE1E2D">
      <w:pPr>
        <w:pStyle w:val="Bibliography"/>
      </w:pPr>
      <w:r>
        <w:t xml:space="preserve">94. </w:t>
      </w:r>
      <w:r>
        <w:tab/>
        <w:t>Toronto Police Service Major Crime Indicators Open Data Available online: https://data.torontopolice.on.ca/datasets/TorontoPS::major-crime-indicators-open-data/about (accessed on 30 December 2024).</w:t>
      </w:r>
    </w:p>
    <w:p w14:paraId="45D017BE" w14:textId="77777777" w:rsidR="00EE1E2D" w:rsidRDefault="00EE1E2D" w:rsidP="00EE1E2D">
      <w:pPr>
        <w:pStyle w:val="Bibliography"/>
      </w:pPr>
      <w:r>
        <w:t xml:space="preserve">95. </w:t>
      </w:r>
      <w:r>
        <w:tab/>
        <w:t xml:space="preserve">Escalante, H.J. Automated Machine Learning—A Brief Review at the End of the Early Years. In </w:t>
      </w:r>
      <w:r>
        <w:rPr>
          <w:i/>
          <w:iCs/>
        </w:rPr>
        <w:t>Automated Design of Machine Learning and Search Algorithms</w:t>
      </w:r>
      <w:r>
        <w:t>; Pillay, N., Qu, R., Eds.; Natural Computing Series; Springer International Publishing: Cham, 2021; pp. 11–28 ISBN 978-3-030-72069-8.</w:t>
      </w:r>
    </w:p>
    <w:p w14:paraId="5B2BAE9C" w14:textId="77777777" w:rsidR="00EE1E2D" w:rsidRDefault="00EE1E2D" w:rsidP="00EE1E2D">
      <w:pPr>
        <w:pStyle w:val="Bibliography"/>
      </w:pPr>
      <w:r>
        <w:t xml:space="preserve">96. </w:t>
      </w:r>
      <w:r>
        <w:tab/>
        <w:t xml:space="preserve">Snoek, J.; Larochelle, H.; Adams, R.P. Practical Bayesian Optimization of Machine Learning Algorithms. In </w:t>
      </w:r>
      <w:r>
        <w:rPr>
          <w:i/>
          <w:iCs/>
        </w:rPr>
        <w:t>Advances in Neural Information Processing Systems 25</w:t>
      </w:r>
      <w:r>
        <w:t>; Pereira, F., Burges, C.J.C., Bottou, L., Weinberger, K.Q., Eds.; Curran Associates, Inc., 2012; pp. 2951–2959.</w:t>
      </w:r>
    </w:p>
    <w:p w14:paraId="35D687AA" w14:textId="77777777" w:rsidR="00EE1E2D" w:rsidRDefault="00EE1E2D" w:rsidP="00EE1E2D">
      <w:pPr>
        <w:pStyle w:val="Bibliography"/>
      </w:pPr>
      <w:r>
        <w:t xml:space="preserve">97. </w:t>
      </w:r>
      <w:r>
        <w:tab/>
        <w:t xml:space="preserve">Vilalta, R.; Drissi, Y. A Perspective View and Survey of Meta-Learning. </w:t>
      </w:r>
      <w:r>
        <w:rPr>
          <w:i/>
          <w:iCs/>
        </w:rPr>
        <w:t>Artificial Intelligence Review</w:t>
      </w:r>
      <w:r>
        <w:t xml:space="preserve"> </w:t>
      </w:r>
      <w:r>
        <w:rPr>
          <w:b/>
          <w:bCs/>
        </w:rPr>
        <w:t>2002</w:t>
      </w:r>
      <w:r>
        <w:t xml:space="preserve">, </w:t>
      </w:r>
      <w:r>
        <w:rPr>
          <w:i/>
          <w:iCs/>
        </w:rPr>
        <w:t>18</w:t>
      </w:r>
      <w:r>
        <w:t>, 77–95, doi:10.1023/A:1019956318069.</w:t>
      </w:r>
    </w:p>
    <w:p w14:paraId="021F5B4E" w14:textId="77777777" w:rsidR="00EE1E2D" w:rsidRDefault="00EE1E2D" w:rsidP="00EE1E2D">
      <w:pPr>
        <w:pStyle w:val="Bibliography"/>
      </w:pPr>
      <w:r>
        <w:t xml:space="preserve">98. </w:t>
      </w:r>
      <w:r>
        <w:tab/>
        <w:t>Caruana, R.; Niculescu-Mizil, A.; Crew, G.; Ksikes, A. Ensemble Selection from Libraries of Models. In Proceedings of the Proceedings of the twenty-first international conference on Machine learning; Association for Computing Machinery: New York, NY, USA, July 4 2004; p. 18.</w:t>
      </w:r>
    </w:p>
    <w:p w14:paraId="07FE6AF3" w14:textId="77777777" w:rsidR="00EE1E2D" w:rsidRDefault="00EE1E2D" w:rsidP="00EE1E2D">
      <w:pPr>
        <w:pStyle w:val="Bibliography"/>
      </w:pPr>
      <w:r>
        <w:t xml:space="preserve">99. </w:t>
      </w:r>
      <w:r>
        <w:tab/>
        <w:t xml:space="preserve">Feurer, M.; Klein, A.; Eggensperger, K.; Springenberg, J.; Blum, M.; Hutter, F. Efficient and Robust Automated Machine Learning. </w:t>
      </w:r>
      <w:r>
        <w:rPr>
          <w:i/>
          <w:iCs/>
        </w:rPr>
        <w:t>Advances in neural information processing systems</w:t>
      </w:r>
      <w:r>
        <w:t xml:space="preserve"> </w:t>
      </w:r>
      <w:r>
        <w:rPr>
          <w:b/>
          <w:bCs/>
        </w:rPr>
        <w:t>2015</w:t>
      </w:r>
      <w:r>
        <w:t xml:space="preserve">, </w:t>
      </w:r>
      <w:r>
        <w:rPr>
          <w:i/>
          <w:iCs/>
        </w:rPr>
        <w:t>28</w:t>
      </w:r>
      <w:r>
        <w:t>.</w:t>
      </w:r>
    </w:p>
    <w:p w14:paraId="465994D1" w14:textId="77777777" w:rsidR="00EE1E2D" w:rsidRDefault="00EE1E2D" w:rsidP="00EE1E2D">
      <w:pPr>
        <w:pStyle w:val="Bibliography"/>
      </w:pPr>
      <w:r>
        <w:t xml:space="preserve">100. </w:t>
      </w:r>
      <w:r>
        <w:tab/>
        <w:t xml:space="preserve">Feurer, M.; Klein, A.; Eggensperger, K.; Springenberg, J.T.; Blum, M.; Hutter, F. Auto-Sklearn: Efficient and Robust Automated Machine Learning. In </w:t>
      </w:r>
      <w:r>
        <w:rPr>
          <w:i/>
          <w:iCs/>
        </w:rPr>
        <w:t>Automated Machine Learning</w:t>
      </w:r>
      <w:r>
        <w:t>; Hutter, F., Kotthoff, L., Vanschoren, J., Eds.; The Springer Series on Challenges in Machine Learning; Springer International Publishing: Cham, 2019; pp. 113–134 ISBN 978-3-030-05317-8.</w:t>
      </w:r>
    </w:p>
    <w:p w14:paraId="75AEEAA8" w14:textId="77777777" w:rsidR="00EE1E2D" w:rsidRDefault="00EE1E2D" w:rsidP="00EE1E2D">
      <w:pPr>
        <w:pStyle w:val="Bibliography"/>
      </w:pPr>
      <w:r>
        <w:t xml:space="preserve">101. </w:t>
      </w:r>
      <w:r>
        <w:tab/>
        <w:t xml:space="preserve">Langdon, W.B.; Poli, R. </w:t>
      </w:r>
      <w:r>
        <w:rPr>
          <w:i/>
          <w:iCs/>
        </w:rPr>
        <w:t>Foundations of Genetic Programming</w:t>
      </w:r>
      <w:r>
        <w:t>; Springer Science &amp; Business Media, 2013; ISBN 978-3-662-04726-2.</w:t>
      </w:r>
    </w:p>
    <w:p w14:paraId="526D30A8" w14:textId="77777777" w:rsidR="00EE1E2D" w:rsidRDefault="00EE1E2D" w:rsidP="00EE1E2D">
      <w:pPr>
        <w:pStyle w:val="Bibliography"/>
      </w:pPr>
      <w:r>
        <w:t xml:space="preserve">102. </w:t>
      </w:r>
      <w:r>
        <w:tab/>
        <w:t>Olson, R.S.; Moore, J.H. TPOT: A Tree-Based Pipeline Optimization Tool for Automating Machine Learning. In Proceedings of the Workshop on Automatic Machine Learning; PMLR, December 4 2016; pp. 66–74.</w:t>
      </w:r>
    </w:p>
    <w:p w14:paraId="41F08029" w14:textId="77777777" w:rsidR="00EE1E2D" w:rsidRDefault="00EE1E2D" w:rsidP="00EE1E2D">
      <w:pPr>
        <w:pStyle w:val="Bibliography"/>
      </w:pPr>
      <w:r>
        <w:t xml:space="preserve">103. </w:t>
      </w:r>
      <w:r>
        <w:tab/>
        <w:t xml:space="preserve">Willmott, C.J.; Matsuura, K. Advantages of the Mean Absolute Error (MAE) over the Root Mean Square Error (RMSE) in Assessing Average Model Performance. </w:t>
      </w:r>
      <w:r>
        <w:rPr>
          <w:i/>
          <w:iCs/>
        </w:rPr>
        <w:t>Climate research</w:t>
      </w:r>
      <w:r>
        <w:t xml:space="preserve"> </w:t>
      </w:r>
      <w:r>
        <w:rPr>
          <w:b/>
          <w:bCs/>
        </w:rPr>
        <w:t>2005</w:t>
      </w:r>
      <w:r>
        <w:t xml:space="preserve">, </w:t>
      </w:r>
      <w:r>
        <w:rPr>
          <w:i/>
          <w:iCs/>
        </w:rPr>
        <w:t>30</w:t>
      </w:r>
      <w:r>
        <w:t>, 79–82.</w:t>
      </w:r>
    </w:p>
    <w:p w14:paraId="42718AA6" w14:textId="77777777" w:rsidR="00EE1E2D" w:rsidRDefault="00EE1E2D" w:rsidP="00EE1E2D">
      <w:pPr>
        <w:pStyle w:val="Bibliography"/>
      </w:pPr>
      <w:r>
        <w:t xml:space="preserve">104. </w:t>
      </w:r>
      <w:r>
        <w:tab/>
        <w:t xml:space="preserve">Altmann, A.; Toloşi, L.; Sander, O.; Lengauer, T. Permutation Importance: A Corrected Feature Importance Measure. </w:t>
      </w:r>
      <w:r>
        <w:rPr>
          <w:i/>
          <w:iCs/>
        </w:rPr>
        <w:t>Bioinformatics</w:t>
      </w:r>
      <w:r>
        <w:t xml:space="preserve"> </w:t>
      </w:r>
      <w:r>
        <w:rPr>
          <w:b/>
          <w:bCs/>
        </w:rPr>
        <w:t>2010</w:t>
      </w:r>
      <w:r>
        <w:t xml:space="preserve">, </w:t>
      </w:r>
      <w:r>
        <w:rPr>
          <w:i/>
          <w:iCs/>
        </w:rPr>
        <w:t>26</w:t>
      </w:r>
      <w:r>
        <w:t>, 1340–1347, doi:10.1093/bioinformatics/btq134.</w:t>
      </w:r>
    </w:p>
    <w:p w14:paraId="18E0CF69" w14:textId="77777777" w:rsidR="00EE1E2D" w:rsidRDefault="00EE1E2D" w:rsidP="00EE1E2D">
      <w:pPr>
        <w:pStyle w:val="Bibliography"/>
      </w:pPr>
      <w:r>
        <w:t xml:space="preserve">105. </w:t>
      </w:r>
      <w:r>
        <w:tab/>
        <w:t>Xin, D.; Wu, E.Y.; Lee, D.J.-L.; Salehi, N.; Parameswaran, A. Whither AutoML? Understanding the Role of Automation in Machine Learning Workflows. In Proceedings of the Proceedings of the 2021 CHI Conference on Human Factors in Computing Systems; Association for Computing Machinery: New York, NY, USA, May 7 2021; pp. 1–16.</w:t>
      </w:r>
    </w:p>
    <w:p w14:paraId="03819F1A" w14:textId="77777777" w:rsidR="00EE1E2D" w:rsidRDefault="00EE1E2D" w:rsidP="00EE1E2D">
      <w:pPr>
        <w:pStyle w:val="Bibliography"/>
      </w:pPr>
      <w:r>
        <w:t xml:space="preserve">106. </w:t>
      </w:r>
      <w:r>
        <w:tab/>
        <w:t xml:space="preserve">Lee, D.J.-L.; Macke, S. A Human-in-the-Loop Perspective on AutoML: Milestones and the Road Ahead. </w:t>
      </w:r>
      <w:r>
        <w:rPr>
          <w:i/>
          <w:iCs/>
        </w:rPr>
        <w:t>IEEE Data Engineering Bulletin</w:t>
      </w:r>
      <w:r>
        <w:t xml:space="preserve"> </w:t>
      </w:r>
      <w:r>
        <w:rPr>
          <w:b/>
          <w:bCs/>
        </w:rPr>
        <w:t>2020</w:t>
      </w:r>
      <w:r>
        <w:t>.</w:t>
      </w:r>
    </w:p>
    <w:p w14:paraId="1EC16584" w14:textId="77777777" w:rsidR="00EE1E2D" w:rsidRDefault="00EE1E2D" w:rsidP="00EE1E2D">
      <w:pPr>
        <w:pStyle w:val="Bibliography"/>
      </w:pPr>
      <w:r>
        <w:lastRenderedPageBreak/>
        <w:t xml:space="preserve">107. </w:t>
      </w:r>
      <w:r>
        <w:tab/>
        <w:t xml:space="preserve">Store, R.; Kangas, J. Integrating Spatial Multi-Criteria Evaluation and Expert Knowledge for GIS-Based Habitat Suitability Modelling. </w:t>
      </w:r>
      <w:r>
        <w:rPr>
          <w:i/>
          <w:iCs/>
        </w:rPr>
        <w:t>Landscape and urban planning</w:t>
      </w:r>
      <w:r>
        <w:t xml:space="preserve"> </w:t>
      </w:r>
      <w:r>
        <w:rPr>
          <w:b/>
          <w:bCs/>
        </w:rPr>
        <w:t>2001</w:t>
      </w:r>
      <w:r>
        <w:t xml:space="preserve">, </w:t>
      </w:r>
      <w:r>
        <w:rPr>
          <w:i/>
          <w:iCs/>
        </w:rPr>
        <w:t>55</w:t>
      </w:r>
      <w:r>
        <w:t>, 79–93.</w:t>
      </w:r>
    </w:p>
    <w:p w14:paraId="7C602DD9" w14:textId="77777777" w:rsidR="00EE1E2D" w:rsidRDefault="00EE1E2D" w:rsidP="00EE1E2D">
      <w:pPr>
        <w:pStyle w:val="Bibliography"/>
      </w:pPr>
      <w:r>
        <w:t xml:space="preserve">108. </w:t>
      </w:r>
      <w:r>
        <w:tab/>
        <w:t xml:space="preserve">Balram, S.; Dragićević, S.; Meredith, T. A Collaborative GIS Method for Integrating Local and Technical Knowledge in Establishing Biodiversity Conservation Priorities. </w:t>
      </w:r>
      <w:r>
        <w:rPr>
          <w:i/>
          <w:iCs/>
        </w:rPr>
        <w:t>Biodiversity and Conservation</w:t>
      </w:r>
      <w:r>
        <w:t xml:space="preserve"> </w:t>
      </w:r>
      <w:r>
        <w:rPr>
          <w:b/>
          <w:bCs/>
        </w:rPr>
        <w:t>2004</w:t>
      </w:r>
      <w:r>
        <w:t xml:space="preserve">, </w:t>
      </w:r>
      <w:r>
        <w:rPr>
          <w:i/>
          <w:iCs/>
        </w:rPr>
        <w:t>13</w:t>
      </w:r>
      <w:r>
        <w:t>, 1195–1208, doi:10.1023/B:BIOC.0000018152.11643.9c.</w:t>
      </w:r>
    </w:p>
    <w:p w14:paraId="10CBE72E" w14:textId="77777777" w:rsidR="00EE1E2D" w:rsidRDefault="00EE1E2D" w:rsidP="00EE1E2D">
      <w:pPr>
        <w:pStyle w:val="Bibliography"/>
      </w:pPr>
      <w:r>
        <w:t xml:space="preserve">109. </w:t>
      </w:r>
      <w:r>
        <w:tab/>
        <w:t xml:space="preserve">Chinneck, J.W. </w:t>
      </w:r>
      <w:r>
        <w:rPr>
          <w:i/>
          <w:iCs/>
        </w:rPr>
        <w:t>Feasibility and Infeasibility in Optimization:: Algorithms and Computational Methods</w:t>
      </w:r>
      <w:r>
        <w:t>; Springer Science &amp; Business Media, 2007; Vol. 118;.</w:t>
      </w:r>
    </w:p>
    <w:p w14:paraId="7970813C" w14:textId="77777777" w:rsidR="00EE1E2D" w:rsidRDefault="00EE1E2D" w:rsidP="00EE1E2D">
      <w:pPr>
        <w:pStyle w:val="Bibliography"/>
      </w:pPr>
      <w:r>
        <w:t xml:space="preserve">110. </w:t>
      </w:r>
      <w:r>
        <w:tab/>
        <w:t xml:space="preserve">Bauer, M.S.; Kirchner, J. Implementation Science: What Is It and Why Should I Care? </w:t>
      </w:r>
      <w:r>
        <w:rPr>
          <w:i/>
          <w:iCs/>
        </w:rPr>
        <w:t>Psychiatry research</w:t>
      </w:r>
      <w:r>
        <w:t xml:space="preserve"> </w:t>
      </w:r>
      <w:r>
        <w:rPr>
          <w:b/>
          <w:bCs/>
        </w:rPr>
        <w:t>2020</w:t>
      </w:r>
      <w:r>
        <w:t xml:space="preserve">, </w:t>
      </w:r>
      <w:r>
        <w:rPr>
          <w:i/>
          <w:iCs/>
        </w:rPr>
        <w:t>283</w:t>
      </w:r>
      <w:r>
        <w:t>, 112376.</w:t>
      </w:r>
    </w:p>
    <w:p w14:paraId="6C1ADD78" w14:textId="77777777" w:rsidR="00EE1E2D" w:rsidRDefault="00EE1E2D" w:rsidP="00EE1E2D">
      <w:pPr>
        <w:pStyle w:val="Bibliography"/>
      </w:pPr>
      <w:r>
        <w:t xml:space="preserve">111. </w:t>
      </w:r>
      <w:r>
        <w:tab/>
        <w:t xml:space="preserve">Johns, B.; Torres, T.T.; on behalf of WHO-CHOICE Costs of Scaling up Health Interventions: A Systematic Review. </w:t>
      </w:r>
      <w:r>
        <w:rPr>
          <w:i/>
          <w:iCs/>
        </w:rPr>
        <w:t>Health Policy and Planning</w:t>
      </w:r>
      <w:r>
        <w:t xml:space="preserve"> </w:t>
      </w:r>
      <w:r>
        <w:rPr>
          <w:b/>
          <w:bCs/>
        </w:rPr>
        <w:t>2005</w:t>
      </w:r>
      <w:r>
        <w:t xml:space="preserve">, </w:t>
      </w:r>
      <w:r>
        <w:rPr>
          <w:i/>
          <w:iCs/>
        </w:rPr>
        <w:t>20</w:t>
      </w:r>
      <w:r>
        <w:t>, 1–13, doi:10.1093/heapol/czi001.</w:t>
      </w:r>
    </w:p>
    <w:p w14:paraId="5DAF3C67" w14:textId="77777777" w:rsidR="00EE1E2D" w:rsidRDefault="00EE1E2D" w:rsidP="00EE1E2D">
      <w:pPr>
        <w:pStyle w:val="Bibliography"/>
      </w:pPr>
      <w:r>
        <w:t xml:space="preserve">112. </w:t>
      </w:r>
      <w:r>
        <w:tab/>
        <w:t xml:space="preserve">Rychetnik, L.; Frommer, M.; Hawe, P.; Shiell, A. Criteria for Evaluating Evidence on Public Health Interventions. </w:t>
      </w:r>
      <w:r>
        <w:rPr>
          <w:i/>
          <w:iCs/>
        </w:rPr>
        <w:t>Journal of Epidemiology &amp; Community Health</w:t>
      </w:r>
      <w:r>
        <w:t xml:space="preserve"> </w:t>
      </w:r>
      <w:r>
        <w:rPr>
          <w:b/>
          <w:bCs/>
        </w:rPr>
        <w:t>2002</w:t>
      </w:r>
      <w:r>
        <w:t xml:space="preserve">, </w:t>
      </w:r>
      <w:r>
        <w:rPr>
          <w:i/>
          <w:iCs/>
        </w:rPr>
        <w:t>56</w:t>
      </w:r>
      <w:r>
        <w:t>, 119–127, doi:10.1136/jech.56.2.119.</w:t>
      </w:r>
    </w:p>
    <w:p w14:paraId="26AD2658" w14:textId="77777777" w:rsidR="00EE1E2D" w:rsidRDefault="00EE1E2D" w:rsidP="00EE1E2D">
      <w:pPr>
        <w:pStyle w:val="Bibliography"/>
      </w:pPr>
      <w:r>
        <w:t xml:space="preserve">113. </w:t>
      </w:r>
      <w:r>
        <w:tab/>
        <w:t xml:space="preserve">Xu, S.; Li, S.; Wen, R. Sensing and Detecting Traffic Events Using Geosocial Media Data: A Review. </w:t>
      </w:r>
      <w:r>
        <w:rPr>
          <w:i/>
          <w:iCs/>
        </w:rPr>
        <w:t>Computers, Environment and Urban Systems</w:t>
      </w:r>
      <w:r>
        <w:t xml:space="preserve"> </w:t>
      </w:r>
      <w:r>
        <w:rPr>
          <w:b/>
          <w:bCs/>
        </w:rPr>
        <w:t>2018</w:t>
      </w:r>
      <w:r>
        <w:t xml:space="preserve">, </w:t>
      </w:r>
      <w:r>
        <w:rPr>
          <w:i/>
          <w:iCs/>
        </w:rPr>
        <w:t>72</w:t>
      </w:r>
      <w:r>
        <w:t>, 146–160, doi:10.1016/j.compenvurbsys.2018.06.006.</w:t>
      </w:r>
    </w:p>
    <w:p w14:paraId="5BA4B929" w14:textId="77777777" w:rsidR="00EE1E2D" w:rsidRDefault="00EE1E2D" w:rsidP="00EE1E2D">
      <w:pPr>
        <w:pStyle w:val="Bibliography"/>
      </w:pPr>
      <w:r>
        <w:t xml:space="preserve">114. </w:t>
      </w:r>
      <w:r>
        <w:tab/>
        <w:t xml:space="preserve">Gualtieri, G.; Tartaglia, M. Predicting Urban Traffic Air Pollution: A Gis Framework. </w:t>
      </w:r>
      <w:r>
        <w:rPr>
          <w:i/>
          <w:iCs/>
        </w:rPr>
        <w:t>Transportation Research Part D: Transport and Environment</w:t>
      </w:r>
      <w:r>
        <w:t xml:space="preserve"> </w:t>
      </w:r>
      <w:r>
        <w:rPr>
          <w:b/>
          <w:bCs/>
        </w:rPr>
        <w:t>1998</w:t>
      </w:r>
      <w:r>
        <w:t xml:space="preserve">, </w:t>
      </w:r>
      <w:r>
        <w:rPr>
          <w:i/>
          <w:iCs/>
        </w:rPr>
        <w:t>3</w:t>
      </w:r>
      <w:r>
        <w:t>, 329–336, doi:10.1016/S1361-9209(98)00011-X.</w:t>
      </w:r>
    </w:p>
    <w:p w14:paraId="596046C4" w14:textId="77777777" w:rsidR="00EE1E2D" w:rsidRDefault="00EE1E2D" w:rsidP="00EE1E2D">
      <w:pPr>
        <w:pStyle w:val="Bibliography"/>
      </w:pPr>
      <w:r>
        <w:t xml:space="preserve">115. </w:t>
      </w:r>
      <w:r>
        <w:tab/>
        <w:t xml:space="preserve">Jayatilleke, S.; Lai, R. A Systematic Review of Requirements Change Management. </w:t>
      </w:r>
      <w:r>
        <w:rPr>
          <w:i/>
          <w:iCs/>
        </w:rPr>
        <w:t>Information and Software Technology</w:t>
      </w:r>
      <w:r>
        <w:t xml:space="preserve"> </w:t>
      </w:r>
      <w:r>
        <w:rPr>
          <w:b/>
          <w:bCs/>
        </w:rPr>
        <w:t>2018</w:t>
      </w:r>
      <w:r>
        <w:t xml:space="preserve">, </w:t>
      </w:r>
      <w:r>
        <w:rPr>
          <w:i/>
          <w:iCs/>
        </w:rPr>
        <w:t>93</w:t>
      </w:r>
      <w:r>
        <w:t>, 163–185, doi:10.1016/j.infsof.2017.09.004.</w:t>
      </w:r>
    </w:p>
    <w:p w14:paraId="5D87A41E" w14:textId="77777777" w:rsidR="00EE1E2D" w:rsidRDefault="00EE1E2D" w:rsidP="00EE1E2D">
      <w:pPr>
        <w:pStyle w:val="Bibliography"/>
      </w:pPr>
      <w:r>
        <w:t xml:space="preserve">116. </w:t>
      </w:r>
      <w:r>
        <w:tab/>
        <w:t xml:space="preserve">Das, S.; Li, J.J.; Allston, A.; Kharfen, M. Planning Area-Specific Prevention and Intervention Programs for HIV Using Spatial Regression Analysis. </w:t>
      </w:r>
      <w:r>
        <w:rPr>
          <w:i/>
          <w:iCs/>
        </w:rPr>
        <w:t>Public Health</w:t>
      </w:r>
      <w:r>
        <w:t xml:space="preserve"> </w:t>
      </w:r>
      <w:r>
        <w:rPr>
          <w:b/>
          <w:bCs/>
        </w:rPr>
        <w:t>2019</w:t>
      </w:r>
      <w:r>
        <w:t xml:space="preserve">, </w:t>
      </w:r>
      <w:r>
        <w:rPr>
          <w:i/>
          <w:iCs/>
        </w:rPr>
        <w:t>169</w:t>
      </w:r>
      <w:r>
        <w:t>, 41–49, doi:10.1016/j.puhe.2019.01.009.</w:t>
      </w:r>
    </w:p>
    <w:p w14:paraId="37B007B6" w14:textId="77777777" w:rsidR="00EE1E2D" w:rsidRDefault="00EE1E2D" w:rsidP="00EE1E2D">
      <w:pPr>
        <w:pStyle w:val="Bibliography"/>
      </w:pPr>
      <w:r>
        <w:t xml:space="preserve">117. </w:t>
      </w:r>
      <w:r>
        <w:tab/>
        <w:t xml:space="preserve">Bracken, L.J.; Oughton, E.A.; Donaldson, A.; Cook, B.; Forrester, J.; Spray, C.; Cinderby, S.; Passmore, D.; Bissett, N. Flood Risk Management, an Approach to Managing Cross-Border Hazards. </w:t>
      </w:r>
      <w:r>
        <w:rPr>
          <w:i/>
          <w:iCs/>
        </w:rPr>
        <w:t>Nat Hazards</w:t>
      </w:r>
      <w:r>
        <w:t xml:space="preserve"> </w:t>
      </w:r>
      <w:r>
        <w:rPr>
          <w:b/>
          <w:bCs/>
        </w:rPr>
        <w:t>2016</w:t>
      </w:r>
      <w:r>
        <w:t xml:space="preserve">, </w:t>
      </w:r>
      <w:r>
        <w:rPr>
          <w:i/>
          <w:iCs/>
        </w:rPr>
        <w:t>82</w:t>
      </w:r>
      <w:r>
        <w:t>, 217–240, doi:10.1007/s11069-016-2284-2.</w:t>
      </w:r>
    </w:p>
    <w:p w14:paraId="7724B1C6" w14:textId="77777777" w:rsidR="00EE1E2D" w:rsidRDefault="00EE1E2D" w:rsidP="00EE1E2D">
      <w:pPr>
        <w:pStyle w:val="Bibliography"/>
      </w:pPr>
      <w:r>
        <w:t xml:space="preserve">118. </w:t>
      </w:r>
      <w:r>
        <w:tab/>
        <w:t xml:space="preserve">Caplan, J.M.; Kennedy, L.W. </w:t>
      </w:r>
      <w:r>
        <w:rPr>
          <w:i/>
          <w:iCs/>
        </w:rPr>
        <w:t>Risk Terrain Modeling Manual: Theoretical Framework and Technical Steps of Spatial Risk Assessment for Crime Analysis</w:t>
      </w:r>
      <w:r>
        <w:t>; Rutgers Center on Public Security, 2010;</w:t>
      </w:r>
    </w:p>
    <w:p w14:paraId="55C4DEE8" w14:textId="77777777" w:rsidR="00EE1E2D" w:rsidRDefault="00EE1E2D" w:rsidP="00EE1E2D">
      <w:pPr>
        <w:pStyle w:val="Bibliography"/>
      </w:pPr>
      <w:r>
        <w:t xml:space="preserve">119. </w:t>
      </w:r>
      <w:r>
        <w:tab/>
        <w:t xml:space="preserve">Vonk, G.; Geertman, S. Improving the Adoption and Use of Planning Support Systems in Practice. </w:t>
      </w:r>
      <w:r>
        <w:rPr>
          <w:i/>
          <w:iCs/>
        </w:rPr>
        <w:t>Appl. Spatial Analysis</w:t>
      </w:r>
      <w:r>
        <w:t xml:space="preserve"> </w:t>
      </w:r>
      <w:r>
        <w:rPr>
          <w:b/>
          <w:bCs/>
        </w:rPr>
        <w:t>2008</w:t>
      </w:r>
      <w:r>
        <w:t xml:space="preserve">, </w:t>
      </w:r>
      <w:r>
        <w:rPr>
          <w:i/>
          <w:iCs/>
        </w:rPr>
        <w:t>1</w:t>
      </w:r>
      <w:r>
        <w:t>, 153–173, doi:10.1007/s12061-008-9011-7.</w:t>
      </w:r>
    </w:p>
    <w:p w14:paraId="7CA84C5C" w14:textId="77777777" w:rsidR="00EE1E2D" w:rsidRDefault="00EE1E2D" w:rsidP="00EE1E2D">
      <w:pPr>
        <w:pStyle w:val="Bibliography"/>
      </w:pPr>
      <w:r>
        <w:t xml:space="preserve">120. </w:t>
      </w:r>
      <w:r>
        <w:tab/>
        <w:t xml:space="preserve">Rose, D.C.; Sutherland, W.J.; Parker, C.; Lobley, M.; Winter, M.; Morris, C.; Twining, S.; Ffoulkes, C.; Amano, T.; Dicks, L.V. Decision Support Tools for Agriculture: Towards Effective Design and Delivery. </w:t>
      </w:r>
      <w:r>
        <w:rPr>
          <w:i/>
          <w:iCs/>
        </w:rPr>
        <w:t>Agricultural Systems</w:t>
      </w:r>
      <w:r>
        <w:t xml:space="preserve"> </w:t>
      </w:r>
      <w:r>
        <w:rPr>
          <w:b/>
          <w:bCs/>
        </w:rPr>
        <w:t>2016</w:t>
      </w:r>
      <w:r>
        <w:t xml:space="preserve">, </w:t>
      </w:r>
      <w:r>
        <w:rPr>
          <w:i/>
          <w:iCs/>
        </w:rPr>
        <w:t>149</w:t>
      </w:r>
      <w:r>
        <w:t>, 165–174, doi:10.1016/j.agsy.2016.09.009.</w:t>
      </w:r>
    </w:p>
    <w:p w14:paraId="5F865CB5" w14:textId="77777777" w:rsidR="00EE1E2D" w:rsidRDefault="00EE1E2D" w:rsidP="00EE1E2D">
      <w:pPr>
        <w:pStyle w:val="Bibliography"/>
      </w:pPr>
      <w:r>
        <w:t xml:space="preserve">121. </w:t>
      </w:r>
      <w:r>
        <w:tab/>
        <w:t xml:space="preserve">Collins, G.S.; de Groot, J.A.; Dutton, S.; Omar, O.; Shanyinde, M.; Tajar, A.; Voysey, M.; Wharton, R.; Yu, L.-M.; Moons, K.G.; et al. External Validation of Multivariable Prediction Models: A Systematic Review of Methodological Conduct and Reporting. </w:t>
      </w:r>
      <w:r>
        <w:rPr>
          <w:i/>
          <w:iCs/>
        </w:rPr>
        <w:t>BMC Med Res Methodol</w:t>
      </w:r>
      <w:r>
        <w:t xml:space="preserve"> </w:t>
      </w:r>
      <w:r>
        <w:rPr>
          <w:b/>
          <w:bCs/>
        </w:rPr>
        <w:t>2014</w:t>
      </w:r>
      <w:r>
        <w:t xml:space="preserve">, </w:t>
      </w:r>
      <w:r>
        <w:rPr>
          <w:i/>
          <w:iCs/>
        </w:rPr>
        <w:t>14</w:t>
      </w:r>
      <w:r>
        <w:t>, 40, doi:10.1186/1471-2288-14-40.</w:t>
      </w:r>
    </w:p>
    <w:p w14:paraId="409F6C30" w14:textId="77777777" w:rsidR="00EE1E2D" w:rsidRDefault="00EE1E2D" w:rsidP="00EE1E2D">
      <w:pPr>
        <w:pStyle w:val="Bibliography"/>
      </w:pPr>
      <w:r>
        <w:t xml:space="preserve">122. </w:t>
      </w:r>
      <w:r>
        <w:tab/>
        <w:t xml:space="preserve">Liu, J.; Marriott, K.; Dwyer, T.; Tack, G. Increasing User Trust in Optimisation through Feedback and Interaction. </w:t>
      </w:r>
      <w:r>
        <w:rPr>
          <w:i/>
          <w:iCs/>
        </w:rPr>
        <w:t>ACM Trans. Comput.-Hum. Interact.</w:t>
      </w:r>
      <w:r>
        <w:t xml:space="preserve"> </w:t>
      </w:r>
      <w:r>
        <w:rPr>
          <w:b/>
          <w:bCs/>
        </w:rPr>
        <w:t>2023</w:t>
      </w:r>
      <w:r>
        <w:t xml:space="preserve">, </w:t>
      </w:r>
      <w:r>
        <w:rPr>
          <w:i/>
          <w:iCs/>
        </w:rPr>
        <w:t>29</w:t>
      </w:r>
      <w:r>
        <w:t>, 42:1-42:34, doi:10.1145/3503461.</w:t>
      </w:r>
    </w:p>
    <w:p w14:paraId="3F063E83" w14:textId="77777777" w:rsidR="00EE1E2D" w:rsidRDefault="00EE1E2D" w:rsidP="00EE1E2D">
      <w:pPr>
        <w:pStyle w:val="Bibliography"/>
      </w:pPr>
      <w:r>
        <w:t xml:space="preserve">123. </w:t>
      </w:r>
      <w:r>
        <w:tab/>
        <w:t xml:space="preserve">Atluri, G.; Karpatne, A.; Kumar, V. Spatio-Temporal Data Mining: A Survey of Problems and Methods. </w:t>
      </w:r>
      <w:r>
        <w:rPr>
          <w:i/>
          <w:iCs/>
        </w:rPr>
        <w:t>ACM Comput. Surv.</w:t>
      </w:r>
      <w:r>
        <w:t xml:space="preserve"> </w:t>
      </w:r>
      <w:r>
        <w:rPr>
          <w:b/>
          <w:bCs/>
        </w:rPr>
        <w:t>2018</w:t>
      </w:r>
      <w:r>
        <w:t xml:space="preserve">, </w:t>
      </w:r>
      <w:r>
        <w:rPr>
          <w:i/>
          <w:iCs/>
        </w:rPr>
        <w:t>51</w:t>
      </w:r>
      <w:r>
        <w:t>, 83:1-83:41, doi:10.1145/3161602.</w:t>
      </w:r>
    </w:p>
    <w:p w14:paraId="6D98EF98" w14:textId="77777777" w:rsidR="00EE1E2D" w:rsidRDefault="00EE1E2D" w:rsidP="00EE1E2D">
      <w:pPr>
        <w:pStyle w:val="Bibliography"/>
      </w:pPr>
      <w:r>
        <w:t xml:space="preserve">124. </w:t>
      </w:r>
      <w:r>
        <w:tab/>
        <w:t xml:space="preserve">Zhang, F.; Wagner, A.K.; Soumerai, S.B.; Ross-Degnan, D. Methods for Estimating Confidence Intervals in Interrupted Time Series Analyses of Health Interventions. </w:t>
      </w:r>
      <w:r>
        <w:rPr>
          <w:i/>
          <w:iCs/>
        </w:rPr>
        <w:t>Journal of clinical epidemiology</w:t>
      </w:r>
      <w:r>
        <w:t xml:space="preserve"> </w:t>
      </w:r>
      <w:r>
        <w:rPr>
          <w:b/>
          <w:bCs/>
        </w:rPr>
        <w:t>2009</w:t>
      </w:r>
      <w:r>
        <w:t xml:space="preserve">, </w:t>
      </w:r>
      <w:r>
        <w:rPr>
          <w:i/>
          <w:iCs/>
        </w:rPr>
        <w:t>62</w:t>
      </w:r>
      <w:r>
        <w:t>, 143–148.</w:t>
      </w:r>
    </w:p>
    <w:p w14:paraId="1F2C896A" w14:textId="77777777" w:rsidR="00EE1E2D" w:rsidRDefault="00EE1E2D" w:rsidP="00EE1E2D">
      <w:pPr>
        <w:pStyle w:val="Bibliography"/>
      </w:pPr>
      <w:r>
        <w:lastRenderedPageBreak/>
        <w:t xml:space="preserve">125. </w:t>
      </w:r>
      <w:r>
        <w:tab/>
        <w:t xml:space="preserve">Turner, S.L.; Karahalios, A.; Forbes, A.B.; Taljaard, M.; Grimshaw, J.M.; Cheng, A.C.; Bero, L.; McKenzie, J.E. Design Characteristics and Statistical Methods Used in Interrupted Time Series Studies Evaluating Public Health Interventions: A Review. </w:t>
      </w:r>
      <w:r>
        <w:rPr>
          <w:i/>
          <w:iCs/>
        </w:rPr>
        <w:t>Journal of Clinical Epidemiology</w:t>
      </w:r>
      <w:r>
        <w:t xml:space="preserve"> </w:t>
      </w:r>
      <w:r>
        <w:rPr>
          <w:b/>
          <w:bCs/>
        </w:rPr>
        <w:t>2020</w:t>
      </w:r>
      <w:r>
        <w:t xml:space="preserve">, </w:t>
      </w:r>
      <w:r>
        <w:rPr>
          <w:i/>
          <w:iCs/>
        </w:rPr>
        <w:t>122</w:t>
      </w:r>
      <w:r>
        <w:t>, 1–11.</w:t>
      </w:r>
    </w:p>
    <w:p w14:paraId="0AA07044" w14:textId="77777777" w:rsidR="00EE1E2D" w:rsidRDefault="00EE1E2D" w:rsidP="00EE1E2D">
      <w:pPr>
        <w:pStyle w:val="Bibliography"/>
      </w:pPr>
      <w:r>
        <w:t xml:space="preserve">126. </w:t>
      </w:r>
      <w:r>
        <w:tab/>
        <w:t xml:space="preserve">Lopez Bernal, J.; Cummins, S.; Gasparrini, A. The Use of Controls in Interrupted Time Series Studies of Public Health Interventions. </w:t>
      </w:r>
      <w:r>
        <w:rPr>
          <w:i/>
          <w:iCs/>
        </w:rPr>
        <w:t>International journal of epidemiology</w:t>
      </w:r>
      <w:r>
        <w:t xml:space="preserve"> </w:t>
      </w:r>
      <w:r>
        <w:rPr>
          <w:b/>
          <w:bCs/>
        </w:rPr>
        <w:t>2018</w:t>
      </w:r>
      <w:r>
        <w:t xml:space="preserve">, </w:t>
      </w:r>
      <w:r>
        <w:rPr>
          <w:i/>
          <w:iCs/>
        </w:rPr>
        <w:t>47</w:t>
      </w:r>
      <w:r>
        <w:t>, 2082–2093.</w:t>
      </w:r>
    </w:p>
    <w:p w14:paraId="47FFA27D" w14:textId="77777777" w:rsidR="00EE1E2D" w:rsidRDefault="00EE1E2D" w:rsidP="00EE1E2D">
      <w:pPr>
        <w:pStyle w:val="Bibliography"/>
      </w:pPr>
      <w:r>
        <w:t xml:space="preserve">127. </w:t>
      </w:r>
      <w:r>
        <w:tab/>
        <w:t xml:space="preserve">Shekhar, S.; Jiang, Z.; Ali, R.Y.; Eftelioglu, E.; Tang, X.; Gunturi, V.M.; Zhou, X. Spatiotemporal Data Mining: A Computational Perspective. </w:t>
      </w:r>
      <w:r>
        <w:rPr>
          <w:i/>
          <w:iCs/>
        </w:rPr>
        <w:t>ISPRS International Journal of Geo-Information</w:t>
      </w:r>
      <w:r>
        <w:t xml:space="preserve"> </w:t>
      </w:r>
      <w:r>
        <w:rPr>
          <w:b/>
          <w:bCs/>
        </w:rPr>
        <w:t>2015</w:t>
      </w:r>
      <w:r>
        <w:t xml:space="preserve">, </w:t>
      </w:r>
      <w:r>
        <w:rPr>
          <w:i/>
          <w:iCs/>
        </w:rPr>
        <w:t>4</w:t>
      </w:r>
      <w:r>
        <w:t>, 2306–2338.</w:t>
      </w:r>
    </w:p>
    <w:p w14:paraId="350981AF" w14:textId="77777777" w:rsidR="00EE1E2D" w:rsidRDefault="00EE1E2D" w:rsidP="00EE1E2D">
      <w:pPr>
        <w:pStyle w:val="Bibliography"/>
      </w:pPr>
      <w:r>
        <w:t xml:space="preserve">128. </w:t>
      </w:r>
      <w:r>
        <w:tab/>
        <w:t xml:space="preserve">Lins, L.; Klosowski, J.T.; Scheidegger, C. Nanocubes for Real-Time Exploration of Spatiotemporal Datasets. </w:t>
      </w:r>
      <w:r>
        <w:rPr>
          <w:i/>
          <w:iCs/>
        </w:rPr>
        <w:t>IEEE Transactions on Visualization and Computer Graphics</w:t>
      </w:r>
      <w:r>
        <w:t xml:space="preserve"> </w:t>
      </w:r>
      <w:r>
        <w:rPr>
          <w:b/>
          <w:bCs/>
        </w:rPr>
        <w:t>2013</w:t>
      </w:r>
      <w:r>
        <w:t xml:space="preserve">, </w:t>
      </w:r>
      <w:r>
        <w:rPr>
          <w:i/>
          <w:iCs/>
        </w:rPr>
        <w:t>19</w:t>
      </w:r>
      <w:r>
        <w:t>, 2456–2465.</w:t>
      </w:r>
    </w:p>
    <w:p w14:paraId="48C0DC1C" w14:textId="77777777" w:rsidR="00EE1E2D" w:rsidRDefault="00EE1E2D" w:rsidP="00EE1E2D">
      <w:pPr>
        <w:pStyle w:val="Bibliography"/>
      </w:pPr>
      <w:r>
        <w:t xml:space="preserve">129. </w:t>
      </w:r>
      <w:r>
        <w:tab/>
        <w:t xml:space="preserve">Hamdi, A.; Shaban, K.; Erradi, A.; Mohamed, A.; Rumi, S.K.; Salim, F.D. Spatiotemporal Data Mining: A Survey on Challenges and Open Problems. </w:t>
      </w:r>
      <w:r>
        <w:rPr>
          <w:i/>
          <w:iCs/>
        </w:rPr>
        <w:t>Artif Intell Rev</w:t>
      </w:r>
      <w:r>
        <w:t xml:space="preserve"> </w:t>
      </w:r>
      <w:r>
        <w:rPr>
          <w:b/>
          <w:bCs/>
        </w:rPr>
        <w:t>2022</w:t>
      </w:r>
      <w:r>
        <w:t xml:space="preserve">, </w:t>
      </w:r>
      <w:r>
        <w:rPr>
          <w:i/>
          <w:iCs/>
        </w:rPr>
        <w:t>55</w:t>
      </w:r>
      <w:r>
        <w:t>, 1441–1488, doi:10.1007/s10462-021-09994-y.</w:t>
      </w:r>
    </w:p>
    <w:p w14:paraId="29C8E73B" w14:textId="77777777" w:rsidR="00EE1E2D" w:rsidRDefault="00EE1E2D" w:rsidP="00EE1E2D">
      <w:pPr>
        <w:pStyle w:val="Bibliography"/>
      </w:pPr>
      <w:r>
        <w:t xml:space="preserve">130. </w:t>
      </w:r>
      <w:r>
        <w:tab/>
        <w:t>Gama, J.; Medas, P.; Castillo, G.; Rodrigues, P. Learning with Drift Detection. In Proceedings of the Advances in Artificial Intelligence – SBIA 2004; Bazzan, A.L.C., Labidi, S., Eds.; Springer: Berlin, Heidelberg, 2004; pp. 286–295.</w:t>
      </w:r>
    </w:p>
    <w:p w14:paraId="1B5B79BC" w14:textId="77777777" w:rsidR="00EE1E2D" w:rsidRDefault="00EE1E2D" w:rsidP="00EE1E2D">
      <w:pPr>
        <w:pStyle w:val="Bibliography"/>
      </w:pPr>
      <w:r>
        <w:t xml:space="preserve">131. </w:t>
      </w:r>
      <w:r>
        <w:tab/>
        <w:t xml:space="preserve">Klimešová, D.; Brožová, H. DSS AND GIS IN KNOWLEDGE TRANSFORMATION PROCESS. </w:t>
      </w:r>
      <w:r>
        <w:rPr>
          <w:i/>
          <w:iCs/>
        </w:rPr>
        <w:t>Journal on Efficiency and Responsibility in Education and Science</w:t>
      </w:r>
      <w:r>
        <w:t xml:space="preserve"> </w:t>
      </w:r>
      <w:r>
        <w:rPr>
          <w:b/>
          <w:bCs/>
        </w:rPr>
        <w:t>2009</w:t>
      </w:r>
      <w:r>
        <w:t xml:space="preserve">, </w:t>
      </w:r>
      <w:r>
        <w:rPr>
          <w:i/>
          <w:iCs/>
        </w:rPr>
        <w:t>2</w:t>
      </w:r>
      <w:r>
        <w:t>, 1–15.</w:t>
      </w:r>
    </w:p>
    <w:p w14:paraId="1F59D6B9" w14:textId="77777777" w:rsidR="00EE1E2D" w:rsidRDefault="00EE1E2D" w:rsidP="00EE1E2D">
      <w:pPr>
        <w:pStyle w:val="Bibliography"/>
      </w:pPr>
      <w:r>
        <w:t xml:space="preserve">132. </w:t>
      </w:r>
      <w:r>
        <w:tab/>
        <w:t xml:space="preserve">Kansou, K.; Laurier, W.; Charalambides, M.N.; Della-Valle, G.; Djekic, I.; Feyissa, A.H.; Marra, F.; Thomopoulos, R.; Bredeweg, B. Food Modelling Strategies and Approaches for Knowledge Transfer. </w:t>
      </w:r>
      <w:r>
        <w:rPr>
          <w:i/>
          <w:iCs/>
        </w:rPr>
        <w:t>Trends in Food Science &amp; Technology</w:t>
      </w:r>
      <w:r>
        <w:t xml:space="preserve"> </w:t>
      </w:r>
      <w:r>
        <w:rPr>
          <w:b/>
          <w:bCs/>
        </w:rPr>
        <w:t>2022</w:t>
      </w:r>
      <w:r>
        <w:t xml:space="preserve">, </w:t>
      </w:r>
      <w:r>
        <w:rPr>
          <w:i/>
          <w:iCs/>
        </w:rPr>
        <w:t>120</w:t>
      </w:r>
      <w:r>
        <w:t>, 363–373, doi:10.1016/j.tifs.2022.01.021.</w:t>
      </w:r>
    </w:p>
    <w:p w14:paraId="548F3E3D" w14:textId="77777777" w:rsidR="00EE1E2D" w:rsidRDefault="00EE1E2D" w:rsidP="00EE1E2D">
      <w:pPr>
        <w:pStyle w:val="Bibliography"/>
      </w:pPr>
      <w:r>
        <w:t xml:space="preserve">133. </w:t>
      </w:r>
      <w:r>
        <w:tab/>
        <w:t xml:space="preserve">Mougin, J.; Boujut, J.-F.; Pourroy, F.; Poussier, G. Modelling Knowledge Transfer: A Knowledge Dynamics Perspective. </w:t>
      </w:r>
      <w:r>
        <w:rPr>
          <w:i/>
          <w:iCs/>
        </w:rPr>
        <w:t>Concurrent Engineering</w:t>
      </w:r>
      <w:r>
        <w:t xml:space="preserve"> </w:t>
      </w:r>
      <w:r>
        <w:rPr>
          <w:b/>
          <w:bCs/>
        </w:rPr>
        <w:t>2015</w:t>
      </w:r>
      <w:r>
        <w:t xml:space="preserve">, </w:t>
      </w:r>
      <w:r>
        <w:rPr>
          <w:i/>
          <w:iCs/>
        </w:rPr>
        <w:t>23</w:t>
      </w:r>
      <w:r>
        <w:t>, 308–319, doi:10.1177/1063293X15592185.</w:t>
      </w:r>
    </w:p>
    <w:p w14:paraId="16538B7F" w14:textId="77777777" w:rsidR="00EE1E2D" w:rsidRDefault="00EE1E2D" w:rsidP="00EE1E2D">
      <w:pPr>
        <w:pStyle w:val="Bibliography"/>
      </w:pPr>
      <w:r>
        <w:t xml:space="preserve">134. </w:t>
      </w:r>
      <w:r>
        <w:tab/>
        <w:t xml:space="preserve">Weiss, K.; Khoshgoftaar, T.M.; Wang, D. A Survey of Transfer Learning. </w:t>
      </w:r>
      <w:r>
        <w:rPr>
          <w:i/>
          <w:iCs/>
        </w:rPr>
        <w:t>Journal of Big Data</w:t>
      </w:r>
      <w:r>
        <w:t xml:space="preserve"> </w:t>
      </w:r>
      <w:r>
        <w:rPr>
          <w:b/>
          <w:bCs/>
        </w:rPr>
        <w:t>2016</w:t>
      </w:r>
      <w:r>
        <w:t xml:space="preserve">, </w:t>
      </w:r>
      <w:r>
        <w:rPr>
          <w:i/>
          <w:iCs/>
        </w:rPr>
        <w:t>3</w:t>
      </w:r>
      <w:r>
        <w:t>, 9, doi:10.1186/s40537-016-0043-6.</w:t>
      </w:r>
    </w:p>
    <w:p w14:paraId="1E1B38BE" w14:textId="77777777" w:rsidR="00EE1E2D" w:rsidRDefault="00EE1E2D" w:rsidP="00EE1E2D">
      <w:pPr>
        <w:pStyle w:val="Bibliography"/>
      </w:pPr>
      <w:r>
        <w:t xml:space="preserve">135. </w:t>
      </w:r>
      <w:r>
        <w:tab/>
        <w:t xml:space="preserve">Gayakwad, E.; Prabhu, J.; Anand, R.V.; Kumar, M.S. Training Time Reduction in Transfer Learning for a Similar Dataset Using Deep Learning. In </w:t>
      </w:r>
      <w:r>
        <w:rPr>
          <w:i/>
          <w:iCs/>
        </w:rPr>
        <w:t>Intelligent Data Engineering and Analytics</w:t>
      </w:r>
      <w:r>
        <w:t>; Satapathy, S.C., Zhang, Y.-D., Bhateja, V., Majhi, R., Eds.; Advances in Intelligent Systems and Computing; Springer Singapore: Singapore, 2021; Vol. 1177, pp. 359–367 ISBN 978-981-15-5678-4.</w:t>
      </w:r>
    </w:p>
    <w:p w14:paraId="155C8DF1" w14:textId="77777777" w:rsidR="00EE1E2D" w:rsidRDefault="00EE1E2D" w:rsidP="00EE1E2D">
      <w:pPr>
        <w:pStyle w:val="Bibliography"/>
      </w:pPr>
      <w:r>
        <w:t xml:space="preserve">136. </w:t>
      </w:r>
      <w:r>
        <w:tab/>
        <w:t xml:space="preserve">Peixoto, E.; Torres, D.; Carneiro, D.; Silva, B.; Marques, R. Reusing ML Models in Dynamic Data Environments: Data Similarity-Based Approach for Efficient MLOps. </w:t>
      </w:r>
      <w:r>
        <w:rPr>
          <w:i/>
          <w:iCs/>
        </w:rPr>
        <w:t>Big Data and Cognitive Computing</w:t>
      </w:r>
      <w:r>
        <w:t xml:space="preserve"> </w:t>
      </w:r>
      <w:r>
        <w:rPr>
          <w:b/>
          <w:bCs/>
        </w:rPr>
        <w:t>2025</w:t>
      </w:r>
      <w:r>
        <w:t xml:space="preserve">, </w:t>
      </w:r>
      <w:r>
        <w:rPr>
          <w:i/>
          <w:iCs/>
        </w:rPr>
        <w:t>9</w:t>
      </w:r>
      <w:r>
        <w:t>, 47, doi:10.3390/bdcc9020047.</w:t>
      </w:r>
    </w:p>
    <w:p w14:paraId="1ABE23E1" w14:textId="77777777" w:rsidR="00EE1E2D" w:rsidRDefault="00EE1E2D" w:rsidP="00EE1E2D">
      <w:pPr>
        <w:pStyle w:val="Bibliography"/>
      </w:pPr>
      <w:r>
        <w:t xml:space="preserve">137. </w:t>
      </w:r>
      <w:r>
        <w:tab/>
        <w:t>Jamshidi, P.; Velez, M.; Kästner, C.; Siegmund, N.; Kawthekar, P. Transfer Learning for Improving Model Predictions in Highly Configurable Software. In Proceedings of the 2017 IEEE/ACM 12th International Symposium on Software Engineering for Adaptive and Self-Managing Systems (SEAMS); IEEE, 2017; pp. 31–41.</w:t>
      </w:r>
    </w:p>
    <w:p w14:paraId="0B73339A" w14:textId="77777777" w:rsidR="00EE1E2D" w:rsidRDefault="00EE1E2D" w:rsidP="00EE1E2D">
      <w:pPr>
        <w:pStyle w:val="Bibliography"/>
      </w:pPr>
      <w:r>
        <w:t xml:space="preserve">138. </w:t>
      </w:r>
      <w:r>
        <w:tab/>
        <w:t xml:space="preserve">Joshi, P. Incremental Learning: Areas and Methods – A Survey. </w:t>
      </w:r>
      <w:r>
        <w:rPr>
          <w:i/>
          <w:iCs/>
        </w:rPr>
        <w:t>IJDKP</w:t>
      </w:r>
      <w:r>
        <w:t xml:space="preserve"> </w:t>
      </w:r>
      <w:r>
        <w:rPr>
          <w:b/>
          <w:bCs/>
        </w:rPr>
        <w:t>2012</w:t>
      </w:r>
      <w:r>
        <w:t xml:space="preserve">, </w:t>
      </w:r>
      <w:r>
        <w:rPr>
          <w:i/>
          <w:iCs/>
        </w:rPr>
        <w:t>2</w:t>
      </w:r>
      <w:r>
        <w:t>, 43–51, doi:10.5121/ijdkp.2012.2504.</w:t>
      </w:r>
    </w:p>
    <w:p w14:paraId="5D8F4BA6" w14:textId="77777777" w:rsidR="00EE1E2D" w:rsidRDefault="00EE1E2D" w:rsidP="00EE1E2D">
      <w:pPr>
        <w:pStyle w:val="Bibliography"/>
      </w:pPr>
      <w:r>
        <w:t xml:space="preserve">139. </w:t>
      </w:r>
      <w:r>
        <w:tab/>
        <w:t xml:space="preserve">Zhuang, F.; Qi, Z.; Duan, K.; Xi, D.; Zhu, Y.; Zhu, H.; Xiong, H.; He, Q. A Comprehensive Survey on Transfer Learning. </w:t>
      </w:r>
      <w:r>
        <w:rPr>
          <w:i/>
          <w:iCs/>
        </w:rPr>
        <w:t>Proceedings of the IEEE</w:t>
      </w:r>
      <w:r>
        <w:t xml:space="preserve"> </w:t>
      </w:r>
      <w:r>
        <w:rPr>
          <w:b/>
          <w:bCs/>
        </w:rPr>
        <w:t>2020</w:t>
      </w:r>
      <w:r>
        <w:t xml:space="preserve">, </w:t>
      </w:r>
      <w:r>
        <w:rPr>
          <w:i/>
          <w:iCs/>
        </w:rPr>
        <w:t>109</w:t>
      </w:r>
      <w:r>
        <w:t>, 43–76.</w:t>
      </w:r>
    </w:p>
    <w:p w14:paraId="5D55FBB1" w14:textId="77777777" w:rsidR="00EE1E2D" w:rsidRDefault="00EE1E2D" w:rsidP="00EE1E2D">
      <w:pPr>
        <w:pStyle w:val="Bibliography"/>
      </w:pPr>
      <w:r>
        <w:t xml:space="preserve">140. </w:t>
      </w:r>
      <w:r>
        <w:tab/>
        <w:t>Chang, Y.; Wang, X.; Wang, J.; Wu, Y.; Yang, L.; Zhu, K.; Chen, H.; Yi, X.; Wang, C.; Wang, Y.; et al. A Survey on Evaluation of Large Language Models 2023.</w:t>
      </w:r>
    </w:p>
    <w:p w14:paraId="46A58DB7" w14:textId="77777777" w:rsidR="00EE1E2D" w:rsidRDefault="00EE1E2D" w:rsidP="00EE1E2D">
      <w:pPr>
        <w:pStyle w:val="Bibliography"/>
      </w:pPr>
      <w:r>
        <w:t xml:space="preserve">141. </w:t>
      </w:r>
      <w:r>
        <w:tab/>
        <w:t xml:space="preserve">Lund, B.D.; Wang, T. Chatting about ChatGPT: How May AI and GPT Impact Academia and Libraries? </w:t>
      </w:r>
      <w:r>
        <w:rPr>
          <w:i/>
          <w:iCs/>
        </w:rPr>
        <w:t>Library Hi Tech News</w:t>
      </w:r>
      <w:r>
        <w:t xml:space="preserve"> </w:t>
      </w:r>
      <w:r>
        <w:rPr>
          <w:b/>
          <w:bCs/>
        </w:rPr>
        <w:t>2023</w:t>
      </w:r>
      <w:r>
        <w:t xml:space="preserve">, </w:t>
      </w:r>
      <w:r>
        <w:rPr>
          <w:i/>
          <w:iCs/>
        </w:rPr>
        <w:t>40</w:t>
      </w:r>
      <w:r>
        <w:t>, 26–29, doi:10.1108/LHTN-01-2023-0009.</w:t>
      </w:r>
    </w:p>
    <w:p w14:paraId="583A8C35" w14:textId="77777777" w:rsidR="00EE1E2D" w:rsidRDefault="00EE1E2D" w:rsidP="00EE1E2D">
      <w:pPr>
        <w:pStyle w:val="Bibliography"/>
      </w:pPr>
      <w:r>
        <w:t xml:space="preserve">142. </w:t>
      </w:r>
      <w:r>
        <w:tab/>
        <w:t xml:space="preserve">Svyatkovskiy, A.; Deng, S.K.; Fu, S.; Sundaresan, N. IntelliCode Compose: Code Generation Using Transformer. In Proceedings of the Proceedings of the 28th ACM Joint Meeting on European Software Engineering Conference </w:t>
      </w:r>
      <w:r>
        <w:lastRenderedPageBreak/>
        <w:t>and Symposium on the Foundations of Software Engineering; Association for Computing Machinery: New York, NY, USA, November 8 2020; pp. 1433–1443.</w:t>
      </w:r>
    </w:p>
    <w:p w14:paraId="5921A837" w14:textId="77777777" w:rsidR="00EE1E2D" w:rsidRDefault="00EE1E2D" w:rsidP="00EE1E2D">
      <w:pPr>
        <w:pStyle w:val="Bibliography"/>
      </w:pPr>
      <w:r>
        <w:t xml:space="preserve">143. </w:t>
      </w:r>
      <w:r>
        <w:tab/>
        <w:t xml:space="preserve">Haupt, C.E.; Marks, M. AI-Generated Medical Advice—GPT and Beyond. </w:t>
      </w:r>
      <w:r>
        <w:rPr>
          <w:i/>
          <w:iCs/>
        </w:rPr>
        <w:t>JAMA</w:t>
      </w:r>
      <w:r>
        <w:t xml:space="preserve"> </w:t>
      </w:r>
      <w:r>
        <w:rPr>
          <w:b/>
          <w:bCs/>
        </w:rPr>
        <w:t>2023</w:t>
      </w:r>
      <w:r>
        <w:t xml:space="preserve">, </w:t>
      </w:r>
      <w:r>
        <w:rPr>
          <w:i/>
          <w:iCs/>
        </w:rPr>
        <w:t>329</w:t>
      </w:r>
      <w:r>
        <w:t>, 1349–1350, doi:10.1001/jama.2023.5321.</w:t>
      </w:r>
    </w:p>
    <w:p w14:paraId="7B3F3373" w14:textId="77777777" w:rsidR="00EE1E2D" w:rsidRDefault="00EE1E2D" w:rsidP="00EE1E2D">
      <w:pPr>
        <w:pStyle w:val="Bibliography"/>
      </w:pPr>
      <w:r>
        <w:t xml:space="preserve">144. </w:t>
      </w:r>
      <w:r>
        <w:tab/>
        <w:t>Vaithilingam, P.; Zhang, T.; Glassman, E.L. Expectation vs. Experience: Evaluating the Usability of Code Generation Tools Powered by Large Language Models. In Proceedings of the CHI Conference on Human Factors in Computing Systems Extended Abstracts; ACM: New Orleans LA USA, April 27 2022; pp. 1–7.</w:t>
      </w:r>
    </w:p>
    <w:p w14:paraId="42A5AB14" w14:textId="77777777" w:rsidR="00EE1E2D" w:rsidRDefault="00EE1E2D" w:rsidP="00EE1E2D">
      <w:pPr>
        <w:pStyle w:val="Bibliography"/>
      </w:pPr>
      <w:r>
        <w:t xml:space="preserve">145. </w:t>
      </w:r>
      <w:r>
        <w:tab/>
        <w:t xml:space="preserve">Wang, W.; Zhang, P.; Sun, C.; Feng, D. Smart Customer Service in Unmanned Retail Store Enhanced by Large Language Model. </w:t>
      </w:r>
      <w:r>
        <w:rPr>
          <w:i/>
          <w:iCs/>
        </w:rPr>
        <w:t>Scientific Reports</w:t>
      </w:r>
      <w:r>
        <w:t xml:space="preserve"> </w:t>
      </w:r>
      <w:r>
        <w:rPr>
          <w:b/>
          <w:bCs/>
        </w:rPr>
        <w:t>2024</w:t>
      </w:r>
      <w:r>
        <w:t xml:space="preserve">, </w:t>
      </w:r>
      <w:r>
        <w:rPr>
          <w:i/>
          <w:iCs/>
        </w:rPr>
        <w:t>14</w:t>
      </w:r>
      <w:r>
        <w:t>, 19838.</w:t>
      </w:r>
    </w:p>
    <w:p w14:paraId="68A0F21C" w14:textId="77777777" w:rsidR="00EE1E2D" w:rsidRDefault="00EE1E2D" w:rsidP="00EE1E2D">
      <w:pPr>
        <w:pStyle w:val="Bibliography"/>
      </w:pPr>
      <w:r>
        <w:t xml:space="preserve">146. </w:t>
      </w:r>
      <w:r>
        <w:tab/>
        <w:t xml:space="preserve">Liu, C.; Arulappan, A.; Naha, R.; Mahanti, A.; Kamruzzaman, J.; Ra, I.-H. Large Language Models and Sentiment Analysis in Financial Markets: A Review, Datasets and Case Study. </w:t>
      </w:r>
      <w:r>
        <w:rPr>
          <w:i/>
          <w:iCs/>
        </w:rPr>
        <w:t>IEEE Access</w:t>
      </w:r>
      <w:r>
        <w:t xml:space="preserve"> </w:t>
      </w:r>
      <w:r>
        <w:rPr>
          <w:b/>
          <w:bCs/>
        </w:rPr>
        <w:t>2024</w:t>
      </w:r>
      <w:r>
        <w:t>.</w:t>
      </w:r>
    </w:p>
    <w:p w14:paraId="0174FFD5" w14:textId="77777777" w:rsidR="00EE1E2D" w:rsidRDefault="00EE1E2D" w:rsidP="00EE1E2D">
      <w:pPr>
        <w:pStyle w:val="Bibliography"/>
      </w:pPr>
      <w:r>
        <w:t xml:space="preserve">147. </w:t>
      </w:r>
      <w:r>
        <w:tab/>
        <w:t xml:space="preserve">McDuff, D.; Schaekermann, M.; Tu, T.; Palepu, A.; Wang, A.; Garrison, J.; Singhal, K.; Sharma, Y.; Azizi, S.; Kulkarni, K. Towards Accurate Differential Diagnosis with Large Language Models. </w:t>
      </w:r>
      <w:r>
        <w:rPr>
          <w:i/>
          <w:iCs/>
        </w:rPr>
        <w:t>Nature</w:t>
      </w:r>
      <w:r>
        <w:t xml:space="preserve"> </w:t>
      </w:r>
      <w:r>
        <w:rPr>
          <w:b/>
          <w:bCs/>
        </w:rPr>
        <w:t>2025</w:t>
      </w:r>
      <w:r>
        <w:t>, 1–7.</w:t>
      </w:r>
    </w:p>
    <w:p w14:paraId="008731D3" w14:textId="77777777" w:rsidR="00EE1E2D" w:rsidRDefault="00EE1E2D" w:rsidP="00EE1E2D">
      <w:pPr>
        <w:pStyle w:val="Bibliography"/>
      </w:pPr>
      <w:r>
        <w:t xml:space="preserve">148. </w:t>
      </w:r>
      <w:r>
        <w:tab/>
        <w:t xml:space="preserve">Schoenegger, P.; Tuminauskaite, I.; Park, P.S.; Bastos, R.V.S.; Tetlock, P.E. Wisdom of the Silicon Crowd: LLM Ensemble Prediction Capabilities Rival Human Crowd Accuracy. </w:t>
      </w:r>
      <w:r>
        <w:rPr>
          <w:i/>
          <w:iCs/>
        </w:rPr>
        <w:t>Sci. Adv.</w:t>
      </w:r>
      <w:r>
        <w:t xml:space="preserve"> </w:t>
      </w:r>
      <w:r>
        <w:rPr>
          <w:b/>
          <w:bCs/>
        </w:rPr>
        <w:t>2024</w:t>
      </w:r>
      <w:r>
        <w:t xml:space="preserve">, </w:t>
      </w:r>
      <w:r>
        <w:rPr>
          <w:i/>
          <w:iCs/>
        </w:rPr>
        <w:t>10</w:t>
      </w:r>
      <w:r>
        <w:t>, eadp1528, doi:10.1126/sciadv.adp1528.</w:t>
      </w:r>
    </w:p>
    <w:p w14:paraId="5D8F1BE8" w14:textId="77777777" w:rsidR="00EE1E2D" w:rsidRDefault="00EE1E2D" w:rsidP="00EE1E2D">
      <w:pPr>
        <w:pStyle w:val="Bibliography"/>
      </w:pPr>
      <w:r>
        <w:t xml:space="preserve">149. </w:t>
      </w:r>
      <w:r>
        <w:tab/>
        <w:t>Li, Z.; Cao, Y.; Xu, X.; Jiang, J.; Liu, X.; Teo, Y.S.; Lin, S.-W.; Liu, Y. LLMs for Relational Reasoning: How Far Are We? In Proceedings of the Proceedings of the 1st International Workshop on Large Language Models for Code; Association for Computing Machinery: New York, NY, USA, September 10 2024; pp. 119–126.</w:t>
      </w:r>
    </w:p>
    <w:p w14:paraId="562E77B8" w14:textId="77777777" w:rsidR="00EE1E2D" w:rsidRDefault="00EE1E2D" w:rsidP="00EE1E2D">
      <w:pPr>
        <w:pStyle w:val="Bibliography"/>
      </w:pPr>
      <w:r>
        <w:t xml:space="preserve">150. </w:t>
      </w:r>
      <w:r>
        <w:tab/>
        <w:t>Valmeekam, K.; Olmo, A.; Sreedharan, S.; Kambhampati, S. Large Language Models Still Can’t Plan (A Benchmark for LLMs on Planning and Reasoning about Change).; November 18 2022.</w:t>
      </w:r>
    </w:p>
    <w:p w14:paraId="4FB3B6AB" w14:textId="77777777" w:rsidR="00EE1E2D" w:rsidRDefault="00EE1E2D" w:rsidP="00EE1E2D">
      <w:pPr>
        <w:pStyle w:val="Bibliography"/>
      </w:pPr>
      <w:r>
        <w:t xml:space="preserve">151. </w:t>
      </w:r>
      <w:r>
        <w:tab/>
        <w:t xml:space="preserve">Wei, J.; Wang, X.; Schuurmans, D.; Bosma, M.; Xia, F.; Chi, E.; Le, Q.V.; Zhou, D. Chain-of-Thought Prompting Elicits Reasoning in Large Language Models. </w:t>
      </w:r>
      <w:r>
        <w:rPr>
          <w:i/>
          <w:iCs/>
        </w:rPr>
        <w:t>Advances in neural information processing systems</w:t>
      </w:r>
      <w:r>
        <w:t xml:space="preserve"> </w:t>
      </w:r>
      <w:r>
        <w:rPr>
          <w:b/>
          <w:bCs/>
        </w:rPr>
        <w:t>2022</w:t>
      </w:r>
      <w:r>
        <w:t xml:space="preserve">, </w:t>
      </w:r>
      <w:r>
        <w:rPr>
          <w:i/>
          <w:iCs/>
        </w:rPr>
        <w:t>35</w:t>
      </w:r>
      <w:r>
        <w:t>, 24824–24837.</w:t>
      </w:r>
    </w:p>
    <w:p w14:paraId="3C739C62" w14:textId="77777777" w:rsidR="00EE1E2D" w:rsidRDefault="00EE1E2D" w:rsidP="00EE1E2D">
      <w:pPr>
        <w:pStyle w:val="Bibliography"/>
      </w:pPr>
      <w:r>
        <w:t xml:space="preserve">152. </w:t>
      </w:r>
      <w:r>
        <w:tab/>
        <w:t xml:space="preserve">Huckle, J.; Williams, S. Easy Problems That LLMs Get Wrong. In </w:t>
      </w:r>
      <w:r>
        <w:rPr>
          <w:i/>
          <w:iCs/>
        </w:rPr>
        <w:t>Advances in Information and Communication</w:t>
      </w:r>
      <w:r>
        <w:t>; Arai, K., Ed.; Lecture Notes in Networks and Systems; Springer Nature Switzerland: Cham, 2025; Vol. 1283, pp. 313–332 ISBN 978-3-031-84456-0.</w:t>
      </w:r>
    </w:p>
    <w:p w14:paraId="3A432269" w14:textId="77777777" w:rsidR="00EE1E2D" w:rsidRDefault="00EE1E2D" w:rsidP="00EE1E2D">
      <w:pPr>
        <w:pStyle w:val="Bibliography"/>
      </w:pPr>
      <w:r>
        <w:t xml:space="preserve">153. </w:t>
      </w:r>
      <w:r>
        <w:tab/>
        <w:t>Chen, Y.; Liu, Y.; Yan, J.; Bai, X.; Zhong, M.; Yang, Y.; Yang, Z.; Zhu, C.; Zhang, Y. See What LLMs Cannot Answer: A Self-Challenge Framework for Uncovering LLM Weaknesses 2024.</w:t>
      </w:r>
    </w:p>
    <w:p w14:paraId="3C8BE292" w14:textId="77777777" w:rsidR="00EE1E2D" w:rsidRDefault="00EE1E2D" w:rsidP="00EE1E2D">
      <w:pPr>
        <w:pStyle w:val="Bibliography"/>
      </w:pPr>
      <w:r>
        <w:t xml:space="preserve">154. </w:t>
      </w:r>
      <w:r>
        <w:tab/>
        <w:t xml:space="preserve">Mphatswe, W.; Mate, K.S.; Bennett, B.; Ngidi, H.; Reddy, J.; Barker, P.M.; Rollins, N. Improving Public Health Information: A Data Quality Intervention in KwaZulu-Natal, South Africa. </w:t>
      </w:r>
      <w:r>
        <w:rPr>
          <w:i/>
          <w:iCs/>
        </w:rPr>
        <w:t>Bulletin of the World Health Organization</w:t>
      </w:r>
      <w:r>
        <w:t xml:space="preserve"> </w:t>
      </w:r>
      <w:r>
        <w:rPr>
          <w:b/>
          <w:bCs/>
        </w:rPr>
        <w:t>2012</w:t>
      </w:r>
      <w:r>
        <w:t xml:space="preserve">, </w:t>
      </w:r>
      <w:r>
        <w:rPr>
          <w:i/>
          <w:iCs/>
        </w:rPr>
        <w:t>90</w:t>
      </w:r>
      <w:r>
        <w:t>, 176–182.</w:t>
      </w:r>
    </w:p>
    <w:p w14:paraId="5D7FDF5E" w14:textId="77777777" w:rsidR="00EE1E2D" w:rsidRDefault="00EE1E2D" w:rsidP="00EE1E2D">
      <w:pPr>
        <w:pStyle w:val="Bibliography"/>
      </w:pPr>
      <w:r>
        <w:t xml:space="preserve">155. </w:t>
      </w:r>
      <w:r>
        <w:tab/>
        <w:t xml:space="preserve">Stojanovic, J.; Wübbeler, M.; Geis, S.; Reviriego, E.; Gutiérrez-Ibarluzea, I.; Lenoir-Wijnkoop, I. Evaluating Public Health Interventions: A Neglected Area in Health Technology Assessment. </w:t>
      </w:r>
      <w:r>
        <w:rPr>
          <w:i/>
          <w:iCs/>
        </w:rPr>
        <w:t>Frontiers in public health</w:t>
      </w:r>
      <w:r>
        <w:t xml:space="preserve"> </w:t>
      </w:r>
      <w:r>
        <w:rPr>
          <w:b/>
          <w:bCs/>
        </w:rPr>
        <w:t>2020</w:t>
      </w:r>
      <w:r>
        <w:t xml:space="preserve">, </w:t>
      </w:r>
      <w:r>
        <w:rPr>
          <w:i/>
          <w:iCs/>
        </w:rPr>
        <w:t>8</w:t>
      </w:r>
      <w:r>
        <w:t>, 106.</w:t>
      </w:r>
    </w:p>
    <w:p w14:paraId="0DA8FB4F" w14:textId="77777777" w:rsidR="00EE1E2D" w:rsidRDefault="00EE1E2D" w:rsidP="00EE1E2D">
      <w:pPr>
        <w:pStyle w:val="Bibliography"/>
      </w:pPr>
      <w:r>
        <w:t xml:space="preserve">156. </w:t>
      </w:r>
      <w:r>
        <w:tab/>
        <w:t xml:space="preserve">Sanson-Fisher, R.W.; Bonevski, B.; Green, L.W.; D’Este, C. Limitations of the Randomized Controlled Trial in Evaluating Population-Based Health Interventions. </w:t>
      </w:r>
      <w:r>
        <w:rPr>
          <w:i/>
          <w:iCs/>
        </w:rPr>
        <w:t>American journal of preventive medicine</w:t>
      </w:r>
      <w:r>
        <w:t xml:space="preserve"> </w:t>
      </w:r>
      <w:r>
        <w:rPr>
          <w:b/>
          <w:bCs/>
        </w:rPr>
        <w:t>2007</w:t>
      </w:r>
      <w:r>
        <w:t xml:space="preserve">, </w:t>
      </w:r>
      <w:r>
        <w:rPr>
          <w:i/>
          <w:iCs/>
        </w:rPr>
        <w:t>33</w:t>
      </w:r>
      <w:r>
        <w:t>, 155–161.</w:t>
      </w:r>
    </w:p>
    <w:p w14:paraId="26BDB73B" w14:textId="77777777" w:rsidR="00EE1E2D" w:rsidRDefault="00EE1E2D" w:rsidP="00EE1E2D">
      <w:pPr>
        <w:pStyle w:val="Bibliography"/>
      </w:pPr>
      <w:r>
        <w:t xml:space="preserve">157. </w:t>
      </w:r>
      <w:r>
        <w:tab/>
        <w:t xml:space="preserve">Gething, P.W.; Noor, A.M.; Gikandi, P.W.; Ogara, E.A.A.; Hay, S.I.; Nixon, M.S.; Snow, R.W.; Atkinson, P.M. Improving Imperfect Data from Health Management Information Systems in Africa Using Space–Time Geostatistics. </w:t>
      </w:r>
      <w:r>
        <w:rPr>
          <w:i/>
          <w:iCs/>
        </w:rPr>
        <w:t>PLOS Medicine</w:t>
      </w:r>
      <w:r>
        <w:t xml:space="preserve"> </w:t>
      </w:r>
      <w:r>
        <w:rPr>
          <w:b/>
          <w:bCs/>
        </w:rPr>
        <w:t>2006</w:t>
      </w:r>
      <w:r>
        <w:t xml:space="preserve">, </w:t>
      </w:r>
      <w:r>
        <w:rPr>
          <w:i/>
          <w:iCs/>
        </w:rPr>
        <w:t>3</w:t>
      </w:r>
      <w:r>
        <w:t>, e271, doi:10.1371/journal.pmed.0030271.</w:t>
      </w:r>
    </w:p>
    <w:p w14:paraId="572B0862" w14:textId="77777777" w:rsidR="00EE1E2D" w:rsidRDefault="00EE1E2D" w:rsidP="00EE1E2D">
      <w:pPr>
        <w:pStyle w:val="Bibliography"/>
      </w:pPr>
      <w:r>
        <w:t xml:space="preserve">158. </w:t>
      </w:r>
      <w:r>
        <w:tab/>
        <w:t xml:space="preserve">Clarke, G.M.; Conti, S.; Wolters, A.T.; Steventon, A. Evaluating the Impact of Healthcare Interventions Using Routine Data. </w:t>
      </w:r>
      <w:r>
        <w:rPr>
          <w:i/>
          <w:iCs/>
        </w:rPr>
        <w:t>Bmj</w:t>
      </w:r>
      <w:r>
        <w:t xml:space="preserve"> </w:t>
      </w:r>
      <w:r>
        <w:rPr>
          <w:b/>
          <w:bCs/>
        </w:rPr>
        <w:t>2019</w:t>
      </w:r>
      <w:r>
        <w:t xml:space="preserve">, </w:t>
      </w:r>
      <w:r>
        <w:rPr>
          <w:i/>
          <w:iCs/>
        </w:rPr>
        <w:t>365</w:t>
      </w:r>
      <w:r>
        <w:t>.</w:t>
      </w:r>
    </w:p>
    <w:p w14:paraId="28ED690D" w14:textId="77777777" w:rsidR="00EE1E2D" w:rsidRDefault="00EE1E2D" w:rsidP="00EE1E2D">
      <w:pPr>
        <w:pStyle w:val="Bibliography"/>
      </w:pPr>
      <w:r>
        <w:lastRenderedPageBreak/>
        <w:t xml:space="preserve">159. </w:t>
      </w:r>
      <w:r>
        <w:tab/>
        <w:t xml:space="preserve">Rivera, S.C.; Kyte, D.G.; Aiyegbusi, O.L.; Keeley, T.J.; Calvert, M.J. Assessing the Impact of Healthcare Research: A Systematic Review of Methodological Frameworks. </w:t>
      </w:r>
      <w:r>
        <w:rPr>
          <w:i/>
          <w:iCs/>
        </w:rPr>
        <w:t>PLOS Medicine</w:t>
      </w:r>
      <w:r>
        <w:t xml:space="preserve"> </w:t>
      </w:r>
      <w:r>
        <w:rPr>
          <w:b/>
          <w:bCs/>
        </w:rPr>
        <w:t>2017</w:t>
      </w:r>
      <w:r>
        <w:t xml:space="preserve">, </w:t>
      </w:r>
      <w:r>
        <w:rPr>
          <w:i/>
          <w:iCs/>
        </w:rPr>
        <w:t>14</w:t>
      </w:r>
      <w:r>
        <w:t>, e1002370, doi:10.1371/journal.pmed.1002370.</w:t>
      </w:r>
    </w:p>
    <w:p w14:paraId="36E3DC35" w14:textId="77777777" w:rsidR="00EE1E2D" w:rsidRDefault="00EE1E2D" w:rsidP="00EE1E2D">
      <w:pPr>
        <w:pStyle w:val="Bibliography"/>
      </w:pPr>
      <w:r>
        <w:t xml:space="preserve">160. </w:t>
      </w:r>
      <w:r>
        <w:tab/>
        <w:t xml:space="preserve">Khong, P.C.B.; Holroyd, E.; Wang, W. A Critical Review of the Theoretical Frameworks and the Conceptual Factors in the Adoption of Clinical Decision Support Systems. </w:t>
      </w:r>
      <w:r>
        <w:rPr>
          <w:i/>
          <w:iCs/>
        </w:rPr>
        <w:t>CIN: Computers, Informatics, Nursing</w:t>
      </w:r>
      <w:r>
        <w:t xml:space="preserve"> </w:t>
      </w:r>
      <w:r>
        <w:rPr>
          <w:b/>
          <w:bCs/>
        </w:rPr>
        <w:t>2015</w:t>
      </w:r>
      <w:r>
        <w:t xml:space="preserve">, </w:t>
      </w:r>
      <w:r>
        <w:rPr>
          <w:i/>
          <w:iCs/>
        </w:rPr>
        <w:t>33</w:t>
      </w:r>
      <w:r>
        <w:t>, 555, doi:10.1097/CIN.0000000000000196.</w:t>
      </w:r>
    </w:p>
    <w:p w14:paraId="5E83B7D7" w14:textId="77777777" w:rsidR="00EE1E2D" w:rsidRDefault="00EE1E2D" w:rsidP="00EE1E2D">
      <w:pPr>
        <w:pStyle w:val="Bibliography"/>
      </w:pPr>
      <w:r>
        <w:t xml:space="preserve">161. </w:t>
      </w:r>
      <w:r>
        <w:tab/>
        <w:t xml:space="preserve">Brueton, V.C.; Vale, C.L.; Choodari-Oskooei, B.; Jinks, R.; Tierney, J.F. Measuring the Impact of Methodological Research: A Framework and Methods to Identify Evidence of Impact. </w:t>
      </w:r>
      <w:r>
        <w:rPr>
          <w:i/>
          <w:iCs/>
        </w:rPr>
        <w:t>Trials</w:t>
      </w:r>
      <w:r>
        <w:t xml:space="preserve"> </w:t>
      </w:r>
      <w:r>
        <w:rPr>
          <w:b/>
          <w:bCs/>
        </w:rPr>
        <w:t>2014</w:t>
      </w:r>
      <w:r>
        <w:t xml:space="preserve">, </w:t>
      </w:r>
      <w:r>
        <w:rPr>
          <w:i/>
          <w:iCs/>
        </w:rPr>
        <w:t>15</w:t>
      </w:r>
      <w:r>
        <w:t>, 464, doi:10.1186/1745-6215-15-464.</w:t>
      </w:r>
    </w:p>
    <w:p w14:paraId="7E30A418" w14:textId="77777777" w:rsidR="00EE1E2D" w:rsidRDefault="00EE1E2D" w:rsidP="00EE1E2D">
      <w:pPr>
        <w:pStyle w:val="Bibliography"/>
      </w:pPr>
      <w:r>
        <w:t xml:space="preserve">162. </w:t>
      </w:r>
      <w:r>
        <w:tab/>
        <w:t xml:space="preserve">Dolley, S. Big Data’s Role in Precision Public Health. </w:t>
      </w:r>
      <w:r>
        <w:rPr>
          <w:i/>
          <w:iCs/>
        </w:rPr>
        <w:t>Front. Public Health</w:t>
      </w:r>
      <w:r>
        <w:t xml:space="preserve"> </w:t>
      </w:r>
      <w:r>
        <w:rPr>
          <w:b/>
          <w:bCs/>
        </w:rPr>
        <w:t>2018</w:t>
      </w:r>
      <w:r>
        <w:t xml:space="preserve">, </w:t>
      </w:r>
      <w:r>
        <w:rPr>
          <w:i/>
          <w:iCs/>
        </w:rPr>
        <w:t>6</w:t>
      </w:r>
      <w:r>
        <w:t>, doi:10.3389/fpubh.2018.00068.</w:t>
      </w:r>
    </w:p>
    <w:p w14:paraId="2B1429A0" w14:textId="77777777" w:rsidR="00EE1E2D" w:rsidRDefault="00EE1E2D" w:rsidP="00EE1E2D">
      <w:pPr>
        <w:pStyle w:val="Bibliography"/>
      </w:pPr>
      <w:r>
        <w:t xml:space="preserve">163. </w:t>
      </w:r>
      <w:r>
        <w:tab/>
        <w:t xml:space="preserve">Bonell, C.; Jamal, F.; Melendez-Torres, G.J.; Cummins, S. ‘Dark Logic’: Theorising the Harmful Consequences of Public Health Interventions. </w:t>
      </w:r>
      <w:r>
        <w:rPr>
          <w:i/>
          <w:iCs/>
        </w:rPr>
        <w:t>J Epidemiol Community Health</w:t>
      </w:r>
      <w:r>
        <w:t xml:space="preserve"> </w:t>
      </w:r>
      <w:r>
        <w:rPr>
          <w:b/>
          <w:bCs/>
        </w:rPr>
        <w:t>2015</w:t>
      </w:r>
      <w:r>
        <w:t xml:space="preserve">, </w:t>
      </w:r>
      <w:r>
        <w:rPr>
          <w:i/>
          <w:iCs/>
        </w:rPr>
        <w:t>69</w:t>
      </w:r>
      <w:r>
        <w:t>, 95–98, doi:10.1136/jech-2014-204671.</w:t>
      </w:r>
    </w:p>
    <w:p w14:paraId="3F8DB12C" w14:textId="77777777" w:rsidR="00EE1E2D" w:rsidRDefault="00EE1E2D" w:rsidP="00EE1E2D">
      <w:pPr>
        <w:pStyle w:val="Bibliography"/>
      </w:pPr>
      <w:r>
        <w:t xml:space="preserve">164. </w:t>
      </w:r>
      <w:r>
        <w:tab/>
        <w:t xml:space="preserve">Lorenc, T.; Oliver, K. Adverse Effects of Public Health Interventions: A Conceptual Framework. </w:t>
      </w:r>
      <w:r>
        <w:rPr>
          <w:i/>
          <w:iCs/>
        </w:rPr>
        <w:t>J Epidemiol Community Health</w:t>
      </w:r>
      <w:r>
        <w:t xml:space="preserve"> </w:t>
      </w:r>
      <w:r>
        <w:rPr>
          <w:b/>
          <w:bCs/>
        </w:rPr>
        <w:t>2014</w:t>
      </w:r>
      <w:r>
        <w:t xml:space="preserve">, </w:t>
      </w:r>
      <w:r>
        <w:rPr>
          <w:i/>
          <w:iCs/>
        </w:rPr>
        <w:t>68</w:t>
      </w:r>
      <w:r>
        <w:t>, 288–290, doi:10.1136/jech-2013-203118.</w:t>
      </w:r>
    </w:p>
    <w:p w14:paraId="39D2BADA" w14:textId="77777777" w:rsidR="00EE1E2D" w:rsidRDefault="00EE1E2D" w:rsidP="00EE1E2D">
      <w:pPr>
        <w:pStyle w:val="Bibliography"/>
      </w:pPr>
      <w:r>
        <w:t xml:space="preserve">165. </w:t>
      </w:r>
      <w:r>
        <w:tab/>
        <w:t xml:space="preserve">Golder, S.; Loke, Y.K.; Wright, K.; Norman, G. Reporting of Adverse Events in Published and Unpublished Studies of Health Care Interventions: A Systematic Review. </w:t>
      </w:r>
      <w:r>
        <w:rPr>
          <w:i/>
          <w:iCs/>
        </w:rPr>
        <w:t>PLOS Medicine</w:t>
      </w:r>
      <w:r>
        <w:t xml:space="preserve"> </w:t>
      </w:r>
      <w:r>
        <w:rPr>
          <w:b/>
          <w:bCs/>
        </w:rPr>
        <w:t>2016</w:t>
      </w:r>
      <w:r>
        <w:t xml:space="preserve">, </w:t>
      </w:r>
      <w:r>
        <w:rPr>
          <w:i/>
          <w:iCs/>
        </w:rPr>
        <w:t>13</w:t>
      </w:r>
      <w:r>
        <w:t>, e1002127, doi:10.1371/journal.pmed.1002127.</w:t>
      </w:r>
    </w:p>
    <w:p w14:paraId="64571D2D" w14:textId="77777777" w:rsidR="00EE1E2D" w:rsidRDefault="00EE1E2D" w:rsidP="00EE1E2D">
      <w:pPr>
        <w:pStyle w:val="Bibliography"/>
      </w:pPr>
      <w:r>
        <w:t xml:space="preserve">166. </w:t>
      </w:r>
      <w:r>
        <w:tab/>
        <w:t xml:space="preserve">Allen-Scott, L.K.; Hatfield, J.M.; McIntyre, L. A Scoping Review of Unintended Harm Associated with Public Health Interventions: Towards a Typology and an Understanding of Underlying Factors. </w:t>
      </w:r>
      <w:r>
        <w:rPr>
          <w:i/>
          <w:iCs/>
        </w:rPr>
        <w:t>Int J Public Health</w:t>
      </w:r>
      <w:r>
        <w:t xml:space="preserve"> </w:t>
      </w:r>
      <w:r>
        <w:rPr>
          <w:b/>
          <w:bCs/>
        </w:rPr>
        <w:t>2014</w:t>
      </w:r>
      <w:r>
        <w:t xml:space="preserve">, </w:t>
      </w:r>
      <w:r>
        <w:rPr>
          <w:i/>
          <w:iCs/>
        </w:rPr>
        <w:t>59</w:t>
      </w:r>
      <w:r>
        <w:t>, 3–14, doi:10.1007/s00038-013-0526-6.</w:t>
      </w:r>
    </w:p>
    <w:p w14:paraId="7D073B55" w14:textId="77777777" w:rsidR="00EE1E2D" w:rsidRDefault="00EE1E2D" w:rsidP="00EE1E2D">
      <w:pPr>
        <w:pStyle w:val="Bibliography"/>
      </w:pPr>
      <w:r>
        <w:t xml:space="preserve">167. </w:t>
      </w:r>
      <w:r>
        <w:tab/>
        <w:t xml:space="preserve">Engl, E.; Sgaier, S.K. CUBES: A Practical Toolkit to Measure Enablers and Barriers to Behavior for Effective Intervention Design. </w:t>
      </w:r>
      <w:r>
        <w:rPr>
          <w:i/>
          <w:iCs/>
        </w:rPr>
        <w:t>Gates Open Res</w:t>
      </w:r>
      <w:r>
        <w:t xml:space="preserve"> </w:t>
      </w:r>
      <w:r>
        <w:rPr>
          <w:b/>
          <w:bCs/>
        </w:rPr>
        <w:t>2020</w:t>
      </w:r>
      <w:r>
        <w:t xml:space="preserve">, </w:t>
      </w:r>
      <w:r>
        <w:rPr>
          <w:i/>
          <w:iCs/>
        </w:rPr>
        <w:t>3</w:t>
      </w:r>
      <w:r>
        <w:t>, 886.</w:t>
      </w:r>
    </w:p>
    <w:p w14:paraId="197C32FA" w14:textId="77777777" w:rsidR="00EE1E2D" w:rsidRDefault="00EE1E2D" w:rsidP="00EE1E2D">
      <w:pPr>
        <w:pStyle w:val="Bibliography"/>
      </w:pPr>
      <w:r>
        <w:t xml:space="preserve">168. </w:t>
      </w:r>
      <w:r>
        <w:tab/>
        <w:t xml:space="preserve">Engl, E.; Smittenaar, P.; Sgaier, S.K. Identifying Population Segments for Effective Intervention Design and Targeting Using Unsupervised Machine Learning: An End-to-End Guide. </w:t>
      </w:r>
      <w:r>
        <w:rPr>
          <w:i/>
          <w:iCs/>
        </w:rPr>
        <w:t>Gates Open Res</w:t>
      </w:r>
      <w:r>
        <w:t xml:space="preserve"> </w:t>
      </w:r>
      <w:r>
        <w:rPr>
          <w:b/>
          <w:bCs/>
        </w:rPr>
        <w:t>2019</w:t>
      </w:r>
      <w:r>
        <w:t xml:space="preserve">, </w:t>
      </w:r>
      <w:r>
        <w:rPr>
          <w:i/>
          <w:iCs/>
        </w:rPr>
        <w:t>3</w:t>
      </w:r>
      <w:r>
        <w:t>, 1503.</w:t>
      </w:r>
    </w:p>
    <w:p w14:paraId="4CBC677A" w14:textId="77777777" w:rsidR="00EE1E2D" w:rsidRDefault="00EE1E2D" w:rsidP="00EE1E2D">
      <w:pPr>
        <w:pStyle w:val="Bibliography"/>
      </w:pPr>
      <w:r>
        <w:t xml:space="preserve">169. </w:t>
      </w:r>
      <w:r>
        <w:tab/>
        <w:t>Dobbins, M. Health Evidence</w:t>
      </w:r>
      <w:r>
        <w:rPr>
          <w:vertAlign w:val="superscript"/>
        </w:rPr>
        <w:t>TM</w:t>
      </w:r>
      <w:r>
        <w:t xml:space="preserve">: A Public Health Knowledge Repository Disseminating Evidence to Decision Makers: Maureen Dobbins. </w:t>
      </w:r>
      <w:r>
        <w:rPr>
          <w:i/>
          <w:iCs/>
        </w:rPr>
        <w:t>The European Journal of Public Health</w:t>
      </w:r>
      <w:r>
        <w:t xml:space="preserve"> </w:t>
      </w:r>
      <w:r>
        <w:rPr>
          <w:b/>
          <w:bCs/>
        </w:rPr>
        <w:t>2016</w:t>
      </w:r>
      <w:r>
        <w:t xml:space="preserve">, </w:t>
      </w:r>
      <w:r>
        <w:rPr>
          <w:i/>
          <w:iCs/>
        </w:rPr>
        <w:t>26</w:t>
      </w:r>
      <w:r>
        <w:t>, ckw174-081.</w:t>
      </w:r>
    </w:p>
    <w:p w14:paraId="72DA982C" w14:textId="77777777" w:rsidR="00EE1E2D" w:rsidRDefault="00EE1E2D" w:rsidP="00EE1E2D">
      <w:pPr>
        <w:pStyle w:val="Bibliography"/>
      </w:pPr>
      <w:r>
        <w:t xml:space="preserve">170. </w:t>
      </w:r>
      <w:r>
        <w:tab/>
        <w:t xml:space="preserve">Zheng, Q.; Jones, F.K.; Leavitt, S.V.; Ung, L.; Labrique, A.B.; Peters, D.H.; Lee, E.C.; Azman, A.S. HIT-COVID, a Global Database Tracking Public Health Interventions to COVID-19. </w:t>
      </w:r>
      <w:r>
        <w:rPr>
          <w:i/>
          <w:iCs/>
        </w:rPr>
        <w:t>Scientific data</w:t>
      </w:r>
      <w:r>
        <w:t xml:space="preserve"> </w:t>
      </w:r>
      <w:r>
        <w:rPr>
          <w:b/>
          <w:bCs/>
        </w:rPr>
        <w:t>2020</w:t>
      </w:r>
      <w:r>
        <w:t xml:space="preserve">, </w:t>
      </w:r>
      <w:r>
        <w:rPr>
          <w:i/>
          <w:iCs/>
        </w:rPr>
        <w:t>7</w:t>
      </w:r>
      <w:r>
        <w:t>, 286.</w:t>
      </w:r>
    </w:p>
    <w:p w14:paraId="470CBC8E" w14:textId="77777777" w:rsidR="00EE1E2D" w:rsidRDefault="00EE1E2D" w:rsidP="00EE1E2D">
      <w:pPr>
        <w:pStyle w:val="Bibliography"/>
      </w:pPr>
      <w:r>
        <w:t xml:space="preserve">171. </w:t>
      </w:r>
      <w:r>
        <w:tab/>
        <w:t>Brown, C.F.; Kazmierski, M.R.; Pasquarella, V.J.; Rucklidge, W.J.; Samsikova, M.; Zhang, C.; Shelhamer, E.; Lahera, E.; Wiles, O.; Ilyushchenko, S.; et al. AlphaEarth Foundations: An Embedding Field Model for Accurate and Efficient Global Mapping from Sparse Label Data 2025.</w:t>
      </w:r>
    </w:p>
    <w:p w14:paraId="4EAA7511" w14:textId="77777777" w:rsidR="00EE1E2D" w:rsidRDefault="00EE1E2D" w:rsidP="00EE1E2D">
      <w:pPr>
        <w:pStyle w:val="Bibliography"/>
      </w:pPr>
      <w:r>
        <w:t xml:space="preserve">172. </w:t>
      </w:r>
      <w:r>
        <w:tab/>
        <w:t xml:space="preserve">Tollefson, J. Google AI Model Creates Maps of Earth ‘at Any Place and Time.’ </w:t>
      </w:r>
      <w:r>
        <w:rPr>
          <w:i/>
          <w:iCs/>
        </w:rPr>
        <w:t>Nature</w:t>
      </w:r>
      <w:r>
        <w:t xml:space="preserve"> </w:t>
      </w:r>
      <w:r>
        <w:rPr>
          <w:b/>
          <w:bCs/>
        </w:rPr>
        <w:t>2025</w:t>
      </w:r>
      <w:r>
        <w:t xml:space="preserve">, </w:t>
      </w:r>
      <w:r>
        <w:rPr>
          <w:i/>
          <w:iCs/>
        </w:rPr>
        <w:t>644</w:t>
      </w:r>
      <w:r>
        <w:t>, 313.</w:t>
      </w:r>
    </w:p>
    <w:p w14:paraId="7C59F313" w14:textId="77777777" w:rsidR="00EE1E2D" w:rsidRDefault="00EE1E2D" w:rsidP="00EE1E2D">
      <w:pPr>
        <w:pStyle w:val="Bibliography"/>
      </w:pPr>
      <w:r>
        <w:t xml:space="preserve">173. </w:t>
      </w:r>
      <w:r>
        <w:tab/>
        <w:t>Agarwal, M.; Sun, M.; Kamath, C.; Muslim, A.; Sarker, P.; Paul, J.; Yee, H.; Sieniek, M.; Jablonski, K.; Mayer, Y.; et al. General Geospatial Inference with a Population Dynamics Foundation Model 2025.</w:t>
      </w:r>
    </w:p>
    <w:p w14:paraId="21CF214E" w14:textId="77777777" w:rsidR="00EE1E2D" w:rsidRDefault="00EE1E2D" w:rsidP="00EE1E2D">
      <w:pPr>
        <w:pStyle w:val="Bibliography"/>
      </w:pPr>
      <w:r>
        <w:t xml:space="preserve">174. </w:t>
      </w:r>
      <w:r>
        <w:tab/>
        <w:t>Xie, Y.; Wang, Z.; Mai, G.; Li, Y.; Jia, X.; Gao, S.; Wang, S. Geo-Foundation Models: Reality, Gaps and Opportunities. In Proceedings of the Proceedings of the 31st ACM International Conference on Advances in Geographic Information Systems; ACM: Hamburg Germany, November 13 2023; pp. 1–4.</w:t>
      </w:r>
    </w:p>
    <w:p w14:paraId="223D7B7D" w14:textId="77777777" w:rsidR="00EE1E2D" w:rsidRDefault="00EE1E2D" w:rsidP="00EE1E2D">
      <w:pPr>
        <w:pStyle w:val="Bibliography"/>
      </w:pPr>
      <w:r>
        <w:t xml:space="preserve">175. </w:t>
      </w:r>
      <w:r>
        <w:tab/>
        <w:t xml:space="preserve">Janowicz, K.; Mai, G.; Huang, W.; Zhu, R.; Lao, N.; Cai, L. GeoFM: How Will Geo-Foundation Models Reshape Spatial Data Science and GeoAI? </w:t>
      </w:r>
      <w:r>
        <w:rPr>
          <w:i/>
          <w:iCs/>
        </w:rPr>
        <w:t>International Journal of Geographical Information Science</w:t>
      </w:r>
      <w:r>
        <w:t xml:space="preserve"> </w:t>
      </w:r>
      <w:r>
        <w:rPr>
          <w:b/>
          <w:bCs/>
        </w:rPr>
        <w:t>2025</w:t>
      </w:r>
      <w:r>
        <w:t xml:space="preserve">, </w:t>
      </w:r>
      <w:r>
        <w:rPr>
          <w:i/>
          <w:iCs/>
        </w:rPr>
        <w:t>39</w:t>
      </w:r>
      <w:r>
        <w:t>, 1849–1865, doi:10.1080/13658816.2025.2543038.</w:t>
      </w:r>
    </w:p>
    <w:p w14:paraId="2BB72F32" w14:textId="77777777" w:rsidR="00EE1E2D" w:rsidRDefault="00EE1E2D" w:rsidP="00EE1E2D">
      <w:pPr>
        <w:pStyle w:val="Bibliography"/>
      </w:pPr>
      <w:r>
        <w:t xml:space="preserve">176. </w:t>
      </w:r>
      <w:r>
        <w:tab/>
        <w:t xml:space="preserve">Zhang, H.; Xu, J.-J.; Cui, H.-W.; Li, L.; Yang, Y.; Tang, C.-S.; Boers, N. When Geoscience Meets Foundation Models: Toward a General Geoscience Artificial Intelligence System. </w:t>
      </w:r>
      <w:r>
        <w:rPr>
          <w:i/>
          <w:iCs/>
        </w:rPr>
        <w:t>IEEE geoscience and remote sensing magazine</w:t>
      </w:r>
      <w:r>
        <w:t xml:space="preserve"> </w:t>
      </w:r>
      <w:r>
        <w:rPr>
          <w:b/>
          <w:bCs/>
        </w:rPr>
        <w:t>2024</w:t>
      </w:r>
      <w:r>
        <w:t>.</w:t>
      </w:r>
    </w:p>
    <w:p w14:paraId="2D9A6144" w14:textId="77777777" w:rsidR="00EE1E2D" w:rsidRDefault="00EE1E2D" w:rsidP="00EE1E2D">
      <w:pPr>
        <w:pStyle w:val="Bibliography"/>
      </w:pPr>
      <w:r>
        <w:lastRenderedPageBreak/>
        <w:t xml:space="preserve">177. </w:t>
      </w:r>
      <w:r>
        <w:tab/>
        <w:t>Richard Wen Example: Geo-Intervention Modelling Framework Available online: https://github.com/rrwen/geointerv-paper/blob/main/src/example.ipynb (accessed on 4 February 2025).</w:t>
      </w:r>
    </w:p>
    <w:p w14:paraId="169227DA" w14:textId="77777777" w:rsidR="00EE1E2D" w:rsidRDefault="00EE1E2D" w:rsidP="00EE1E2D">
      <w:pPr>
        <w:pStyle w:val="Bibliography"/>
      </w:pPr>
      <w:r>
        <w:t xml:space="preserve">178. </w:t>
      </w:r>
      <w:r>
        <w:tab/>
        <w:t xml:space="preserve">Swink, M.; Speier, C. Presenting Geographic Information: Effects of Data Aggregation, Dispersion, and Users’ Spatial Orientation. </w:t>
      </w:r>
      <w:r>
        <w:rPr>
          <w:i/>
          <w:iCs/>
        </w:rPr>
        <w:t>Decision Sciences</w:t>
      </w:r>
      <w:r>
        <w:t xml:space="preserve"> </w:t>
      </w:r>
      <w:r>
        <w:rPr>
          <w:b/>
          <w:bCs/>
        </w:rPr>
        <w:t>1999</w:t>
      </w:r>
      <w:r>
        <w:t xml:space="preserve">, </w:t>
      </w:r>
      <w:r>
        <w:rPr>
          <w:i/>
          <w:iCs/>
        </w:rPr>
        <w:t>30</w:t>
      </w:r>
      <w:r>
        <w:t>, 169–195, doi:https://doi.org/10.1111/j.1540-5915.1999.tb01605.x.</w:t>
      </w:r>
    </w:p>
    <w:p w14:paraId="000F87E1" w14:textId="77777777" w:rsidR="00EE1E2D" w:rsidRDefault="00EE1E2D" w:rsidP="00EE1E2D">
      <w:pPr>
        <w:pStyle w:val="Bibliography"/>
      </w:pPr>
      <w:r>
        <w:t xml:space="preserve">179. </w:t>
      </w:r>
      <w:r>
        <w:tab/>
        <w:t xml:space="preserve">Stojanovic, N.; Stojanovic, D. High-Performance Computing in GIS: Techniques and Applications. </w:t>
      </w:r>
      <w:r>
        <w:rPr>
          <w:i/>
          <w:iCs/>
        </w:rPr>
        <w:t>IJRIS</w:t>
      </w:r>
      <w:r>
        <w:t xml:space="preserve"> </w:t>
      </w:r>
      <w:r>
        <w:rPr>
          <w:b/>
          <w:bCs/>
        </w:rPr>
        <w:t>2013</w:t>
      </w:r>
      <w:r>
        <w:t xml:space="preserve">, </w:t>
      </w:r>
      <w:r>
        <w:rPr>
          <w:i/>
          <w:iCs/>
        </w:rPr>
        <w:t>5</w:t>
      </w:r>
      <w:r>
        <w:t>, 42, doi:10.1504/IJRIS.2013.055126.</w:t>
      </w:r>
    </w:p>
    <w:p w14:paraId="6EDC6042" w14:textId="77777777" w:rsidR="00EE1E2D" w:rsidRDefault="00EE1E2D" w:rsidP="00EE1E2D">
      <w:pPr>
        <w:pStyle w:val="Bibliography"/>
      </w:pPr>
      <w:r>
        <w:t xml:space="preserve">180. </w:t>
      </w:r>
      <w:r>
        <w:tab/>
        <w:t xml:space="preserve">Zhao, L.; Chen, L.; Ranjan, R.; Choo, K.-K.R.; He, J. Geographical Information System Parallelization for Spatial Big Data Processing: A Review. </w:t>
      </w:r>
      <w:r>
        <w:rPr>
          <w:i/>
          <w:iCs/>
        </w:rPr>
        <w:t>Cluster Comput</w:t>
      </w:r>
      <w:r>
        <w:t xml:space="preserve"> </w:t>
      </w:r>
      <w:r>
        <w:rPr>
          <w:b/>
          <w:bCs/>
        </w:rPr>
        <w:t>2016</w:t>
      </w:r>
      <w:r>
        <w:t xml:space="preserve">, </w:t>
      </w:r>
      <w:r>
        <w:rPr>
          <w:i/>
          <w:iCs/>
        </w:rPr>
        <w:t>19</w:t>
      </w:r>
      <w:r>
        <w:t>, 139–152, doi:10.1007/s10586-015-0512-2.</w:t>
      </w:r>
    </w:p>
    <w:p w14:paraId="1765B38D" w14:textId="77777777" w:rsidR="00EE1E2D" w:rsidRDefault="00EE1E2D" w:rsidP="00EE1E2D">
      <w:pPr>
        <w:pStyle w:val="Bibliography"/>
      </w:pPr>
      <w:r>
        <w:t xml:space="preserve">181. </w:t>
      </w:r>
      <w:r>
        <w:tab/>
        <w:t xml:space="preserve">Zhu, A.-X.; Zhao ,Fang-He; Liang ,Peng; and Qin, C.-Z. Next Generation of GIS: Must Be Easy. </w:t>
      </w:r>
      <w:r>
        <w:rPr>
          <w:i/>
          <w:iCs/>
        </w:rPr>
        <w:t>Annals of GIS</w:t>
      </w:r>
      <w:r>
        <w:t xml:space="preserve"> </w:t>
      </w:r>
      <w:r>
        <w:rPr>
          <w:b/>
          <w:bCs/>
        </w:rPr>
        <w:t>2021</w:t>
      </w:r>
      <w:r>
        <w:t xml:space="preserve">, </w:t>
      </w:r>
      <w:r>
        <w:rPr>
          <w:i/>
          <w:iCs/>
        </w:rPr>
        <w:t>27</w:t>
      </w:r>
      <w:r>
        <w:t>, 71–86, doi:10.1080/19475683.2020.1766563.</w:t>
      </w:r>
    </w:p>
    <w:p w14:paraId="33A5D4CE" w14:textId="77777777" w:rsidR="00EE1E2D" w:rsidRDefault="00EE1E2D" w:rsidP="00EE1E2D">
      <w:pPr>
        <w:pStyle w:val="Bibliography"/>
      </w:pPr>
      <w:r>
        <w:t xml:space="preserve">182. </w:t>
      </w:r>
      <w:r>
        <w:tab/>
        <w:t xml:space="preserve">Blalock Jr, H.M. Evaluating the Relative Importance of Variables. </w:t>
      </w:r>
      <w:r>
        <w:rPr>
          <w:i/>
          <w:iCs/>
        </w:rPr>
        <w:t>American Sociological Review</w:t>
      </w:r>
      <w:r>
        <w:t xml:space="preserve"> </w:t>
      </w:r>
      <w:r>
        <w:rPr>
          <w:b/>
          <w:bCs/>
        </w:rPr>
        <w:t>1961</w:t>
      </w:r>
      <w:r>
        <w:t>, 866–874.</w:t>
      </w:r>
    </w:p>
    <w:p w14:paraId="7BE1BF98" w14:textId="77777777" w:rsidR="00EE1E2D" w:rsidRDefault="00EE1E2D" w:rsidP="00EE1E2D">
      <w:pPr>
        <w:pStyle w:val="Bibliography"/>
      </w:pPr>
      <w:r>
        <w:t xml:space="preserve">183. </w:t>
      </w:r>
      <w:r>
        <w:tab/>
        <w:t xml:space="preserve">Chandrashekar, G.; Sahin, F. A Survey on Feature Selection Methods. </w:t>
      </w:r>
      <w:r>
        <w:rPr>
          <w:i/>
          <w:iCs/>
        </w:rPr>
        <w:t>Computers &amp; Electrical Engineering</w:t>
      </w:r>
      <w:r>
        <w:t xml:space="preserve"> </w:t>
      </w:r>
      <w:r>
        <w:rPr>
          <w:b/>
          <w:bCs/>
        </w:rPr>
        <w:t>2014</w:t>
      </w:r>
      <w:r>
        <w:t xml:space="preserve">, </w:t>
      </w:r>
      <w:r>
        <w:rPr>
          <w:i/>
          <w:iCs/>
        </w:rPr>
        <w:t>40</w:t>
      </w:r>
      <w:r>
        <w:t>, 16–28, doi:10.1016/j.compeleceng.2013.11.024.</w:t>
      </w:r>
    </w:p>
    <w:p w14:paraId="1E80257A" w14:textId="77777777" w:rsidR="00EE1E2D" w:rsidRDefault="00EE1E2D" w:rsidP="00EE1E2D">
      <w:pPr>
        <w:pStyle w:val="Bibliography"/>
      </w:pPr>
      <w:r>
        <w:t xml:space="preserve">184. </w:t>
      </w:r>
      <w:r>
        <w:tab/>
      </w:r>
      <w:r>
        <w:rPr>
          <w:i/>
          <w:iCs/>
        </w:rPr>
        <w:t>Automated Machine Learning: Methods, Systems, Challenges</w:t>
      </w:r>
      <w:r>
        <w:t>; Hutter, F., Kotthoff, L., Vanschoren, J., Eds.; The Springer Series on Challenges in Machine Learning; Springer International Publishing: Cham, 2019; ISBN 978-3-030-05317-8.</w:t>
      </w:r>
    </w:p>
    <w:p w14:paraId="352A8B85" w14:textId="77777777" w:rsidR="00EE1E2D" w:rsidRDefault="00EE1E2D" w:rsidP="00EE1E2D">
      <w:pPr>
        <w:pStyle w:val="Bibliography"/>
      </w:pPr>
      <w:r>
        <w:t xml:space="preserve">185. </w:t>
      </w:r>
      <w:r>
        <w:tab/>
        <w:t xml:space="preserve">Chakrabarti, A.; Ghosh, J.K. AIC, BIC and Recent Advances in Model Selection. </w:t>
      </w:r>
      <w:r>
        <w:rPr>
          <w:i/>
          <w:iCs/>
        </w:rPr>
        <w:t>Philosophy of statistics</w:t>
      </w:r>
      <w:r>
        <w:t xml:space="preserve"> </w:t>
      </w:r>
      <w:r>
        <w:rPr>
          <w:b/>
          <w:bCs/>
        </w:rPr>
        <w:t>2011</w:t>
      </w:r>
      <w:r>
        <w:t>, 583–605.</w:t>
      </w:r>
    </w:p>
    <w:p w14:paraId="3C372AC2" w14:textId="77777777" w:rsidR="00EE1E2D" w:rsidRDefault="00EE1E2D" w:rsidP="00EE1E2D">
      <w:pPr>
        <w:pStyle w:val="Bibliography"/>
      </w:pPr>
      <w:r>
        <w:t xml:space="preserve">186. </w:t>
      </w:r>
      <w:r>
        <w:tab/>
        <w:t xml:space="preserve">Doornik, J.A.; Hendry, D.F. Statistical Model Selection with “Big Data.” </w:t>
      </w:r>
      <w:r>
        <w:rPr>
          <w:i/>
          <w:iCs/>
        </w:rPr>
        <w:t>Cogent Economics &amp; Finance</w:t>
      </w:r>
      <w:r>
        <w:t xml:space="preserve"> </w:t>
      </w:r>
      <w:r>
        <w:rPr>
          <w:b/>
          <w:bCs/>
        </w:rPr>
        <w:t>2015</w:t>
      </w:r>
      <w:r>
        <w:t xml:space="preserve">, </w:t>
      </w:r>
      <w:r>
        <w:rPr>
          <w:i/>
          <w:iCs/>
        </w:rPr>
        <w:t>3</w:t>
      </w:r>
      <w:r>
        <w:t>, 1045216, doi:10.1080/23322039.2015.1045216.</w:t>
      </w:r>
    </w:p>
    <w:p w14:paraId="2B702C38" w14:textId="77777777" w:rsidR="00EE1E2D" w:rsidRDefault="00EE1E2D" w:rsidP="00EE1E2D">
      <w:pPr>
        <w:pStyle w:val="Bibliography"/>
      </w:pPr>
      <w:r>
        <w:t xml:space="preserve">187. </w:t>
      </w:r>
      <w:r>
        <w:tab/>
        <w:t xml:space="preserve">Ij, H. Statistics versus Machine Learning. </w:t>
      </w:r>
      <w:r>
        <w:rPr>
          <w:i/>
          <w:iCs/>
        </w:rPr>
        <w:t>Nat Methods</w:t>
      </w:r>
      <w:r>
        <w:t xml:space="preserve"> </w:t>
      </w:r>
      <w:r>
        <w:rPr>
          <w:b/>
          <w:bCs/>
        </w:rPr>
        <w:t>2018</w:t>
      </w:r>
      <w:r>
        <w:t xml:space="preserve">, </w:t>
      </w:r>
      <w:r>
        <w:rPr>
          <w:i/>
          <w:iCs/>
        </w:rPr>
        <w:t>15</w:t>
      </w:r>
      <w:r>
        <w:t>, 233.</w:t>
      </w:r>
    </w:p>
    <w:p w14:paraId="095D2EB9" w14:textId="77777777" w:rsidR="00EE1E2D" w:rsidRDefault="00EE1E2D" w:rsidP="00EE1E2D">
      <w:pPr>
        <w:pStyle w:val="Bibliography"/>
      </w:pPr>
      <w:r>
        <w:t xml:space="preserve">188. </w:t>
      </w:r>
      <w:r>
        <w:tab/>
        <w:t xml:space="preserve">Boulesteix, A.; Schmid, M. Machine Learning versus Statistical Modeling. </w:t>
      </w:r>
      <w:r>
        <w:rPr>
          <w:i/>
          <w:iCs/>
        </w:rPr>
        <w:t>Biometrical J</w:t>
      </w:r>
      <w:r>
        <w:t xml:space="preserve"> </w:t>
      </w:r>
      <w:r>
        <w:rPr>
          <w:b/>
          <w:bCs/>
        </w:rPr>
        <w:t>2014</w:t>
      </w:r>
      <w:r>
        <w:t xml:space="preserve">, </w:t>
      </w:r>
      <w:r>
        <w:rPr>
          <w:i/>
          <w:iCs/>
        </w:rPr>
        <w:t>56</w:t>
      </w:r>
      <w:r>
        <w:t>, 588–593, doi:10.1002/bimj.201300226.</w:t>
      </w:r>
    </w:p>
    <w:p w14:paraId="56D62288" w14:textId="77777777" w:rsidR="00EE1E2D" w:rsidRDefault="00EE1E2D" w:rsidP="00EE1E2D">
      <w:pPr>
        <w:pStyle w:val="Bibliography"/>
      </w:pPr>
      <w:r>
        <w:t xml:space="preserve">189. </w:t>
      </w:r>
      <w:r>
        <w:tab/>
        <w:t xml:space="preserve">Blackburn, C.; Valerdi, R. </w:t>
      </w:r>
      <w:r>
        <w:rPr>
          <w:i/>
          <w:iCs/>
        </w:rPr>
        <w:t>Navigating the Metrics Landscape: An Introductory Literature Guide to Metric Selection, Implementation, &amp; Decision Making</w:t>
      </w:r>
      <w:r>
        <w:t>; 2009;</w:t>
      </w:r>
    </w:p>
    <w:p w14:paraId="6FF7A581" w14:textId="77777777" w:rsidR="00EE1E2D" w:rsidRDefault="00EE1E2D" w:rsidP="00EE1E2D">
      <w:pPr>
        <w:pStyle w:val="Bibliography"/>
      </w:pPr>
      <w:r>
        <w:t xml:space="preserve">190. </w:t>
      </w:r>
      <w:r>
        <w:tab/>
        <w:t xml:space="preserve">Johansen, I.L.; Rausand, M. Foundations and Choice of Risk Metrics. </w:t>
      </w:r>
      <w:r>
        <w:rPr>
          <w:i/>
          <w:iCs/>
        </w:rPr>
        <w:t>Safety science</w:t>
      </w:r>
      <w:r>
        <w:t xml:space="preserve"> </w:t>
      </w:r>
      <w:r>
        <w:rPr>
          <w:b/>
          <w:bCs/>
        </w:rPr>
        <w:t>2014</w:t>
      </w:r>
      <w:r>
        <w:t xml:space="preserve">, </w:t>
      </w:r>
      <w:r>
        <w:rPr>
          <w:i/>
          <w:iCs/>
        </w:rPr>
        <w:t>62</w:t>
      </w:r>
      <w:r>
        <w:t>, 386–399.</w:t>
      </w:r>
    </w:p>
    <w:p w14:paraId="0A952780" w14:textId="77777777" w:rsidR="00EE1E2D" w:rsidRDefault="00EE1E2D" w:rsidP="00EE1E2D">
      <w:pPr>
        <w:pStyle w:val="Bibliography"/>
      </w:pPr>
      <w:r>
        <w:t xml:space="preserve">191. </w:t>
      </w:r>
      <w:r>
        <w:tab/>
        <w:t>Yacouby, R.; Axman, D. Probabilistic Extension of Precision, Recall, and F1 Score for More Thorough Evaluation of Classification Models. In Proceedings of the Proceedings of the first workshop on evaluation and comparison of NLP systems; 2020; pp. 79–91.</w:t>
      </w:r>
    </w:p>
    <w:p w14:paraId="171900B1" w14:textId="77777777" w:rsidR="00EE1E2D" w:rsidRDefault="00EE1E2D" w:rsidP="00EE1E2D">
      <w:pPr>
        <w:pStyle w:val="Bibliography"/>
      </w:pPr>
      <w:r>
        <w:t xml:space="preserve">192. </w:t>
      </w:r>
      <w:r>
        <w:tab/>
        <w:t xml:space="preserve">Dignum, V. </w:t>
      </w:r>
      <w:r>
        <w:rPr>
          <w:i/>
          <w:iCs/>
        </w:rPr>
        <w:t>Responsible Artificial Intelligence: How to Develop and Use AI in a Responsible Way</w:t>
      </w:r>
      <w:r>
        <w:t>; Artificial Intelligence: Foundations, Theory, and Algorithms; Springer International Publishing: Cham, 2019; ISBN 978-3-030-30370-9.</w:t>
      </w:r>
    </w:p>
    <w:p w14:paraId="353C39B4" w14:textId="77777777" w:rsidR="00EE1E2D" w:rsidRDefault="00EE1E2D" w:rsidP="00EE1E2D">
      <w:pPr>
        <w:pStyle w:val="Bibliography"/>
      </w:pPr>
      <w:r>
        <w:t xml:space="preserve">193. </w:t>
      </w:r>
      <w:r>
        <w:tab/>
        <w:t xml:space="preserve">Joshi, N.N.; Lambert, J.H. Equity Metrics with Risk, Performance, and Cost Objectives for the Prioritization of Transportation Projects. </w:t>
      </w:r>
      <w:r>
        <w:rPr>
          <w:i/>
          <w:iCs/>
        </w:rPr>
        <w:t>IEEE Transactions on Engineering management</w:t>
      </w:r>
      <w:r>
        <w:t xml:space="preserve"> </w:t>
      </w:r>
      <w:r>
        <w:rPr>
          <w:b/>
          <w:bCs/>
        </w:rPr>
        <w:t>2007</w:t>
      </w:r>
      <w:r>
        <w:t xml:space="preserve">, </w:t>
      </w:r>
      <w:r>
        <w:rPr>
          <w:i/>
          <w:iCs/>
        </w:rPr>
        <w:t>54</w:t>
      </w:r>
      <w:r>
        <w:t>, 539–547.</w:t>
      </w:r>
    </w:p>
    <w:p w14:paraId="627E7918" w14:textId="77777777" w:rsidR="00EE1E2D" w:rsidRDefault="00EE1E2D" w:rsidP="00EE1E2D">
      <w:pPr>
        <w:pStyle w:val="Bibliography"/>
      </w:pPr>
      <w:r>
        <w:t xml:space="preserve">194. </w:t>
      </w:r>
      <w:r>
        <w:tab/>
        <w:t xml:space="preserve">Rojas, J.C.; Fahrenbach, J.; Makhni, S.; Cook, S.C.; Williams, J.S.; Umscheid, C.A.; Chin, M.H. Framework for Integrating Equity into Machine Learning Models: A Case Study. </w:t>
      </w:r>
      <w:r>
        <w:rPr>
          <w:i/>
          <w:iCs/>
        </w:rPr>
        <w:t>Chest</w:t>
      </w:r>
      <w:r>
        <w:t xml:space="preserve"> </w:t>
      </w:r>
      <w:r>
        <w:rPr>
          <w:b/>
          <w:bCs/>
        </w:rPr>
        <w:t>2022</w:t>
      </w:r>
      <w:r>
        <w:t xml:space="preserve">, </w:t>
      </w:r>
      <w:r>
        <w:rPr>
          <w:i/>
          <w:iCs/>
        </w:rPr>
        <w:t>161</w:t>
      </w:r>
      <w:r>
        <w:t>, 1621–1627.</w:t>
      </w:r>
    </w:p>
    <w:p w14:paraId="28F86B3B" w14:textId="77777777" w:rsidR="00EE1E2D" w:rsidRDefault="00EE1E2D" w:rsidP="00EE1E2D">
      <w:pPr>
        <w:pStyle w:val="Bibliography"/>
      </w:pPr>
      <w:r>
        <w:t xml:space="preserve">195. </w:t>
      </w:r>
      <w:r>
        <w:tab/>
        <w:t xml:space="preserve">Approximation Algorithms for NP-Hard Problems. </w:t>
      </w:r>
      <w:r>
        <w:rPr>
          <w:i/>
          <w:iCs/>
        </w:rPr>
        <w:t>SIGACT News</w:t>
      </w:r>
      <w:r>
        <w:t xml:space="preserve"> </w:t>
      </w:r>
      <w:r>
        <w:rPr>
          <w:b/>
          <w:bCs/>
        </w:rPr>
        <w:t>1997</w:t>
      </w:r>
      <w:r>
        <w:t xml:space="preserve">, </w:t>
      </w:r>
      <w:r>
        <w:rPr>
          <w:i/>
          <w:iCs/>
        </w:rPr>
        <w:t>28</w:t>
      </w:r>
      <w:r>
        <w:t>, 40–52, doi:10.1145/261342.571216.</w:t>
      </w:r>
    </w:p>
    <w:p w14:paraId="5D368448" w14:textId="77777777" w:rsidR="00EE1E2D" w:rsidRDefault="00EE1E2D" w:rsidP="00EE1E2D">
      <w:pPr>
        <w:pStyle w:val="Bibliography"/>
      </w:pPr>
      <w:r>
        <w:t xml:space="preserve">196. </w:t>
      </w:r>
      <w:r>
        <w:tab/>
        <w:t xml:space="preserve">Woeginger, G.J. Exact Algorithms for NP-Hard Problems: A Survey. In </w:t>
      </w:r>
      <w:r>
        <w:rPr>
          <w:i/>
          <w:iCs/>
        </w:rPr>
        <w:t>Combinatorial Optimization — Eureka, You Shrink!</w:t>
      </w:r>
      <w:r>
        <w:t>; Jünger, M., Reinelt, G., Rinaldi, G., Eds.; Lecture Notes in Computer Science; Springer Berlin Heidelberg: Berlin, Heidelberg, 2003; Vol. 2570, pp. 185–207 ISBN 978-3-540-00580-3.</w:t>
      </w:r>
    </w:p>
    <w:p w14:paraId="0F7DB3CC" w14:textId="77777777" w:rsidR="00EE1E2D" w:rsidRDefault="00EE1E2D" w:rsidP="00EE1E2D">
      <w:pPr>
        <w:pStyle w:val="Bibliography"/>
      </w:pPr>
      <w:r>
        <w:t xml:space="preserve">197. </w:t>
      </w:r>
      <w:r>
        <w:tab/>
        <w:t>Hutter, F.; Hoos, H.H.; Leyton-Brown, K. Sequential Model-Based Optimization for General Algorithm Configuration. In Proceedings of the Learning and Intelligent Optimization; Coello, C.A.C., Ed.; Springer: Berlin, Heidelberg, 2011; pp. 507–523.</w:t>
      </w:r>
    </w:p>
    <w:p w14:paraId="64675354" w14:textId="77777777" w:rsidR="00EE1E2D" w:rsidRDefault="00EE1E2D" w:rsidP="00EE1E2D">
      <w:pPr>
        <w:pStyle w:val="Bibliography"/>
      </w:pPr>
      <w:r>
        <w:lastRenderedPageBreak/>
        <w:t xml:space="preserve">198. </w:t>
      </w:r>
      <w:r>
        <w:tab/>
        <w:t xml:space="preserve">Jiménez, Á.B.; Lázaro, J.L.; Dorronsoro, J.R. Finding Optimal Model Parameters by Discrete Grid Search. In </w:t>
      </w:r>
      <w:r>
        <w:rPr>
          <w:i/>
          <w:iCs/>
        </w:rPr>
        <w:t>Innovations in Hybrid Intelligent Systems</w:t>
      </w:r>
      <w:r>
        <w:t>; Corchado, E., Corchado, J.M., Abraham, A., Eds.; Advances in Soft Computing; Springer Berlin Heidelberg: Berlin, Heidelberg, 2007; Vol. 44, pp. 120–127 ISBN 978-3-540-74971-4.</w:t>
      </w:r>
    </w:p>
    <w:p w14:paraId="6AF49C86" w14:textId="77777777" w:rsidR="00EE1E2D" w:rsidRDefault="00EE1E2D" w:rsidP="00EE1E2D">
      <w:pPr>
        <w:pStyle w:val="Bibliography"/>
      </w:pPr>
      <w:r>
        <w:t xml:space="preserve">199. </w:t>
      </w:r>
      <w:r>
        <w:tab/>
        <w:t xml:space="preserve">Bergstra, J.; Bengio, Y. Random Search for Hyper-Parameter Optimization. </w:t>
      </w:r>
      <w:r>
        <w:rPr>
          <w:i/>
          <w:iCs/>
        </w:rPr>
        <w:t>J. Mach. Learn. Res.</w:t>
      </w:r>
      <w:r>
        <w:t xml:space="preserve"> </w:t>
      </w:r>
      <w:r>
        <w:rPr>
          <w:b/>
          <w:bCs/>
        </w:rPr>
        <w:t>2012</w:t>
      </w:r>
      <w:r>
        <w:t xml:space="preserve">, </w:t>
      </w:r>
      <w:r>
        <w:rPr>
          <w:i/>
          <w:iCs/>
        </w:rPr>
        <w:t>13</w:t>
      </w:r>
      <w:r>
        <w:t>, 281–305.</w:t>
      </w:r>
    </w:p>
    <w:p w14:paraId="4525A6CF" w14:textId="77777777" w:rsidR="00EE1E2D" w:rsidRDefault="00EE1E2D" w:rsidP="00EE1E2D">
      <w:pPr>
        <w:pStyle w:val="Bibliography"/>
      </w:pPr>
      <w:r>
        <w:t xml:space="preserve">200. </w:t>
      </w:r>
      <w:r>
        <w:tab/>
        <w:t xml:space="preserve">Wang, Z.; Hutter, F.; Zoghi, M.; Matheson, D.; Feitas, N. de Bayesian Optimization in a Billion Dimensions via Random Embeddings. </w:t>
      </w:r>
      <w:r>
        <w:rPr>
          <w:i/>
          <w:iCs/>
        </w:rPr>
        <w:t>Journal of Artificial Intelligence Research</w:t>
      </w:r>
      <w:r>
        <w:t xml:space="preserve"> </w:t>
      </w:r>
      <w:r>
        <w:rPr>
          <w:b/>
          <w:bCs/>
        </w:rPr>
        <w:t>2016</w:t>
      </w:r>
      <w:r>
        <w:t xml:space="preserve">, </w:t>
      </w:r>
      <w:r>
        <w:rPr>
          <w:i/>
          <w:iCs/>
        </w:rPr>
        <w:t>55</w:t>
      </w:r>
      <w:r>
        <w:t>, 361–387, doi:10.1613/jair.4806.</w:t>
      </w:r>
    </w:p>
    <w:p w14:paraId="507D1CDA" w14:textId="77777777" w:rsidR="00EE1E2D" w:rsidRDefault="00EE1E2D" w:rsidP="00EE1E2D">
      <w:pPr>
        <w:pStyle w:val="Bibliography"/>
      </w:pPr>
      <w:r>
        <w:t xml:space="preserve">201. </w:t>
      </w:r>
      <w:r>
        <w:tab/>
        <w:t xml:space="preserve">Jin, Y.; Branke, J. Evolutionary Optimization in Uncertain Environments-a Survey. </w:t>
      </w:r>
      <w:r>
        <w:rPr>
          <w:i/>
          <w:iCs/>
        </w:rPr>
        <w:t>IEEE Transactions on evolutionary computation</w:t>
      </w:r>
      <w:r>
        <w:t xml:space="preserve"> </w:t>
      </w:r>
      <w:r>
        <w:rPr>
          <w:b/>
          <w:bCs/>
        </w:rPr>
        <w:t>2005</w:t>
      </w:r>
      <w:r>
        <w:t xml:space="preserve">, </w:t>
      </w:r>
      <w:r>
        <w:rPr>
          <w:i/>
          <w:iCs/>
        </w:rPr>
        <w:t>9</w:t>
      </w:r>
      <w:r>
        <w:t>, 303–317.</w:t>
      </w:r>
    </w:p>
    <w:p w14:paraId="6AC8C63D" w14:textId="77777777" w:rsidR="00EE1E2D" w:rsidRDefault="00EE1E2D" w:rsidP="00EE1E2D">
      <w:pPr>
        <w:pStyle w:val="Bibliography"/>
      </w:pPr>
      <w:r>
        <w:t xml:space="preserve">202. </w:t>
      </w:r>
      <w:r>
        <w:tab/>
        <w:t xml:space="preserve">Haji, S.H.; Abdulazeez, A.M. COMPARISON OF OPTIMIZATION TECHNIQUES BASED ON GRADIENT DESCENT ALGORITHM: A REVIEW. </w:t>
      </w:r>
      <w:r>
        <w:rPr>
          <w:i/>
          <w:iCs/>
        </w:rPr>
        <w:t>PalArch’s Journal of Archaeology of Egypt / Egyptology</w:t>
      </w:r>
      <w:r>
        <w:t xml:space="preserve"> </w:t>
      </w:r>
      <w:r>
        <w:rPr>
          <w:b/>
          <w:bCs/>
        </w:rPr>
        <w:t>2021</w:t>
      </w:r>
      <w:r>
        <w:t xml:space="preserve">, </w:t>
      </w:r>
      <w:r>
        <w:rPr>
          <w:i/>
          <w:iCs/>
        </w:rPr>
        <w:t>18</w:t>
      </w:r>
      <w:r>
        <w:t>, 2715–2743.</w:t>
      </w:r>
    </w:p>
    <w:p w14:paraId="3369F358" w14:textId="77777777" w:rsidR="00EE1E2D" w:rsidRDefault="00EE1E2D" w:rsidP="00EE1E2D">
      <w:pPr>
        <w:pStyle w:val="Bibliography"/>
      </w:pPr>
      <w:r>
        <w:t xml:space="preserve">203. </w:t>
      </w:r>
      <w:r>
        <w:tab/>
        <w:t xml:space="preserve">Wang, D.; Tan, D.; Liu, L. Particle Swarm Optimization Algorithm: An Overview. </w:t>
      </w:r>
      <w:r>
        <w:rPr>
          <w:i/>
          <w:iCs/>
        </w:rPr>
        <w:t>Soft Comput</w:t>
      </w:r>
      <w:r>
        <w:t xml:space="preserve"> </w:t>
      </w:r>
      <w:r>
        <w:rPr>
          <w:b/>
          <w:bCs/>
        </w:rPr>
        <w:t>2018</w:t>
      </w:r>
      <w:r>
        <w:t xml:space="preserve">, </w:t>
      </w:r>
      <w:r>
        <w:rPr>
          <w:i/>
          <w:iCs/>
        </w:rPr>
        <w:t>22</w:t>
      </w:r>
      <w:r>
        <w:t>, 387–408, doi:10.1007/s00500-016-2474-6.</w:t>
      </w:r>
    </w:p>
    <w:p w14:paraId="02A94114" w14:textId="77777777" w:rsidR="00EE1E2D" w:rsidRDefault="00EE1E2D" w:rsidP="00EE1E2D">
      <w:pPr>
        <w:pStyle w:val="Bibliography"/>
      </w:pPr>
      <w:r>
        <w:t xml:space="preserve">204. </w:t>
      </w:r>
      <w:r>
        <w:tab/>
        <w:t xml:space="preserve">Wosniack, M.E.; Raposo, E.P.; Viswanathan, G.M.; da Luz, M.G. A Parallel Algorithm for Random Searches. </w:t>
      </w:r>
      <w:r>
        <w:rPr>
          <w:i/>
          <w:iCs/>
        </w:rPr>
        <w:t>Computer Physics Communications</w:t>
      </w:r>
      <w:r>
        <w:t xml:space="preserve"> </w:t>
      </w:r>
      <w:r>
        <w:rPr>
          <w:b/>
          <w:bCs/>
        </w:rPr>
        <w:t>2015</w:t>
      </w:r>
      <w:r>
        <w:t xml:space="preserve">, </w:t>
      </w:r>
      <w:r>
        <w:rPr>
          <w:i/>
          <w:iCs/>
        </w:rPr>
        <w:t>196</w:t>
      </w:r>
      <w:r>
        <w:t>, 390–397.</w:t>
      </w:r>
    </w:p>
    <w:p w14:paraId="32324208" w14:textId="77777777" w:rsidR="00EE1E2D" w:rsidRDefault="00EE1E2D" w:rsidP="00EE1E2D">
      <w:pPr>
        <w:pStyle w:val="Bibliography"/>
      </w:pPr>
      <w:r>
        <w:t xml:space="preserve">205. </w:t>
      </w:r>
      <w:r>
        <w:tab/>
        <w:t xml:space="preserve">Retallack, A.E.; Ostendorf, B. Relationship between Traffic Volume and Accident Frequency at Intersections. </w:t>
      </w:r>
      <w:r>
        <w:rPr>
          <w:i/>
          <w:iCs/>
        </w:rPr>
        <w:t>International journal of environmental research and public health</w:t>
      </w:r>
      <w:r>
        <w:t xml:space="preserve"> </w:t>
      </w:r>
      <w:r>
        <w:rPr>
          <w:b/>
          <w:bCs/>
        </w:rPr>
        <w:t>2020</w:t>
      </w:r>
      <w:r>
        <w:t xml:space="preserve">, </w:t>
      </w:r>
      <w:r>
        <w:rPr>
          <w:i/>
          <w:iCs/>
        </w:rPr>
        <w:t>17</w:t>
      </w:r>
      <w:r>
        <w:t>, 1393.</w:t>
      </w:r>
    </w:p>
    <w:p w14:paraId="4D1BF55D" w14:textId="77777777" w:rsidR="00EE1E2D" w:rsidRDefault="00EE1E2D" w:rsidP="00EE1E2D">
      <w:pPr>
        <w:pStyle w:val="Bibliography"/>
      </w:pPr>
      <w:r>
        <w:t xml:space="preserve">206. </w:t>
      </w:r>
      <w:r>
        <w:tab/>
        <w:t xml:space="preserve">Lyon, C.; Persaud, B. Pedestrian Collision Prediction Models for Urban Intersections. </w:t>
      </w:r>
      <w:r>
        <w:rPr>
          <w:i/>
          <w:iCs/>
        </w:rPr>
        <w:t>Transportation Research Record: Journal of the Transportation Research Board</w:t>
      </w:r>
      <w:r>
        <w:t xml:space="preserve"> </w:t>
      </w:r>
      <w:r>
        <w:rPr>
          <w:b/>
          <w:bCs/>
        </w:rPr>
        <w:t>2002</w:t>
      </w:r>
      <w:r>
        <w:t xml:space="preserve">, </w:t>
      </w:r>
      <w:r>
        <w:rPr>
          <w:i/>
          <w:iCs/>
        </w:rPr>
        <w:t>1818</w:t>
      </w:r>
      <w:r>
        <w:t>, 102–107, doi:10.3141/1818-16.</w:t>
      </w:r>
    </w:p>
    <w:p w14:paraId="44A0D411" w14:textId="77777777" w:rsidR="00EE1E2D" w:rsidRDefault="00EE1E2D" w:rsidP="00EE1E2D">
      <w:pPr>
        <w:pStyle w:val="Bibliography"/>
      </w:pPr>
      <w:r>
        <w:t xml:space="preserve">207. </w:t>
      </w:r>
      <w:r>
        <w:tab/>
        <w:t xml:space="preserve">Leung, K.; Iu, J.; Gelgor, G.; Halili, A. Collision Statistics: A Study in Toronto Road Safety. </w:t>
      </w:r>
      <w:r>
        <w:rPr>
          <w:i/>
          <w:iCs/>
        </w:rPr>
        <w:t>STEM Fellowship Journal</w:t>
      </w:r>
      <w:r>
        <w:t xml:space="preserve"> </w:t>
      </w:r>
      <w:r>
        <w:rPr>
          <w:b/>
          <w:bCs/>
        </w:rPr>
        <w:t>2016</w:t>
      </w:r>
      <w:r>
        <w:t xml:space="preserve">, </w:t>
      </w:r>
      <w:r>
        <w:rPr>
          <w:i/>
          <w:iCs/>
        </w:rPr>
        <w:t>2</w:t>
      </w:r>
      <w:r>
        <w:t>, 49–54, doi:10.17975/sfj-2016-009.</w:t>
      </w:r>
    </w:p>
    <w:p w14:paraId="0FB7DFB9" w14:textId="68F45D80" w:rsidR="005D0D2F" w:rsidRDefault="0021221A" w:rsidP="004A7D00">
      <w:pPr>
        <w:pStyle w:val="Bibliography"/>
      </w:pPr>
      <w:r>
        <w:fldChar w:fldCharType="end"/>
      </w:r>
    </w:p>
    <w:p w14:paraId="1C0E717C" w14:textId="77777777" w:rsidR="00314AC5" w:rsidRPr="005D0D2F" w:rsidRDefault="005D0D2F" w:rsidP="005D0D2F">
      <w:pPr>
        <w:pStyle w:val="MDPI63Notes"/>
      </w:pPr>
      <w:r w:rsidRPr="005D0D2F">
        <w:rPr>
          <w:b/>
        </w:rPr>
        <w:t>Disclaimer/Publisher’s Note:</w:t>
      </w:r>
      <w:r w:rsidRPr="005D0D2F">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314AC5" w:rsidRPr="005D0D2F" w:rsidSect="00194549">
      <w:headerReference w:type="even" r:id="rId24"/>
      <w:headerReference w:type="default" r:id="rId25"/>
      <w:footerReference w:type="even" r:id="rId26"/>
      <w:footerReference w:type="default" r:id="rId27"/>
      <w:headerReference w:type="first" r:id="rId28"/>
      <w:footerReference w:type="first" r:id="rId29"/>
      <w:type w:val="continuous"/>
      <w:pgSz w:w="11906" w:h="16838" w:code="9"/>
      <w:pgMar w:top="1417" w:right="720" w:bottom="1077" w:left="720" w:header="1020" w:footer="340" w:gutter="0"/>
      <w:lnNumType w:countBy="1" w:distance="255" w:restart="continuous"/>
      <w:pgNumType w:start="1"/>
      <w:cols w:space="425"/>
      <w:titlePg/>
      <w:bidi/>
      <w:docGrid w:type="lines"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snli" w:date="2025-11-17T22:43:00Z" w:initials="s">
    <w:p w14:paraId="48388B73" w14:textId="1B1C6821" w:rsidR="00BF5F1F" w:rsidRDefault="00BF5F1F">
      <w:pPr>
        <w:pStyle w:val="CommentText"/>
      </w:pPr>
      <w:r>
        <w:rPr>
          <w:rStyle w:val="CommentReference"/>
        </w:rPr>
        <w:annotationRef/>
      </w:r>
      <w:r>
        <w:t>I think you can also add your current affiliation – list both TMU and UoT</w:t>
      </w:r>
    </w:p>
  </w:comment>
  <w:comment w:id="7" w:author="Richard Wen" w:date="2025-11-24T00:52:00Z" w:initials="RW">
    <w:p w14:paraId="1D0CE2C1" w14:textId="0F0214C7" w:rsidR="00BF5F1F" w:rsidRDefault="00BF5F1F">
      <w:pPr>
        <w:pStyle w:val="CommentText"/>
      </w:pPr>
      <w:r>
        <w:rPr>
          <w:rStyle w:val="CommentReference"/>
        </w:rPr>
        <w:annotationRef/>
      </w:r>
      <w:r>
        <w:t>I have added a secondary affiliation</w:t>
      </w:r>
    </w:p>
  </w:comment>
  <w:comment w:id="14" w:author="snli" w:date="2025-11-17T23:03:00Z" w:initials="s">
    <w:p w14:paraId="1AE68668" w14:textId="73078B3D" w:rsidR="00BF5F1F" w:rsidRDefault="00BF5F1F">
      <w:pPr>
        <w:pStyle w:val="CommentText"/>
      </w:pPr>
      <w:r>
        <w:rPr>
          <w:rStyle w:val="CommentReference"/>
        </w:rPr>
        <w:annotationRef/>
      </w:r>
      <w:r>
        <w:t xml:space="preserve">Since you don’t have literature review or related work section, this section may be viewed as short or lack of details. If you can, you may want to expand it a bit by adding more details of the reviewed relevant papers that led to the identified gaps. </w:t>
      </w:r>
    </w:p>
  </w:comment>
  <w:comment w:id="15" w:author="Richard Wen" w:date="2026-02-25T18:31:00Z" w:initials="RW">
    <w:p w14:paraId="24599BD8" w14:textId="5943C5B3" w:rsidR="00BF5F1F" w:rsidRDefault="00BF5F1F">
      <w:pPr>
        <w:pStyle w:val="CommentText"/>
      </w:pPr>
      <w:r>
        <w:rPr>
          <w:rStyle w:val="CommentReference"/>
        </w:rPr>
        <w:annotationRef/>
      </w:r>
      <w:r>
        <w:t>I have added some details on findings referencing widely cited reviews that support the identified gaps</w:t>
      </w:r>
    </w:p>
  </w:comment>
  <w:comment w:id="92" w:author="snli" w:date="2025-11-18T00:05:00Z" w:initials="s">
    <w:p w14:paraId="072B28A4" w14:textId="62AFD2F4" w:rsidR="00BF5F1F" w:rsidRDefault="00BF5F1F">
      <w:pPr>
        <w:pStyle w:val="CommentText"/>
      </w:pPr>
      <w:r>
        <w:rPr>
          <w:rStyle w:val="CommentReference"/>
        </w:rPr>
        <w:annotationRef/>
      </w:r>
      <w:r>
        <w:t>Just curious if reducing road width is the common way of helping reducing injuries in high-collision areas in transportation. If not, perhaps try a different example.</w:t>
      </w:r>
    </w:p>
  </w:comment>
  <w:comment w:id="93" w:author="Richard Wen" w:date="2026-02-19T13:06:00Z" w:initials="RW">
    <w:p w14:paraId="0BE3209D" w14:textId="77777777" w:rsidR="00BF5F1F" w:rsidRDefault="00BF5F1F" w:rsidP="00C165C1">
      <w:pPr>
        <w:jc w:val="left"/>
      </w:pPr>
      <w:r>
        <w:rPr>
          <w:rStyle w:val="CommentReference"/>
        </w:rPr>
        <w:annotationRef/>
      </w:r>
      <w:r>
        <w:t>Yes, it is one of the widely studied methods to help calm traffic and also reduce collisions - I have added some references to support this</w:t>
      </w:r>
    </w:p>
  </w:comment>
  <w:comment w:id="115" w:author="snli" w:date="2025-11-18T00:48:00Z" w:initials="s">
    <w:p w14:paraId="3719DC39" w14:textId="30F01888" w:rsidR="00BF5F1F" w:rsidRDefault="00BF5F1F">
      <w:pPr>
        <w:pStyle w:val="CommentText"/>
      </w:pPr>
      <w:r>
        <w:rPr>
          <w:rStyle w:val="CommentReference"/>
        </w:rPr>
        <w:annotationRef/>
      </w:r>
      <w:r>
        <w:t xml:space="preserve">I recall early you mention about using vector data for the framework and now raster grid. Did I miss anything? </w:t>
      </w:r>
    </w:p>
  </w:comment>
  <w:comment w:id="116" w:author="Richard Wen" w:date="2025-11-24T00:54:00Z" w:initials="RW">
    <w:p w14:paraId="4D613C9A" w14:textId="7EC0CC8E" w:rsidR="00BF5F1F" w:rsidRDefault="00BF5F1F">
      <w:pPr>
        <w:pStyle w:val="CommentText"/>
      </w:pPr>
      <w:r>
        <w:rPr>
          <w:rStyle w:val="CommentReference"/>
        </w:rPr>
        <w:annotationRef/>
      </w:r>
      <w:r>
        <w:t>These are still vector grids (they are simply square polygons that form the grid) – we do them this way so that the framework can technically support any shape (e.g. political boundaries, hexagons, etc), I have clarified by noting “vector grids”.</w:t>
      </w:r>
    </w:p>
  </w:comment>
  <w:comment w:id="119" w:author="snli" w:date="2025-11-18T00:51:00Z" w:initials="s">
    <w:p w14:paraId="29306EDD" w14:textId="4FF044FE" w:rsidR="00BF5F1F" w:rsidRDefault="00BF5F1F">
      <w:pPr>
        <w:pStyle w:val="CommentText"/>
      </w:pPr>
      <w:r>
        <w:rPr>
          <w:rStyle w:val="CommentReference"/>
        </w:rPr>
        <w:annotationRef/>
      </w:r>
      <w:r>
        <w:t>How do you define “line objects” here? Do you mean line segments – the portion falls into grid cell?</w:t>
      </w:r>
    </w:p>
  </w:comment>
  <w:comment w:id="120" w:author="Richard Wen" w:date="2025-11-24T00:56:00Z" w:initials="RW">
    <w:p w14:paraId="60CA7ABF" w14:textId="746E1C8B" w:rsidR="00BF5F1F" w:rsidRDefault="00BF5F1F">
      <w:pPr>
        <w:pStyle w:val="CommentText"/>
      </w:pPr>
      <w:r>
        <w:rPr>
          <w:rStyle w:val="CommentReference"/>
        </w:rPr>
        <w:annotationRef/>
      </w:r>
      <w:r>
        <w:t>Yes line segments, I will apply the change in wording with “segments” to clarify</w:t>
      </w:r>
    </w:p>
  </w:comment>
  <w:comment w:id="123" w:author="snli" w:date="2025-11-18T00:52:00Z" w:initials="s">
    <w:p w14:paraId="0FE3F087" w14:textId="0CA60E50" w:rsidR="00BF5F1F" w:rsidRDefault="00BF5F1F">
      <w:pPr>
        <w:pStyle w:val="CommentText"/>
      </w:pPr>
      <w:r>
        <w:rPr>
          <w:rStyle w:val="CommentReference"/>
        </w:rPr>
        <w:annotationRef/>
      </w:r>
      <w:r>
        <w:t>Similarly, how do you define “polygon objects”? Are they the portion overlapped with grid cells?</w:t>
      </w:r>
    </w:p>
  </w:comment>
  <w:comment w:id="124" w:author="Richard Wen" w:date="2025-11-24T00:57:00Z" w:initials="RW">
    <w:p w14:paraId="070F62AF" w14:textId="46751703" w:rsidR="00BF5F1F" w:rsidRDefault="00BF5F1F">
      <w:pPr>
        <w:pStyle w:val="CommentText"/>
      </w:pPr>
      <w:r>
        <w:rPr>
          <w:rStyle w:val="CommentReference"/>
        </w:rPr>
        <w:annotationRef/>
      </w:r>
      <w:r>
        <w:t>Polygon objects are multiple points joined together to form an area, as noted in the methodology (Section 2.1.2), I have added the wording “intersecting” to clarify which spatial join calculates the statistics</w:t>
      </w:r>
    </w:p>
  </w:comment>
  <w:comment w:id="130" w:author="Richard Wen" w:date="2025-12-24T15:35:00Z" w:initials="RW">
    <w:p w14:paraId="15174627" w14:textId="1E51F9F2" w:rsidR="00BF5F1F" w:rsidRDefault="00BF5F1F">
      <w:pPr>
        <w:pStyle w:val="CommentText"/>
      </w:pPr>
      <w:r>
        <w:rPr>
          <w:rStyle w:val="CommentReference"/>
        </w:rPr>
        <w:annotationRef/>
      </w:r>
      <w:r>
        <w:t xml:space="preserve">From Songnian: </w:t>
      </w:r>
      <w:r w:rsidRPr="00380E09">
        <w:t>I found Section 3 has a lot of repetition texts or contents making it lengthy and not well organized. You m</w:t>
      </w:r>
      <w:r>
        <w:t>ay want to tight up the texts.</w:t>
      </w:r>
    </w:p>
  </w:comment>
  <w:comment w:id="141" w:author="snli" w:date="2025-11-18T01:01:00Z" w:initials="s">
    <w:p w14:paraId="573D8CCA" w14:textId="64FDC6B0" w:rsidR="00BF5F1F" w:rsidRDefault="00BF5F1F">
      <w:pPr>
        <w:pStyle w:val="CommentText"/>
      </w:pPr>
      <w:r>
        <w:rPr>
          <w:rStyle w:val="CommentReference"/>
        </w:rPr>
        <w:annotationRef/>
      </w:r>
      <w:r>
        <w:t>Is this section necessary? It reads like a recap of Section 2 in the context of case study. Can its content be combined into 3.2 or condensed?</w:t>
      </w:r>
    </w:p>
  </w:comment>
  <w:comment w:id="142" w:author="Richard Wen" w:date="2025-12-22T19:06:00Z" w:initials="RW">
    <w:p w14:paraId="158A45D6" w14:textId="0F79F993" w:rsidR="00BF5F1F" w:rsidRDefault="00BF5F1F">
      <w:pPr>
        <w:pStyle w:val="CommentText"/>
      </w:pPr>
      <w:r>
        <w:rPr>
          <w:rStyle w:val="CommentReference"/>
        </w:rPr>
        <w:annotationRef/>
      </w:r>
      <w:r>
        <w:t>Yes, and I can substantially shorten this section. I wish to leave this section here to show the results clearly answered the research questions, and to provide a resulting summary of the full framework produced for future readers. The examples have been moved to Appendix A, and I moved the considerations from the discussion to Appendix B.</w:t>
      </w:r>
    </w:p>
  </w:comment>
  <w:comment w:id="356" w:author="snli" w:date="2025-11-18T01:04:00Z" w:initials="s">
    <w:p w14:paraId="6CB3A9F5" w14:textId="5E45F1D3" w:rsidR="00BF5F1F" w:rsidRDefault="00BF5F1F">
      <w:pPr>
        <w:pStyle w:val="CommentText"/>
      </w:pPr>
      <w:r>
        <w:rPr>
          <w:rStyle w:val="CommentReference"/>
        </w:rPr>
        <w:annotationRef/>
      </w:r>
      <w:r>
        <w:t>This part seems to repeat what has already been described.</w:t>
      </w:r>
    </w:p>
  </w:comment>
  <w:comment w:id="357" w:author="Richard Wen" w:date="2025-12-22T19:09:00Z" w:initials="RW">
    <w:p w14:paraId="4C91C6A0" w14:textId="6E081217" w:rsidR="00BF5F1F" w:rsidRDefault="00BF5F1F">
      <w:pPr>
        <w:pStyle w:val="CommentText"/>
      </w:pPr>
      <w:r>
        <w:rPr>
          <w:rStyle w:val="CommentReference"/>
        </w:rPr>
        <w:annotationRef/>
      </w:r>
      <w:r>
        <w:t>I will remove this.</w:t>
      </w:r>
    </w:p>
  </w:comment>
  <w:comment w:id="369" w:author="snli" w:date="2025-11-18T01:07:00Z" w:initials="s">
    <w:p w14:paraId="60D147AB" w14:textId="4B31F0DD" w:rsidR="00BF5F1F" w:rsidRDefault="00BF5F1F">
      <w:pPr>
        <w:pStyle w:val="CommentText"/>
      </w:pPr>
      <w:r>
        <w:rPr>
          <w:rStyle w:val="CommentReference"/>
        </w:rPr>
        <w:annotationRef/>
      </w:r>
      <w:r>
        <w:t>This was already described.</w:t>
      </w:r>
    </w:p>
  </w:comment>
  <w:comment w:id="370" w:author="Richard Wen" w:date="2025-12-22T19:09:00Z" w:initials="RW">
    <w:p w14:paraId="7C0D1C5E" w14:textId="20E2F134" w:rsidR="00BF5F1F" w:rsidRDefault="00BF5F1F">
      <w:pPr>
        <w:pStyle w:val="CommentText"/>
      </w:pPr>
      <w:r>
        <w:rPr>
          <w:rStyle w:val="CommentReference"/>
        </w:rPr>
        <w:annotationRef/>
      </w:r>
      <w:r>
        <w:t>I will remove this.</w:t>
      </w:r>
    </w:p>
  </w:comment>
  <w:comment w:id="420" w:author="Richard Wen" w:date="2025-12-24T15:36:00Z" w:initials="RW">
    <w:p w14:paraId="069D9DF4" w14:textId="6549C63D" w:rsidR="00BF5F1F" w:rsidRDefault="00BF5F1F">
      <w:pPr>
        <w:pStyle w:val="CommentText"/>
      </w:pPr>
      <w:r>
        <w:rPr>
          <w:rStyle w:val="CommentReference"/>
        </w:rPr>
        <w:annotationRef/>
      </w:r>
      <w:r>
        <w:rPr>
          <w:rFonts w:ascii="Arial" w:hAnsi="Arial" w:cs="Arial"/>
          <w:color w:val="222222"/>
          <w:shd w:val="clear" w:color="auto" w:fill="FFFFFF"/>
        </w:rPr>
        <w:t xml:space="preserve">From Songnian: </w:t>
      </w:r>
      <w:r w:rsidRPr="00380E09">
        <w:rPr>
          <w:rFonts w:ascii="Arial" w:hAnsi="Arial" w:cs="Arial"/>
          <w:color w:val="222222"/>
          <w:shd w:val="clear" w:color="auto" w:fill="FFFFFF"/>
        </w:rPr>
        <w:t>In Section 4, I think the discussions are also lengthy, too long for paper like this one. I believe you can shorten it by removing those unnecessary texts, e.g., texts describing contextual connections between different parts and possible repetition content.</w:t>
      </w:r>
    </w:p>
  </w:comment>
  <w:comment w:id="421" w:author="Richard Wen" w:date="2026-02-27T18:29:00Z" w:initials="RW">
    <w:p w14:paraId="4D059F74" w14:textId="5CD61793" w:rsidR="00BF5F1F" w:rsidRDefault="00BF5F1F">
      <w:pPr>
        <w:pStyle w:val="CommentText"/>
      </w:pPr>
      <w:r>
        <w:rPr>
          <w:rStyle w:val="CommentReference"/>
        </w:rPr>
        <w:annotationRef/>
      </w:r>
      <w:r>
        <w:t>I have removed the contextual connections between different parts at the beginning of each subsection, and also reduced repeated content.</w:t>
      </w:r>
    </w:p>
  </w:comment>
  <w:comment w:id="819" w:author="Richard Wen" w:date="2026-02-28T01:18:00Z" w:initials="RW">
    <w:p w14:paraId="571960FB" w14:textId="77777777" w:rsidR="00BF5F1F" w:rsidRDefault="00BF5F1F" w:rsidP="008333F2">
      <w:pPr>
        <w:pStyle w:val="CommentText"/>
      </w:pPr>
      <w:r>
        <w:rPr>
          <w:rStyle w:val="CommentReference"/>
        </w:rPr>
        <w:annotationRef/>
      </w:r>
      <w:r>
        <w:t>Need to fix “Text” placeholder in figure</w:t>
      </w:r>
    </w:p>
  </w:comment>
  <w:comment w:id="826" w:author="snli" w:date="2025-11-18T01:11:00Z" w:initials="s">
    <w:p w14:paraId="65FE0568" w14:textId="77777777" w:rsidR="00BF5F1F" w:rsidRDefault="00BF5F1F" w:rsidP="00B329AF">
      <w:pPr>
        <w:pStyle w:val="CommentText"/>
      </w:pPr>
      <w:r>
        <w:rPr>
          <w:rStyle w:val="CommentReference"/>
        </w:rPr>
        <w:annotationRef/>
      </w:r>
      <w:r>
        <w:t>Be consistent – “Scenario One”?</w:t>
      </w:r>
    </w:p>
  </w:comment>
  <w:comment w:id="827" w:author="Richard Wen" w:date="2025-12-22T19:10:00Z" w:initials="RW">
    <w:p w14:paraId="5D2249FC" w14:textId="77777777" w:rsidR="00BF5F1F" w:rsidRDefault="00BF5F1F" w:rsidP="00B329AF">
      <w:pPr>
        <w:pStyle w:val="CommentText"/>
      </w:pPr>
      <w:r>
        <w:rPr>
          <w:rStyle w:val="CommentReference"/>
        </w:rPr>
        <w:annotationRef/>
      </w:r>
      <w:r>
        <w:t>I will use scenario 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388B73" w15:done="0"/>
  <w15:commentEx w15:paraId="1D0CE2C1" w15:paraIdParent="48388B73" w15:done="0"/>
  <w15:commentEx w15:paraId="1AE68668" w15:done="0"/>
  <w15:commentEx w15:paraId="24599BD8" w15:paraIdParent="1AE68668" w15:done="0"/>
  <w15:commentEx w15:paraId="072B28A4" w15:done="0"/>
  <w15:commentEx w15:paraId="0BE3209D" w15:paraIdParent="072B28A4" w15:done="0"/>
  <w15:commentEx w15:paraId="3719DC39" w15:done="0"/>
  <w15:commentEx w15:paraId="4D613C9A" w15:paraIdParent="3719DC39" w15:done="0"/>
  <w15:commentEx w15:paraId="29306EDD" w15:done="0"/>
  <w15:commentEx w15:paraId="60CA7ABF" w15:paraIdParent="29306EDD" w15:done="0"/>
  <w15:commentEx w15:paraId="0FE3F087" w15:done="0"/>
  <w15:commentEx w15:paraId="070F62AF" w15:paraIdParent="0FE3F087" w15:done="0"/>
  <w15:commentEx w15:paraId="15174627" w15:done="0"/>
  <w15:commentEx w15:paraId="573D8CCA" w15:done="0"/>
  <w15:commentEx w15:paraId="158A45D6" w15:paraIdParent="573D8CCA" w15:done="0"/>
  <w15:commentEx w15:paraId="6CB3A9F5" w15:done="0"/>
  <w15:commentEx w15:paraId="4C91C6A0" w15:paraIdParent="6CB3A9F5" w15:done="0"/>
  <w15:commentEx w15:paraId="60D147AB" w15:done="0"/>
  <w15:commentEx w15:paraId="7C0D1C5E" w15:paraIdParent="60D147AB" w15:done="0"/>
  <w15:commentEx w15:paraId="069D9DF4" w15:done="0"/>
  <w15:commentEx w15:paraId="4D059F74" w15:paraIdParent="069D9DF4" w15:done="0"/>
  <w15:commentEx w15:paraId="571960FB" w15:done="0"/>
  <w15:commentEx w15:paraId="65FE0568" w15:done="0"/>
  <w15:commentEx w15:paraId="5D2249FC" w15:paraIdParent="65FE05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A6741A" w16cex:dateUtc="2026-02-19T18: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388B73" w16cid:durableId="48388B73"/>
  <w16cid:commentId w16cid:paraId="1D0CE2C1" w16cid:durableId="1D0CE2C1"/>
  <w16cid:commentId w16cid:paraId="1AE68668" w16cid:durableId="1AE68668"/>
  <w16cid:commentId w16cid:paraId="24599BD8" w16cid:durableId="24599BD8"/>
  <w16cid:commentId w16cid:paraId="072B28A4" w16cid:durableId="072B28A4"/>
  <w16cid:commentId w16cid:paraId="0BE3209D" w16cid:durableId="0DA6741A"/>
  <w16cid:commentId w16cid:paraId="3719DC39" w16cid:durableId="3719DC39"/>
  <w16cid:commentId w16cid:paraId="4D613C9A" w16cid:durableId="4D613C9A"/>
  <w16cid:commentId w16cid:paraId="29306EDD" w16cid:durableId="29306EDD"/>
  <w16cid:commentId w16cid:paraId="60CA7ABF" w16cid:durableId="60CA7ABF"/>
  <w16cid:commentId w16cid:paraId="0FE3F087" w16cid:durableId="0FE3F087"/>
  <w16cid:commentId w16cid:paraId="070F62AF" w16cid:durableId="070F62AF"/>
  <w16cid:commentId w16cid:paraId="15174627" w16cid:durableId="15174627"/>
  <w16cid:commentId w16cid:paraId="573D8CCA" w16cid:durableId="573D8CCA"/>
  <w16cid:commentId w16cid:paraId="158A45D6" w16cid:durableId="158A45D6"/>
  <w16cid:commentId w16cid:paraId="6CB3A9F5" w16cid:durableId="6CB3A9F5"/>
  <w16cid:commentId w16cid:paraId="4C91C6A0" w16cid:durableId="4C91C6A0"/>
  <w16cid:commentId w16cid:paraId="60D147AB" w16cid:durableId="60D147AB"/>
  <w16cid:commentId w16cid:paraId="7C0D1C5E" w16cid:durableId="7C0D1C5E"/>
  <w16cid:commentId w16cid:paraId="069D9DF4" w16cid:durableId="069D9DF4"/>
  <w16cid:commentId w16cid:paraId="4D059F74" w16cid:durableId="4D059F74"/>
  <w16cid:commentId w16cid:paraId="571960FB" w16cid:durableId="571960FB"/>
  <w16cid:commentId w16cid:paraId="65FE0568" w16cid:durableId="65FE0568"/>
  <w16cid:commentId w16cid:paraId="5D2249FC" w16cid:durableId="5D2249F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F61042" w14:textId="77777777" w:rsidR="00F52900" w:rsidRDefault="00F52900">
      <w:pPr>
        <w:spacing w:line="240" w:lineRule="auto"/>
      </w:pPr>
      <w:r>
        <w:separator/>
      </w:r>
    </w:p>
  </w:endnote>
  <w:endnote w:type="continuationSeparator" w:id="0">
    <w:p w14:paraId="5E70FD3E" w14:textId="77777777" w:rsidR="00F52900" w:rsidRDefault="00F529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URWPalladioL-Ital">
    <w:altName w:val="Yu Gothic"/>
    <w:panose1 w:val="00000000000000000000"/>
    <w:charset w:val="80"/>
    <w:family w:val="auto"/>
    <w:notTrueType/>
    <w:pitch w:val="default"/>
    <w:sig w:usb0="00000001" w:usb1="08070000" w:usb2="00000010" w:usb3="00000000" w:csb0="00020000"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02B76" w14:textId="77777777" w:rsidR="00BF5F1F" w:rsidRDefault="00BF5F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477AE" w14:textId="77777777" w:rsidR="00BF5F1F" w:rsidRPr="00BF6588" w:rsidRDefault="00BF5F1F" w:rsidP="00A61FBB">
    <w:pPr>
      <w:pStyle w:val="Footer"/>
      <w:spacing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0EBFA" w14:textId="77777777" w:rsidR="00BF5F1F" w:rsidRDefault="00BF5F1F" w:rsidP="008C3B74">
    <w:pPr>
      <w:pBdr>
        <w:top w:val="single" w:sz="4" w:space="0" w:color="000000"/>
      </w:pBdr>
      <w:tabs>
        <w:tab w:val="right" w:pos="8844"/>
      </w:tabs>
      <w:adjustRightInd w:val="0"/>
      <w:snapToGrid w:val="0"/>
      <w:spacing w:before="480" w:line="100" w:lineRule="exact"/>
      <w:jc w:val="left"/>
      <w:rPr>
        <w:i/>
        <w:sz w:val="16"/>
        <w:szCs w:val="16"/>
      </w:rPr>
    </w:pPr>
  </w:p>
  <w:p w14:paraId="7C39B7AC" w14:textId="5D49F536" w:rsidR="00BF5F1F" w:rsidRPr="00372FCD" w:rsidRDefault="00BF5F1F" w:rsidP="00CC22F7">
    <w:pPr>
      <w:tabs>
        <w:tab w:val="right" w:pos="10466"/>
      </w:tabs>
      <w:adjustRightInd w:val="0"/>
      <w:snapToGrid w:val="0"/>
      <w:spacing w:line="240" w:lineRule="auto"/>
      <w:rPr>
        <w:sz w:val="16"/>
        <w:szCs w:val="16"/>
        <w:lang w:val="fr-CH"/>
      </w:rPr>
    </w:pPr>
    <w:r w:rsidRPr="00327333">
      <w:rPr>
        <w:i/>
        <w:sz w:val="16"/>
        <w:szCs w:val="16"/>
      </w:rPr>
      <w:t xml:space="preserve">ISPRS Int. J. Geo-Inf. </w:t>
    </w:r>
    <w:del w:id="838" w:author="Richard Wen" w:date="2026-02-24T17:54:00Z">
      <w:r w:rsidDel="00830365">
        <w:rPr>
          <w:b/>
          <w:bCs/>
          <w:iCs/>
          <w:sz w:val="16"/>
          <w:szCs w:val="16"/>
        </w:rPr>
        <w:delText>2025</w:delText>
      </w:r>
    </w:del>
    <w:ins w:id="839" w:author="Richard Wen" w:date="2026-02-24T17:54:00Z">
      <w:r>
        <w:rPr>
          <w:b/>
          <w:bCs/>
          <w:iCs/>
          <w:sz w:val="16"/>
          <w:szCs w:val="16"/>
        </w:rPr>
        <w:t>2026</w:t>
      </w:r>
    </w:ins>
    <w:r w:rsidRPr="009F1417">
      <w:rPr>
        <w:bCs/>
        <w:iCs/>
        <w:sz w:val="16"/>
        <w:szCs w:val="16"/>
      </w:rPr>
      <w:t>,</w:t>
    </w:r>
    <w:r>
      <w:rPr>
        <w:bCs/>
        <w:i/>
        <w:iCs/>
        <w:sz w:val="16"/>
        <w:szCs w:val="16"/>
      </w:rPr>
      <w:t xml:space="preserve"> 1</w:t>
    </w:r>
    <w:ins w:id="840" w:author="Richard Wen" w:date="2025-12-22T20:50:00Z">
      <w:r>
        <w:rPr>
          <w:bCs/>
          <w:i/>
          <w:iCs/>
          <w:sz w:val="16"/>
          <w:szCs w:val="16"/>
        </w:rPr>
        <w:t>5</w:t>
      </w:r>
    </w:ins>
    <w:del w:id="841" w:author="Richard Wen" w:date="2025-12-22T20:50:00Z">
      <w:r w:rsidDel="0049643F">
        <w:rPr>
          <w:bCs/>
          <w:i/>
          <w:iCs/>
          <w:sz w:val="16"/>
          <w:szCs w:val="16"/>
        </w:rPr>
        <w:delText>3</w:delText>
      </w:r>
    </w:del>
    <w:r w:rsidRPr="009F1417">
      <w:rPr>
        <w:bCs/>
        <w:iCs/>
        <w:sz w:val="16"/>
        <w:szCs w:val="16"/>
      </w:rPr>
      <w:t xml:space="preserve">, </w:t>
    </w:r>
    <w:r>
      <w:rPr>
        <w:bCs/>
        <w:iCs/>
        <w:sz w:val="16"/>
        <w:szCs w:val="16"/>
      </w:rPr>
      <w:t>x. https://doi.org/10.3390/xxxxx</w:t>
    </w:r>
    <w:r w:rsidRPr="00372FCD">
      <w:rPr>
        <w:sz w:val="16"/>
        <w:szCs w:val="16"/>
        <w:lang w:val="fr-CH"/>
      </w:rPr>
      <w:tab/>
      <w:t>www.mdpi.com/journal/</w:t>
    </w:r>
    <w:r w:rsidRPr="00327333">
      <w:rPr>
        <w:sz w:val="16"/>
        <w:szCs w:val="16"/>
      </w:rPr>
      <w:t>ijgi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3C75EB" w14:textId="77777777" w:rsidR="00F52900" w:rsidRDefault="00F52900">
      <w:pPr>
        <w:spacing w:line="240" w:lineRule="auto"/>
      </w:pPr>
      <w:r>
        <w:separator/>
      </w:r>
    </w:p>
  </w:footnote>
  <w:footnote w:type="continuationSeparator" w:id="0">
    <w:p w14:paraId="793E5498" w14:textId="77777777" w:rsidR="00F52900" w:rsidRDefault="00F529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0CD99" w14:textId="77777777" w:rsidR="00BF5F1F" w:rsidRDefault="00BF5F1F" w:rsidP="00A61FBB">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8A488" w14:textId="3AA3FE94" w:rsidR="00BF5F1F" w:rsidRDefault="00BF5F1F" w:rsidP="00CC22F7">
    <w:pPr>
      <w:tabs>
        <w:tab w:val="right" w:pos="10466"/>
      </w:tabs>
      <w:adjustRightInd w:val="0"/>
      <w:snapToGrid w:val="0"/>
      <w:spacing w:line="240" w:lineRule="auto"/>
      <w:rPr>
        <w:sz w:val="16"/>
      </w:rPr>
    </w:pPr>
    <w:r>
      <w:rPr>
        <w:i/>
        <w:sz w:val="16"/>
      </w:rPr>
      <w:t xml:space="preserve">ISPRS Int. J. Geo-Inf. </w:t>
    </w:r>
    <w:r>
      <w:rPr>
        <w:b/>
        <w:sz w:val="16"/>
      </w:rPr>
      <w:t>202</w:t>
    </w:r>
    <w:ins w:id="835" w:author="Richard Wen" w:date="2026-02-24T17:54:00Z">
      <w:r>
        <w:rPr>
          <w:b/>
          <w:sz w:val="16"/>
        </w:rPr>
        <w:t>6</w:t>
      </w:r>
    </w:ins>
    <w:del w:id="836" w:author="Richard Wen" w:date="2026-02-24T17:54:00Z">
      <w:r w:rsidDel="00830365">
        <w:rPr>
          <w:b/>
          <w:sz w:val="16"/>
        </w:rPr>
        <w:delText>5</w:delText>
      </w:r>
    </w:del>
    <w:r w:rsidRPr="009F1417">
      <w:rPr>
        <w:sz w:val="16"/>
      </w:rPr>
      <w:t>,</w:t>
    </w:r>
    <w:r>
      <w:rPr>
        <w:i/>
        <w:sz w:val="16"/>
      </w:rPr>
      <w:t xml:space="preserve"> 1</w:t>
    </w:r>
    <w:del w:id="837" w:author="Richard Wen" w:date="2026-02-24T17:54:00Z">
      <w:r w:rsidDel="00830365">
        <w:rPr>
          <w:i/>
          <w:sz w:val="16"/>
        </w:rPr>
        <w:delText>4</w:delText>
      </w:r>
    </w:del>
    <w:r>
      <w:rPr>
        <w:sz w:val="16"/>
      </w:rPr>
      <w:t>, x FOR PEER REVIEW</w:t>
    </w:r>
    <w:r>
      <w:rPr>
        <w:sz w:val="16"/>
      </w:rPr>
      <w:tab/>
    </w:r>
    <w:r>
      <w:rPr>
        <w:sz w:val="16"/>
      </w:rPr>
      <w:fldChar w:fldCharType="begin"/>
    </w:r>
    <w:r>
      <w:rPr>
        <w:sz w:val="16"/>
      </w:rPr>
      <w:instrText xml:space="preserve"> PAGE   \* MERGEFORMAT </w:instrText>
    </w:r>
    <w:r>
      <w:rPr>
        <w:sz w:val="16"/>
      </w:rPr>
      <w:fldChar w:fldCharType="separate"/>
    </w:r>
    <w:r w:rsidR="00E51456">
      <w:rPr>
        <w:noProof/>
        <w:sz w:val="16"/>
      </w:rPr>
      <w:t>8</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sidR="00E51456">
      <w:rPr>
        <w:noProof/>
        <w:sz w:val="16"/>
      </w:rPr>
      <w:t>35</w:t>
    </w:r>
    <w:r>
      <w:rPr>
        <w:sz w:val="16"/>
      </w:rPr>
      <w:fldChar w:fldCharType="end"/>
    </w:r>
  </w:p>
  <w:p w14:paraId="2A4CBD7D" w14:textId="77777777" w:rsidR="00BF5F1F" w:rsidRPr="005C28F9" w:rsidRDefault="00BF5F1F" w:rsidP="008C3B74">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BF5F1F" w:rsidRPr="00CC22F7" w14:paraId="1C25A1C5" w14:textId="77777777" w:rsidTr="001D4C79">
      <w:trPr>
        <w:trHeight w:val="686"/>
      </w:trPr>
      <w:tc>
        <w:tcPr>
          <w:tcW w:w="3679" w:type="dxa"/>
          <w:vAlign w:val="center"/>
        </w:tcPr>
        <w:p w14:paraId="233B90CB" w14:textId="77777777" w:rsidR="00BF5F1F" w:rsidRPr="00F30E14" w:rsidRDefault="00BF5F1F" w:rsidP="00CC22F7">
          <w:pPr>
            <w:pStyle w:val="Header"/>
            <w:pBdr>
              <w:bottom w:val="none" w:sz="0" w:space="0" w:color="auto"/>
            </w:pBdr>
            <w:jc w:val="left"/>
            <w:rPr>
              <w:rFonts w:eastAsia="DengXian"/>
              <w:b/>
              <w:bCs/>
            </w:rPr>
          </w:pPr>
          <w:r>
            <w:rPr>
              <w:rFonts w:eastAsia="DengXian"/>
              <w:b/>
              <w:bCs/>
              <w:noProof/>
              <w:lang w:val="en-CA" w:eastAsia="en-CA"/>
            </w:rPr>
            <w:drawing>
              <wp:inline distT="0" distB="0" distL="0" distR="0" wp14:anchorId="69BD1777" wp14:editId="163A250C">
                <wp:extent cx="1764507" cy="432000"/>
                <wp:effectExtent l="0" t="0" r="7620" b="6350"/>
                <wp:docPr id="69392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24536" name=""/>
                        <pic:cNvPicPr/>
                      </pic:nvPicPr>
                      <pic:blipFill>
                        <a:blip r:embed="rId1"/>
                        <a:stretch>
                          <a:fillRect/>
                        </a:stretch>
                      </pic:blipFill>
                      <pic:spPr>
                        <a:xfrm>
                          <a:off x="0" y="0"/>
                          <a:ext cx="1764507" cy="432000"/>
                        </a:xfrm>
                        <a:prstGeom prst="rect">
                          <a:avLst/>
                        </a:prstGeom>
                      </pic:spPr>
                    </pic:pic>
                  </a:graphicData>
                </a:graphic>
              </wp:inline>
            </w:drawing>
          </w:r>
        </w:p>
      </w:tc>
      <w:tc>
        <w:tcPr>
          <w:tcW w:w="4535" w:type="dxa"/>
          <w:vAlign w:val="center"/>
        </w:tcPr>
        <w:p w14:paraId="3F2E87CC" w14:textId="77777777" w:rsidR="00BF5F1F" w:rsidRPr="00F30E14" w:rsidRDefault="00BF5F1F" w:rsidP="00CC22F7">
          <w:pPr>
            <w:pStyle w:val="Header"/>
            <w:pBdr>
              <w:bottom w:val="none" w:sz="0" w:space="0" w:color="auto"/>
            </w:pBdr>
            <w:rPr>
              <w:rFonts w:eastAsia="DengXian"/>
              <w:b/>
              <w:bCs/>
            </w:rPr>
          </w:pPr>
        </w:p>
      </w:tc>
      <w:tc>
        <w:tcPr>
          <w:tcW w:w="2273" w:type="dxa"/>
          <w:vAlign w:val="center"/>
        </w:tcPr>
        <w:p w14:paraId="771C84F5" w14:textId="77777777" w:rsidR="00BF5F1F" w:rsidRPr="00F30E14" w:rsidRDefault="00BF5F1F" w:rsidP="001D4C79">
          <w:pPr>
            <w:pStyle w:val="Header"/>
            <w:pBdr>
              <w:bottom w:val="none" w:sz="0" w:space="0" w:color="auto"/>
            </w:pBdr>
            <w:jc w:val="right"/>
            <w:rPr>
              <w:rFonts w:eastAsia="DengXian"/>
              <w:b/>
              <w:bCs/>
            </w:rPr>
          </w:pPr>
          <w:r>
            <w:rPr>
              <w:rFonts w:eastAsia="DengXian"/>
              <w:b/>
              <w:bCs/>
              <w:noProof/>
              <w:lang w:val="en-CA" w:eastAsia="en-CA"/>
            </w:rPr>
            <w:drawing>
              <wp:inline distT="0" distB="0" distL="0" distR="0" wp14:anchorId="4FABF7A7" wp14:editId="1348A7A6">
                <wp:extent cx="540000" cy="360000"/>
                <wp:effectExtent l="0" t="0" r="0" b="2540"/>
                <wp:docPr id="1472224160" name="Picture 1"/>
                <wp:cNvGraphicFramePr/>
                <a:graphic xmlns:a="http://schemas.openxmlformats.org/drawingml/2006/main">
                  <a:graphicData uri="http://schemas.openxmlformats.org/drawingml/2006/picture">
                    <pic:pic xmlns:pic="http://schemas.openxmlformats.org/drawingml/2006/picture">
                      <pic:nvPicPr>
                        <pic:cNvPr id="1472224160" name=""/>
                        <pic:cNvPicPr/>
                      </pic:nvPicPr>
                      <pic:blipFill>
                        <a:blip r:embed="rId2"/>
                        <a:stretch>
                          <a:fillRect/>
                        </a:stretch>
                      </pic:blipFill>
                      <pic:spPr>
                        <a:xfrm>
                          <a:off x="0" y="0"/>
                          <a:ext cx="540000" cy="360000"/>
                        </a:xfrm>
                        <a:prstGeom prst="rect">
                          <a:avLst/>
                        </a:prstGeom>
                      </pic:spPr>
                    </pic:pic>
                  </a:graphicData>
                </a:graphic>
              </wp:inline>
            </w:drawing>
          </w:r>
        </w:p>
      </w:tc>
    </w:tr>
  </w:tbl>
  <w:p w14:paraId="6ABBB24B" w14:textId="77777777" w:rsidR="00BF5F1F" w:rsidRPr="00876999" w:rsidRDefault="00BF5F1F" w:rsidP="008C3B74">
    <w:pPr>
      <w:pBdr>
        <w:bottom w:val="single" w:sz="4" w:space="1" w:color="000000"/>
      </w:pBdr>
      <w:adjustRightInd w:val="0"/>
      <w:snapToGrid w:val="0"/>
      <w:spacing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4495D"/>
    <w:multiLevelType w:val="hybridMultilevel"/>
    <w:tmpl w:val="633084DA"/>
    <w:lvl w:ilvl="0" w:tplc="88D27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0FD0F1F4"/>
    <w:lvl w:ilvl="0" w:tplc="4B961392">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1EB785B"/>
    <w:multiLevelType w:val="hybridMultilevel"/>
    <w:tmpl w:val="8DAEB296"/>
    <w:lvl w:ilvl="0" w:tplc="B3D44104">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3706BC"/>
    <w:multiLevelType w:val="hybridMultilevel"/>
    <w:tmpl w:val="F18C3E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9" w15:restartNumberingAfterBreak="0">
    <w:nsid w:val="47BD5880"/>
    <w:multiLevelType w:val="hybridMultilevel"/>
    <w:tmpl w:val="79F089BC"/>
    <w:lvl w:ilvl="0" w:tplc="FBB609F0">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2" w15:restartNumberingAfterBreak="0">
    <w:nsid w:val="5B256721"/>
    <w:multiLevelType w:val="hybridMultilevel"/>
    <w:tmpl w:val="0650AE60"/>
    <w:lvl w:ilvl="0" w:tplc="C1C8BE9C">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DA3459"/>
    <w:multiLevelType w:val="hybridMultilevel"/>
    <w:tmpl w:val="F8AEB7C0"/>
    <w:lvl w:ilvl="0" w:tplc="04090001">
      <w:start w:val="1"/>
      <w:numFmt w:val="bullet"/>
      <w:lvlText w:val=""/>
      <w:lvlJc w:val="left"/>
      <w:pPr>
        <w:ind w:left="3328" w:hanging="360"/>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4"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0612154">
    <w:abstractNumId w:val="5"/>
  </w:num>
  <w:num w:numId="2" w16cid:durableId="1891839148">
    <w:abstractNumId w:val="8"/>
  </w:num>
  <w:num w:numId="3" w16cid:durableId="1897546489">
    <w:abstractNumId w:val="4"/>
  </w:num>
  <w:num w:numId="4" w16cid:durableId="16481699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85550494">
    <w:abstractNumId w:val="6"/>
  </w:num>
  <w:num w:numId="6" w16cid:durableId="728498709">
    <w:abstractNumId w:val="11"/>
  </w:num>
  <w:num w:numId="7" w16cid:durableId="1750034190">
    <w:abstractNumId w:val="2"/>
  </w:num>
  <w:num w:numId="8" w16cid:durableId="1236667069">
    <w:abstractNumId w:val="11"/>
  </w:num>
  <w:num w:numId="9" w16cid:durableId="1356883695">
    <w:abstractNumId w:val="2"/>
  </w:num>
  <w:num w:numId="10" w16cid:durableId="1748649001">
    <w:abstractNumId w:val="11"/>
  </w:num>
  <w:num w:numId="11" w16cid:durableId="1747799746">
    <w:abstractNumId w:val="2"/>
  </w:num>
  <w:num w:numId="12" w16cid:durableId="1335256577">
    <w:abstractNumId w:val="14"/>
  </w:num>
  <w:num w:numId="13" w16cid:durableId="1502742803">
    <w:abstractNumId w:val="11"/>
  </w:num>
  <w:num w:numId="14" w16cid:durableId="1077483033">
    <w:abstractNumId w:val="2"/>
  </w:num>
  <w:num w:numId="15" w16cid:durableId="29377717">
    <w:abstractNumId w:val="1"/>
  </w:num>
  <w:num w:numId="16" w16cid:durableId="1236168244">
    <w:abstractNumId w:val="10"/>
  </w:num>
  <w:num w:numId="17" w16cid:durableId="226768069">
    <w:abstractNumId w:val="1"/>
  </w:num>
  <w:num w:numId="18" w16cid:durableId="1076509121">
    <w:abstractNumId w:val="11"/>
  </w:num>
  <w:num w:numId="19" w16cid:durableId="1977444462">
    <w:abstractNumId w:val="2"/>
  </w:num>
  <w:num w:numId="20" w16cid:durableId="1599945153">
    <w:abstractNumId w:val="1"/>
  </w:num>
  <w:num w:numId="21" w16cid:durableId="642464991">
    <w:abstractNumId w:val="9"/>
  </w:num>
  <w:num w:numId="22" w16cid:durableId="1498106852">
    <w:abstractNumId w:val="3"/>
  </w:num>
  <w:num w:numId="23" w16cid:durableId="413744621">
    <w:abstractNumId w:val="12"/>
  </w:num>
  <w:num w:numId="24" w16cid:durableId="876814586">
    <w:abstractNumId w:val="0"/>
  </w:num>
  <w:num w:numId="25" w16cid:durableId="420833329">
    <w:abstractNumId w:val="7"/>
  </w:num>
  <w:num w:numId="26" w16cid:durableId="1099914784">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 W">
    <w15:presenceInfo w15:providerId="Windows Live" w15:userId="2b96ff414346a559"/>
  </w15:person>
  <w15:person w15:author="Richard Wen">
    <w15:presenceInfo w15:providerId="None" w15:userId="Richard Wen"/>
  </w15:person>
  <w15:person w15:author="snli">
    <w15:presenceInfo w15:providerId="None" w15:userId="snl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4FE8"/>
    <w:rsid w:val="000007FE"/>
    <w:rsid w:val="00000C26"/>
    <w:rsid w:val="00000C96"/>
    <w:rsid w:val="00001FC6"/>
    <w:rsid w:val="000028A1"/>
    <w:rsid w:val="00003A23"/>
    <w:rsid w:val="000049AD"/>
    <w:rsid w:val="00004BB0"/>
    <w:rsid w:val="00006223"/>
    <w:rsid w:val="000068A3"/>
    <w:rsid w:val="00007555"/>
    <w:rsid w:val="00010EA5"/>
    <w:rsid w:val="000114F3"/>
    <w:rsid w:val="00011578"/>
    <w:rsid w:val="00012358"/>
    <w:rsid w:val="00012568"/>
    <w:rsid w:val="0001305C"/>
    <w:rsid w:val="00013C6A"/>
    <w:rsid w:val="0001427F"/>
    <w:rsid w:val="00014427"/>
    <w:rsid w:val="00014515"/>
    <w:rsid w:val="00015A4A"/>
    <w:rsid w:val="00016011"/>
    <w:rsid w:val="000161E3"/>
    <w:rsid w:val="000171EB"/>
    <w:rsid w:val="00017325"/>
    <w:rsid w:val="0001754E"/>
    <w:rsid w:val="0002009A"/>
    <w:rsid w:val="00020D1B"/>
    <w:rsid w:val="00020E32"/>
    <w:rsid w:val="00021680"/>
    <w:rsid w:val="00021BB8"/>
    <w:rsid w:val="0002233A"/>
    <w:rsid w:val="00022CC6"/>
    <w:rsid w:val="0002305C"/>
    <w:rsid w:val="000231B4"/>
    <w:rsid w:val="0002364D"/>
    <w:rsid w:val="000239E5"/>
    <w:rsid w:val="00023CC2"/>
    <w:rsid w:val="00024360"/>
    <w:rsid w:val="00024BF5"/>
    <w:rsid w:val="00024F39"/>
    <w:rsid w:val="00026845"/>
    <w:rsid w:val="00027213"/>
    <w:rsid w:val="000304BF"/>
    <w:rsid w:val="000307B9"/>
    <w:rsid w:val="00031F3C"/>
    <w:rsid w:val="0003233E"/>
    <w:rsid w:val="00032E1B"/>
    <w:rsid w:val="000332FC"/>
    <w:rsid w:val="000339C2"/>
    <w:rsid w:val="00033F6B"/>
    <w:rsid w:val="000370B9"/>
    <w:rsid w:val="00040209"/>
    <w:rsid w:val="00040ECD"/>
    <w:rsid w:val="00040FF8"/>
    <w:rsid w:val="00041A2B"/>
    <w:rsid w:val="00041EC6"/>
    <w:rsid w:val="000420E1"/>
    <w:rsid w:val="0004228B"/>
    <w:rsid w:val="000423D5"/>
    <w:rsid w:val="0004255D"/>
    <w:rsid w:val="000428DF"/>
    <w:rsid w:val="00042F95"/>
    <w:rsid w:val="00044A4F"/>
    <w:rsid w:val="00045673"/>
    <w:rsid w:val="00045A3A"/>
    <w:rsid w:val="00045C62"/>
    <w:rsid w:val="00047B66"/>
    <w:rsid w:val="00050049"/>
    <w:rsid w:val="00050B05"/>
    <w:rsid w:val="0005115D"/>
    <w:rsid w:val="000512B3"/>
    <w:rsid w:val="000526FF"/>
    <w:rsid w:val="0005304F"/>
    <w:rsid w:val="000537A3"/>
    <w:rsid w:val="000539FF"/>
    <w:rsid w:val="00053FC7"/>
    <w:rsid w:val="000543A9"/>
    <w:rsid w:val="000548D6"/>
    <w:rsid w:val="00054D13"/>
    <w:rsid w:val="00054E90"/>
    <w:rsid w:val="000558F6"/>
    <w:rsid w:val="000559BC"/>
    <w:rsid w:val="00055C99"/>
    <w:rsid w:val="000563AE"/>
    <w:rsid w:val="000565FE"/>
    <w:rsid w:val="00057A74"/>
    <w:rsid w:val="00057CF4"/>
    <w:rsid w:val="000608DB"/>
    <w:rsid w:val="00060ADA"/>
    <w:rsid w:val="00061468"/>
    <w:rsid w:val="00062E77"/>
    <w:rsid w:val="00063FF4"/>
    <w:rsid w:val="000660CA"/>
    <w:rsid w:val="00066736"/>
    <w:rsid w:val="000672EC"/>
    <w:rsid w:val="000701FE"/>
    <w:rsid w:val="0007057E"/>
    <w:rsid w:val="00070644"/>
    <w:rsid w:val="00070CD2"/>
    <w:rsid w:val="000712F6"/>
    <w:rsid w:val="0007158C"/>
    <w:rsid w:val="000719B5"/>
    <w:rsid w:val="00071EE1"/>
    <w:rsid w:val="00073AB6"/>
    <w:rsid w:val="00073E84"/>
    <w:rsid w:val="00074FDE"/>
    <w:rsid w:val="000761AD"/>
    <w:rsid w:val="00076635"/>
    <w:rsid w:val="00076EC0"/>
    <w:rsid w:val="0007750C"/>
    <w:rsid w:val="000778D7"/>
    <w:rsid w:val="00077934"/>
    <w:rsid w:val="000805A9"/>
    <w:rsid w:val="00080EDA"/>
    <w:rsid w:val="00081873"/>
    <w:rsid w:val="000819D7"/>
    <w:rsid w:val="00081A99"/>
    <w:rsid w:val="00081AFF"/>
    <w:rsid w:val="00081CF3"/>
    <w:rsid w:val="00081FF1"/>
    <w:rsid w:val="0008204E"/>
    <w:rsid w:val="0008278D"/>
    <w:rsid w:val="00083C44"/>
    <w:rsid w:val="00085900"/>
    <w:rsid w:val="00086970"/>
    <w:rsid w:val="000878DB"/>
    <w:rsid w:val="00090278"/>
    <w:rsid w:val="00090298"/>
    <w:rsid w:val="000905E6"/>
    <w:rsid w:val="00090962"/>
    <w:rsid w:val="000913EF"/>
    <w:rsid w:val="00091A30"/>
    <w:rsid w:val="000921BF"/>
    <w:rsid w:val="0009268B"/>
    <w:rsid w:val="00092777"/>
    <w:rsid w:val="000937C6"/>
    <w:rsid w:val="00093F7F"/>
    <w:rsid w:val="00094AD3"/>
    <w:rsid w:val="00094E40"/>
    <w:rsid w:val="000953EC"/>
    <w:rsid w:val="0009571C"/>
    <w:rsid w:val="00096BE6"/>
    <w:rsid w:val="00096D44"/>
    <w:rsid w:val="0009734A"/>
    <w:rsid w:val="000A0C15"/>
    <w:rsid w:val="000A1288"/>
    <w:rsid w:val="000A2C3E"/>
    <w:rsid w:val="000A2C9D"/>
    <w:rsid w:val="000A31C2"/>
    <w:rsid w:val="000A334C"/>
    <w:rsid w:val="000A3E5B"/>
    <w:rsid w:val="000A4247"/>
    <w:rsid w:val="000A4FDD"/>
    <w:rsid w:val="000A5686"/>
    <w:rsid w:val="000A6011"/>
    <w:rsid w:val="000A603C"/>
    <w:rsid w:val="000A69CC"/>
    <w:rsid w:val="000A70CB"/>
    <w:rsid w:val="000A7557"/>
    <w:rsid w:val="000A781B"/>
    <w:rsid w:val="000B1389"/>
    <w:rsid w:val="000B268E"/>
    <w:rsid w:val="000B3537"/>
    <w:rsid w:val="000B4725"/>
    <w:rsid w:val="000B4E96"/>
    <w:rsid w:val="000B545A"/>
    <w:rsid w:val="000B58EC"/>
    <w:rsid w:val="000B5A8A"/>
    <w:rsid w:val="000B5ACC"/>
    <w:rsid w:val="000B5B48"/>
    <w:rsid w:val="000B5D57"/>
    <w:rsid w:val="000B5E28"/>
    <w:rsid w:val="000B653E"/>
    <w:rsid w:val="000B6704"/>
    <w:rsid w:val="000B68D1"/>
    <w:rsid w:val="000B7479"/>
    <w:rsid w:val="000B75BF"/>
    <w:rsid w:val="000B7ABD"/>
    <w:rsid w:val="000C03C8"/>
    <w:rsid w:val="000C0831"/>
    <w:rsid w:val="000C0C86"/>
    <w:rsid w:val="000C1A7B"/>
    <w:rsid w:val="000C4D59"/>
    <w:rsid w:val="000C54CE"/>
    <w:rsid w:val="000C57BA"/>
    <w:rsid w:val="000C5FF7"/>
    <w:rsid w:val="000C66F2"/>
    <w:rsid w:val="000C67D6"/>
    <w:rsid w:val="000C6998"/>
    <w:rsid w:val="000C706E"/>
    <w:rsid w:val="000C73EA"/>
    <w:rsid w:val="000D0215"/>
    <w:rsid w:val="000D055E"/>
    <w:rsid w:val="000D221A"/>
    <w:rsid w:val="000D41AB"/>
    <w:rsid w:val="000D4E64"/>
    <w:rsid w:val="000D52CB"/>
    <w:rsid w:val="000D5F88"/>
    <w:rsid w:val="000D62E6"/>
    <w:rsid w:val="000D6856"/>
    <w:rsid w:val="000D6875"/>
    <w:rsid w:val="000D7638"/>
    <w:rsid w:val="000E1BE8"/>
    <w:rsid w:val="000E1D28"/>
    <w:rsid w:val="000E1F91"/>
    <w:rsid w:val="000E27B3"/>
    <w:rsid w:val="000E49AC"/>
    <w:rsid w:val="000E4CF0"/>
    <w:rsid w:val="000E570B"/>
    <w:rsid w:val="000E586C"/>
    <w:rsid w:val="000E5ED3"/>
    <w:rsid w:val="000E6009"/>
    <w:rsid w:val="000E669D"/>
    <w:rsid w:val="000E6E8C"/>
    <w:rsid w:val="000E7263"/>
    <w:rsid w:val="000E72CB"/>
    <w:rsid w:val="000E7F0E"/>
    <w:rsid w:val="000F0B13"/>
    <w:rsid w:val="000F0BB6"/>
    <w:rsid w:val="000F1801"/>
    <w:rsid w:val="000F1CCB"/>
    <w:rsid w:val="000F1CF9"/>
    <w:rsid w:val="000F331F"/>
    <w:rsid w:val="000F4610"/>
    <w:rsid w:val="000F4982"/>
    <w:rsid w:val="000F6014"/>
    <w:rsid w:val="000F69C3"/>
    <w:rsid w:val="000F6E3E"/>
    <w:rsid w:val="000F71A7"/>
    <w:rsid w:val="000F732A"/>
    <w:rsid w:val="000F73B4"/>
    <w:rsid w:val="000F7CED"/>
    <w:rsid w:val="001000C8"/>
    <w:rsid w:val="00101894"/>
    <w:rsid w:val="00101AE8"/>
    <w:rsid w:val="00102AA0"/>
    <w:rsid w:val="00102B4D"/>
    <w:rsid w:val="00102C27"/>
    <w:rsid w:val="00104506"/>
    <w:rsid w:val="00104D94"/>
    <w:rsid w:val="00105531"/>
    <w:rsid w:val="00105913"/>
    <w:rsid w:val="00105A07"/>
    <w:rsid w:val="00106165"/>
    <w:rsid w:val="00106197"/>
    <w:rsid w:val="00106B53"/>
    <w:rsid w:val="00106C34"/>
    <w:rsid w:val="00110299"/>
    <w:rsid w:val="00110D5D"/>
    <w:rsid w:val="00110FA1"/>
    <w:rsid w:val="001117C9"/>
    <w:rsid w:val="00112165"/>
    <w:rsid w:val="001122C9"/>
    <w:rsid w:val="0011292C"/>
    <w:rsid w:val="00113C6F"/>
    <w:rsid w:val="00113F15"/>
    <w:rsid w:val="00113F7F"/>
    <w:rsid w:val="0011400E"/>
    <w:rsid w:val="0011672E"/>
    <w:rsid w:val="00117475"/>
    <w:rsid w:val="00120BCF"/>
    <w:rsid w:val="001214AF"/>
    <w:rsid w:val="0012167D"/>
    <w:rsid w:val="00121D41"/>
    <w:rsid w:val="0012203B"/>
    <w:rsid w:val="001229CA"/>
    <w:rsid w:val="00123B2E"/>
    <w:rsid w:val="00123FF9"/>
    <w:rsid w:val="001243CC"/>
    <w:rsid w:val="00124B0A"/>
    <w:rsid w:val="00125516"/>
    <w:rsid w:val="001265E2"/>
    <w:rsid w:val="001276ED"/>
    <w:rsid w:val="0012798D"/>
    <w:rsid w:val="00127AFF"/>
    <w:rsid w:val="00127FAF"/>
    <w:rsid w:val="00130402"/>
    <w:rsid w:val="00130C6E"/>
    <w:rsid w:val="00131889"/>
    <w:rsid w:val="00133C73"/>
    <w:rsid w:val="001340E2"/>
    <w:rsid w:val="00134BE2"/>
    <w:rsid w:val="00134CC8"/>
    <w:rsid w:val="00135AE0"/>
    <w:rsid w:val="00136813"/>
    <w:rsid w:val="00137501"/>
    <w:rsid w:val="00137D78"/>
    <w:rsid w:val="00140438"/>
    <w:rsid w:val="00142FD6"/>
    <w:rsid w:val="00143431"/>
    <w:rsid w:val="00143454"/>
    <w:rsid w:val="00143511"/>
    <w:rsid w:val="0014437B"/>
    <w:rsid w:val="00144A65"/>
    <w:rsid w:val="00146A2D"/>
    <w:rsid w:val="00146ADF"/>
    <w:rsid w:val="001475F8"/>
    <w:rsid w:val="0014780C"/>
    <w:rsid w:val="00147D7F"/>
    <w:rsid w:val="00150240"/>
    <w:rsid w:val="001505A5"/>
    <w:rsid w:val="001507D5"/>
    <w:rsid w:val="00150D6E"/>
    <w:rsid w:val="00151769"/>
    <w:rsid w:val="00151A0C"/>
    <w:rsid w:val="00152D02"/>
    <w:rsid w:val="00153291"/>
    <w:rsid w:val="0015362A"/>
    <w:rsid w:val="00154391"/>
    <w:rsid w:val="00155847"/>
    <w:rsid w:val="0015688B"/>
    <w:rsid w:val="00157ABB"/>
    <w:rsid w:val="00160045"/>
    <w:rsid w:val="001612DD"/>
    <w:rsid w:val="00161E0E"/>
    <w:rsid w:val="00162277"/>
    <w:rsid w:val="001642BA"/>
    <w:rsid w:val="0016463F"/>
    <w:rsid w:val="0016513B"/>
    <w:rsid w:val="0016639E"/>
    <w:rsid w:val="00167166"/>
    <w:rsid w:val="0016790F"/>
    <w:rsid w:val="00167EE6"/>
    <w:rsid w:val="0017019A"/>
    <w:rsid w:val="0017198D"/>
    <w:rsid w:val="001725BC"/>
    <w:rsid w:val="00172D67"/>
    <w:rsid w:val="00173DEA"/>
    <w:rsid w:val="00174789"/>
    <w:rsid w:val="00174C3F"/>
    <w:rsid w:val="00175289"/>
    <w:rsid w:val="00175E32"/>
    <w:rsid w:val="00176B84"/>
    <w:rsid w:val="00176BC1"/>
    <w:rsid w:val="00177356"/>
    <w:rsid w:val="001802AE"/>
    <w:rsid w:val="00180329"/>
    <w:rsid w:val="001805EE"/>
    <w:rsid w:val="00180B06"/>
    <w:rsid w:val="00180B42"/>
    <w:rsid w:val="00180F83"/>
    <w:rsid w:val="00181AE9"/>
    <w:rsid w:val="00182148"/>
    <w:rsid w:val="001824A6"/>
    <w:rsid w:val="001825E6"/>
    <w:rsid w:val="001830CC"/>
    <w:rsid w:val="00183972"/>
    <w:rsid w:val="00184421"/>
    <w:rsid w:val="00184A15"/>
    <w:rsid w:val="00185F31"/>
    <w:rsid w:val="001860BC"/>
    <w:rsid w:val="0018682B"/>
    <w:rsid w:val="00186DA8"/>
    <w:rsid w:val="00187168"/>
    <w:rsid w:val="0019154E"/>
    <w:rsid w:val="00191AEE"/>
    <w:rsid w:val="00191AF2"/>
    <w:rsid w:val="00191DFA"/>
    <w:rsid w:val="0019239F"/>
    <w:rsid w:val="00192C86"/>
    <w:rsid w:val="00193AE1"/>
    <w:rsid w:val="00194549"/>
    <w:rsid w:val="00194617"/>
    <w:rsid w:val="00194A1A"/>
    <w:rsid w:val="00195911"/>
    <w:rsid w:val="00195F72"/>
    <w:rsid w:val="00196052"/>
    <w:rsid w:val="001967B9"/>
    <w:rsid w:val="00196B3D"/>
    <w:rsid w:val="00196B6F"/>
    <w:rsid w:val="00196C40"/>
    <w:rsid w:val="00197A39"/>
    <w:rsid w:val="00197E48"/>
    <w:rsid w:val="001A056A"/>
    <w:rsid w:val="001A0D5A"/>
    <w:rsid w:val="001A0DD3"/>
    <w:rsid w:val="001A0EC8"/>
    <w:rsid w:val="001A181E"/>
    <w:rsid w:val="001A2409"/>
    <w:rsid w:val="001A2B6D"/>
    <w:rsid w:val="001A579B"/>
    <w:rsid w:val="001A5A70"/>
    <w:rsid w:val="001A679E"/>
    <w:rsid w:val="001B0491"/>
    <w:rsid w:val="001B0DAF"/>
    <w:rsid w:val="001B2071"/>
    <w:rsid w:val="001B2C08"/>
    <w:rsid w:val="001B3708"/>
    <w:rsid w:val="001B37E0"/>
    <w:rsid w:val="001B37EF"/>
    <w:rsid w:val="001B4C7B"/>
    <w:rsid w:val="001B4E19"/>
    <w:rsid w:val="001B564C"/>
    <w:rsid w:val="001B699B"/>
    <w:rsid w:val="001B7AE7"/>
    <w:rsid w:val="001B7B6A"/>
    <w:rsid w:val="001B7DB7"/>
    <w:rsid w:val="001C11F9"/>
    <w:rsid w:val="001C1866"/>
    <w:rsid w:val="001C1FB9"/>
    <w:rsid w:val="001C22F8"/>
    <w:rsid w:val="001C2E71"/>
    <w:rsid w:val="001C32EA"/>
    <w:rsid w:val="001C33EC"/>
    <w:rsid w:val="001C3C93"/>
    <w:rsid w:val="001C44E2"/>
    <w:rsid w:val="001C454B"/>
    <w:rsid w:val="001C4929"/>
    <w:rsid w:val="001C5845"/>
    <w:rsid w:val="001C6094"/>
    <w:rsid w:val="001C60EA"/>
    <w:rsid w:val="001C6348"/>
    <w:rsid w:val="001C6A43"/>
    <w:rsid w:val="001C6DE6"/>
    <w:rsid w:val="001C7710"/>
    <w:rsid w:val="001D2086"/>
    <w:rsid w:val="001D2648"/>
    <w:rsid w:val="001D2704"/>
    <w:rsid w:val="001D2EC0"/>
    <w:rsid w:val="001D4C79"/>
    <w:rsid w:val="001D4EC1"/>
    <w:rsid w:val="001D50F6"/>
    <w:rsid w:val="001D769A"/>
    <w:rsid w:val="001E07C3"/>
    <w:rsid w:val="001E15BD"/>
    <w:rsid w:val="001E21E6"/>
    <w:rsid w:val="001E2691"/>
    <w:rsid w:val="001E2954"/>
    <w:rsid w:val="001E2AEB"/>
    <w:rsid w:val="001E3CE5"/>
    <w:rsid w:val="001E43EE"/>
    <w:rsid w:val="001E54FF"/>
    <w:rsid w:val="001E5840"/>
    <w:rsid w:val="001E682F"/>
    <w:rsid w:val="001F0BD7"/>
    <w:rsid w:val="001F2E78"/>
    <w:rsid w:val="001F3772"/>
    <w:rsid w:val="001F43A3"/>
    <w:rsid w:val="001F498D"/>
    <w:rsid w:val="001F4CEE"/>
    <w:rsid w:val="001F6B09"/>
    <w:rsid w:val="001F6B59"/>
    <w:rsid w:val="001F6BA8"/>
    <w:rsid w:val="001F7366"/>
    <w:rsid w:val="00200489"/>
    <w:rsid w:val="0020140B"/>
    <w:rsid w:val="00201B77"/>
    <w:rsid w:val="00202A93"/>
    <w:rsid w:val="00204876"/>
    <w:rsid w:val="00205486"/>
    <w:rsid w:val="00210223"/>
    <w:rsid w:val="0021075C"/>
    <w:rsid w:val="002109ED"/>
    <w:rsid w:val="002109F6"/>
    <w:rsid w:val="00211102"/>
    <w:rsid w:val="00211FB1"/>
    <w:rsid w:val="0021221A"/>
    <w:rsid w:val="00213389"/>
    <w:rsid w:val="00215033"/>
    <w:rsid w:val="0021510D"/>
    <w:rsid w:val="00215D7A"/>
    <w:rsid w:val="002165B9"/>
    <w:rsid w:val="00216753"/>
    <w:rsid w:val="00216A1B"/>
    <w:rsid w:val="00216BB1"/>
    <w:rsid w:val="00217303"/>
    <w:rsid w:val="002214A3"/>
    <w:rsid w:val="00221B4A"/>
    <w:rsid w:val="00222349"/>
    <w:rsid w:val="00222547"/>
    <w:rsid w:val="00222C41"/>
    <w:rsid w:val="00223274"/>
    <w:rsid w:val="00223D0E"/>
    <w:rsid w:val="00224D80"/>
    <w:rsid w:val="00225141"/>
    <w:rsid w:val="002259F4"/>
    <w:rsid w:val="002261B3"/>
    <w:rsid w:val="00226314"/>
    <w:rsid w:val="00226B48"/>
    <w:rsid w:val="00227997"/>
    <w:rsid w:val="00227EFD"/>
    <w:rsid w:val="00230E49"/>
    <w:rsid w:val="00230F9B"/>
    <w:rsid w:val="0023108E"/>
    <w:rsid w:val="00231239"/>
    <w:rsid w:val="002313DB"/>
    <w:rsid w:val="002317B2"/>
    <w:rsid w:val="00232D40"/>
    <w:rsid w:val="00233458"/>
    <w:rsid w:val="00234B67"/>
    <w:rsid w:val="00235177"/>
    <w:rsid w:val="0023597C"/>
    <w:rsid w:val="00235D69"/>
    <w:rsid w:val="00235F10"/>
    <w:rsid w:val="0023645D"/>
    <w:rsid w:val="0023660B"/>
    <w:rsid w:val="00237572"/>
    <w:rsid w:val="002405A2"/>
    <w:rsid w:val="00241629"/>
    <w:rsid w:val="00241999"/>
    <w:rsid w:val="00241DA5"/>
    <w:rsid w:val="00242FCB"/>
    <w:rsid w:val="0024381D"/>
    <w:rsid w:val="00244520"/>
    <w:rsid w:val="00244A9E"/>
    <w:rsid w:val="0024519B"/>
    <w:rsid w:val="0024529F"/>
    <w:rsid w:val="002458BE"/>
    <w:rsid w:val="0024627E"/>
    <w:rsid w:val="002467EE"/>
    <w:rsid w:val="00246D70"/>
    <w:rsid w:val="00247343"/>
    <w:rsid w:val="0024775C"/>
    <w:rsid w:val="00250376"/>
    <w:rsid w:val="002507C8"/>
    <w:rsid w:val="00250A94"/>
    <w:rsid w:val="002534FB"/>
    <w:rsid w:val="00253B5E"/>
    <w:rsid w:val="00254CF6"/>
    <w:rsid w:val="002557F7"/>
    <w:rsid w:val="00255CF8"/>
    <w:rsid w:val="002566EF"/>
    <w:rsid w:val="00256D93"/>
    <w:rsid w:val="00256EA4"/>
    <w:rsid w:val="002570BE"/>
    <w:rsid w:val="00257793"/>
    <w:rsid w:val="00257CC2"/>
    <w:rsid w:val="00257D20"/>
    <w:rsid w:val="00257E0E"/>
    <w:rsid w:val="00257E62"/>
    <w:rsid w:val="002603C8"/>
    <w:rsid w:val="00260BC6"/>
    <w:rsid w:val="00261151"/>
    <w:rsid w:val="0026119E"/>
    <w:rsid w:val="00261370"/>
    <w:rsid w:val="002616A0"/>
    <w:rsid w:val="00261BD6"/>
    <w:rsid w:val="0026314C"/>
    <w:rsid w:val="002633A5"/>
    <w:rsid w:val="002642EA"/>
    <w:rsid w:val="0026444F"/>
    <w:rsid w:val="00264C4B"/>
    <w:rsid w:val="00267917"/>
    <w:rsid w:val="00267C7E"/>
    <w:rsid w:val="002701D1"/>
    <w:rsid w:val="00272224"/>
    <w:rsid w:val="00272D55"/>
    <w:rsid w:val="00272F42"/>
    <w:rsid w:val="00273294"/>
    <w:rsid w:val="0027355F"/>
    <w:rsid w:val="00273830"/>
    <w:rsid w:val="002738F2"/>
    <w:rsid w:val="00273916"/>
    <w:rsid w:val="00273BEE"/>
    <w:rsid w:val="00273D98"/>
    <w:rsid w:val="00273DB0"/>
    <w:rsid w:val="0027424E"/>
    <w:rsid w:val="00274436"/>
    <w:rsid w:val="00275F1D"/>
    <w:rsid w:val="00275F63"/>
    <w:rsid w:val="00276BDF"/>
    <w:rsid w:val="0027790C"/>
    <w:rsid w:val="00281326"/>
    <w:rsid w:val="00281E43"/>
    <w:rsid w:val="0028245B"/>
    <w:rsid w:val="0028269C"/>
    <w:rsid w:val="00283166"/>
    <w:rsid w:val="00285697"/>
    <w:rsid w:val="00285CE1"/>
    <w:rsid w:val="002863E8"/>
    <w:rsid w:val="00286C9B"/>
    <w:rsid w:val="00286CDB"/>
    <w:rsid w:val="00291BFF"/>
    <w:rsid w:val="00291E22"/>
    <w:rsid w:val="0029359F"/>
    <w:rsid w:val="00293B81"/>
    <w:rsid w:val="00293CB2"/>
    <w:rsid w:val="0029448D"/>
    <w:rsid w:val="0029470C"/>
    <w:rsid w:val="0029474D"/>
    <w:rsid w:val="002948D1"/>
    <w:rsid w:val="00294AD7"/>
    <w:rsid w:val="002A000B"/>
    <w:rsid w:val="002A0980"/>
    <w:rsid w:val="002A0ABD"/>
    <w:rsid w:val="002A2C26"/>
    <w:rsid w:val="002A3B5D"/>
    <w:rsid w:val="002A4794"/>
    <w:rsid w:val="002A5337"/>
    <w:rsid w:val="002A553B"/>
    <w:rsid w:val="002A5EA0"/>
    <w:rsid w:val="002A5ED7"/>
    <w:rsid w:val="002A657D"/>
    <w:rsid w:val="002A66F6"/>
    <w:rsid w:val="002A6A1E"/>
    <w:rsid w:val="002A6A6D"/>
    <w:rsid w:val="002A6A91"/>
    <w:rsid w:val="002B02B0"/>
    <w:rsid w:val="002B03A5"/>
    <w:rsid w:val="002B05E2"/>
    <w:rsid w:val="002B1298"/>
    <w:rsid w:val="002B2244"/>
    <w:rsid w:val="002B520B"/>
    <w:rsid w:val="002B5B99"/>
    <w:rsid w:val="002B5B9E"/>
    <w:rsid w:val="002B5BF5"/>
    <w:rsid w:val="002B7270"/>
    <w:rsid w:val="002B7A46"/>
    <w:rsid w:val="002C0C28"/>
    <w:rsid w:val="002C0E66"/>
    <w:rsid w:val="002C0FAA"/>
    <w:rsid w:val="002C0FE8"/>
    <w:rsid w:val="002C1310"/>
    <w:rsid w:val="002C14BE"/>
    <w:rsid w:val="002C19EE"/>
    <w:rsid w:val="002C292A"/>
    <w:rsid w:val="002C3550"/>
    <w:rsid w:val="002C39A4"/>
    <w:rsid w:val="002C3A3D"/>
    <w:rsid w:val="002C3CF8"/>
    <w:rsid w:val="002C4357"/>
    <w:rsid w:val="002C4812"/>
    <w:rsid w:val="002C4D36"/>
    <w:rsid w:val="002C53C5"/>
    <w:rsid w:val="002C55AF"/>
    <w:rsid w:val="002C567C"/>
    <w:rsid w:val="002C5739"/>
    <w:rsid w:val="002C5B5C"/>
    <w:rsid w:val="002C68D9"/>
    <w:rsid w:val="002C6B42"/>
    <w:rsid w:val="002C763E"/>
    <w:rsid w:val="002D3944"/>
    <w:rsid w:val="002D3BF8"/>
    <w:rsid w:val="002D50CA"/>
    <w:rsid w:val="002D5250"/>
    <w:rsid w:val="002D54EE"/>
    <w:rsid w:val="002D607C"/>
    <w:rsid w:val="002D68AD"/>
    <w:rsid w:val="002D709C"/>
    <w:rsid w:val="002D74F6"/>
    <w:rsid w:val="002D7812"/>
    <w:rsid w:val="002D787C"/>
    <w:rsid w:val="002D7D1A"/>
    <w:rsid w:val="002D7E7C"/>
    <w:rsid w:val="002E02C9"/>
    <w:rsid w:val="002E120D"/>
    <w:rsid w:val="002E2030"/>
    <w:rsid w:val="002E223A"/>
    <w:rsid w:val="002E2539"/>
    <w:rsid w:val="002E2839"/>
    <w:rsid w:val="002E372C"/>
    <w:rsid w:val="002E4323"/>
    <w:rsid w:val="002E5A1E"/>
    <w:rsid w:val="002E6BDA"/>
    <w:rsid w:val="002E72CF"/>
    <w:rsid w:val="002E7F56"/>
    <w:rsid w:val="002E7F6C"/>
    <w:rsid w:val="002F03C3"/>
    <w:rsid w:val="002F265D"/>
    <w:rsid w:val="002F3030"/>
    <w:rsid w:val="002F3455"/>
    <w:rsid w:val="002F40CD"/>
    <w:rsid w:val="002F47B2"/>
    <w:rsid w:val="002F58C4"/>
    <w:rsid w:val="002F5A27"/>
    <w:rsid w:val="002F6060"/>
    <w:rsid w:val="002F6213"/>
    <w:rsid w:val="002F658C"/>
    <w:rsid w:val="002F685D"/>
    <w:rsid w:val="002F6903"/>
    <w:rsid w:val="002F7FC5"/>
    <w:rsid w:val="00300896"/>
    <w:rsid w:val="00300C56"/>
    <w:rsid w:val="00301489"/>
    <w:rsid w:val="0030166C"/>
    <w:rsid w:val="00301D6D"/>
    <w:rsid w:val="00302B50"/>
    <w:rsid w:val="0030374E"/>
    <w:rsid w:val="00303F53"/>
    <w:rsid w:val="003056AB"/>
    <w:rsid w:val="00306A52"/>
    <w:rsid w:val="003076D6"/>
    <w:rsid w:val="00307CBF"/>
    <w:rsid w:val="00310A2B"/>
    <w:rsid w:val="003116AB"/>
    <w:rsid w:val="003116F3"/>
    <w:rsid w:val="00313683"/>
    <w:rsid w:val="00313D10"/>
    <w:rsid w:val="00313ED2"/>
    <w:rsid w:val="003146DE"/>
    <w:rsid w:val="00314AC5"/>
    <w:rsid w:val="00315195"/>
    <w:rsid w:val="003158F4"/>
    <w:rsid w:val="00317D2B"/>
    <w:rsid w:val="003201A4"/>
    <w:rsid w:val="003201DB"/>
    <w:rsid w:val="003206B1"/>
    <w:rsid w:val="003218A2"/>
    <w:rsid w:val="00322251"/>
    <w:rsid w:val="003244DD"/>
    <w:rsid w:val="00325113"/>
    <w:rsid w:val="00326141"/>
    <w:rsid w:val="00327237"/>
    <w:rsid w:val="003301F4"/>
    <w:rsid w:val="00330CD5"/>
    <w:rsid w:val="00330DF7"/>
    <w:rsid w:val="003311CF"/>
    <w:rsid w:val="00331F94"/>
    <w:rsid w:val="00331FF5"/>
    <w:rsid w:val="00332108"/>
    <w:rsid w:val="00332A09"/>
    <w:rsid w:val="0033323C"/>
    <w:rsid w:val="00333454"/>
    <w:rsid w:val="00333E5F"/>
    <w:rsid w:val="003344A6"/>
    <w:rsid w:val="003351AD"/>
    <w:rsid w:val="003369C0"/>
    <w:rsid w:val="00340D7A"/>
    <w:rsid w:val="003410A4"/>
    <w:rsid w:val="00342A36"/>
    <w:rsid w:val="00343892"/>
    <w:rsid w:val="00343F15"/>
    <w:rsid w:val="00344634"/>
    <w:rsid w:val="00344CBF"/>
    <w:rsid w:val="0034532A"/>
    <w:rsid w:val="0034768E"/>
    <w:rsid w:val="0034785D"/>
    <w:rsid w:val="00347C15"/>
    <w:rsid w:val="00350D47"/>
    <w:rsid w:val="00350E05"/>
    <w:rsid w:val="00351030"/>
    <w:rsid w:val="003511A0"/>
    <w:rsid w:val="00351919"/>
    <w:rsid w:val="00351A63"/>
    <w:rsid w:val="00351E6D"/>
    <w:rsid w:val="00352099"/>
    <w:rsid w:val="0035320E"/>
    <w:rsid w:val="00354851"/>
    <w:rsid w:val="003555EF"/>
    <w:rsid w:val="00355BC8"/>
    <w:rsid w:val="00357773"/>
    <w:rsid w:val="0035785C"/>
    <w:rsid w:val="00357CB1"/>
    <w:rsid w:val="00357CCA"/>
    <w:rsid w:val="00362512"/>
    <w:rsid w:val="0036274E"/>
    <w:rsid w:val="003631D7"/>
    <w:rsid w:val="00363278"/>
    <w:rsid w:val="00364770"/>
    <w:rsid w:val="00364B95"/>
    <w:rsid w:val="00364BD6"/>
    <w:rsid w:val="003671C7"/>
    <w:rsid w:val="00370AE1"/>
    <w:rsid w:val="003711A5"/>
    <w:rsid w:val="00371DCB"/>
    <w:rsid w:val="0037300E"/>
    <w:rsid w:val="00373314"/>
    <w:rsid w:val="003738F5"/>
    <w:rsid w:val="003751AB"/>
    <w:rsid w:val="003752E8"/>
    <w:rsid w:val="00375DBE"/>
    <w:rsid w:val="00376209"/>
    <w:rsid w:val="00376AD4"/>
    <w:rsid w:val="00376C13"/>
    <w:rsid w:val="00377174"/>
    <w:rsid w:val="003777BD"/>
    <w:rsid w:val="00380C88"/>
    <w:rsid w:val="00380E09"/>
    <w:rsid w:val="00380EF4"/>
    <w:rsid w:val="00382579"/>
    <w:rsid w:val="0038257B"/>
    <w:rsid w:val="0038366B"/>
    <w:rsid w:val="0038381F"/>
    <w:rsid w:val="00383DF9"/>
    <w:rsid w:val="0038494E"/>
    <w:rsid w:val="003850DF"/>
    <w:rsid w:val="00385219"/>
    <w:rsid w:val="00385E2F"/>
    <w:rsid w:val="003872F4"/>
    <w:rsid w:val="00391353"/>
    <w:rsid w:val="00391B44"/>
    <w:rsid w:val="00391C30"/>
    <w:rsid w:val="00391FE9"/>
    <w:rsid w:val="00392259"/>
    <w:rsid w:val="00393238"/>
    <w:rsid w:val="00393310"/>
    <w:rsid w:val="00393CC9"/>
    <w:rsid w:val="003942D5"/>
    <w:rsid w:val="00395FEB"/>
    <w:rsid w:val="003961F3"/>
    <w:rsid w:val="003963CE"/>
    <w:rsid w:val="00396652"/>
    <w:rsid w:val="0039776D"/>
    <w:rsid w:val="003A03ED"/>
    <w:rsid w:val="003A048E"/>
    <w:rsid w:val="003A05DA"/>
    <w:rsid w:val="003A144E"/>
    <w:rsid w:val="003A18B8"/>
    <w:rsid w:val="003A1A87"/>
    <w:rsid w:val="003A23B5"/>
    <w:rsid w:val="003A2B22"/>
    <w:rsid w:val="003A2BF8"/>
    <w:rsid w:val="003A2CD2"/>
    <w:rsid w:val="003A316F"/>
    <w:rsid w:val="003A3456"/>
    <w:rsid w:val="003A5189"/>
    <w:rsid w:val="003A5C3C"/>
    <w:rsid w:val="003A688D"/>
    <w:rsid w:val="003A6D11"/>
    <w:rsid w:val="003A7838"/>
    <w:rsid w:val="003A7882"/>
    <w:rsid w:val="003B006A"/>
    <w:rsid w:val="003B0B37"/>
    <w:rsid w:val="003B0B48"/>
    <w:rsid w:val="003B0DA9"/>
    <w:rsid w:val="003B4B0D"/>
    <w:rsid w:val="003B50B1"/>
    <w:rsid w:val="003B6E53"/>
    <w:rsid w:val="003B76C8"/>
    <w:rsid w:val="003B7BE3"/>
    <w:rsid w:val="003C089A"/>
    <w:rsid w:val="003C08D2"/>
    <w:rsid w:val="003C0966"/>
    <w:rsid w:val="003C09BD"/>
    <w:rsid w:val="003C0CD7"/>
    <w:rsid w:val="003C1233"/>
    <w:rsid w:val="003C1825"/>
    <w:rsid w:val="003C31F9"/>
    <w:rsid w:val="003C32E3"/>
    <w:rsid w:val="003C3DA0"/>
    <w:rsid w:val="003C434B"/>
    <w:rsid w:val="003C4DD1"/>
    <w:rsid w:val="003C513C"/>
    <w:rsid w:val="003C51BC"/>
    <w:rsid w:val="003C5286"/>
    <w:rsid w:val="003C557A"/>
    <w:rsid w:val="003C5708"/>
    <w:rsid w:val="003C6672"/>
    <w:rsid w:val="003C6D4F"/>
    <w:rsid w:val="003C77F3"/>
    <w:rsid w:val="003D0193"/>
    <w:rsid w:val="003D1DB4"/>
    <w:rsid w:val="003D2A2D"/>
    <w:rsid w:val="003D37E3"/>
    <w:rsid w:val="003D4FD6"/>
    <w:rsid w:val="003D7F9E"/>
    <w:rsid w:val="003E1A61"/>
    <w:rsid w:val="003E1FBB"/>
    <w:rsid w:val="003E2140"/>
    <w:rsid w:val="003E29D1"/>
    <w:rsid w:val="003E2DD9"/>
    <w:rsid w:val="003E37F9"/>
    <w:rsid w:val="003E3D07"/>
    <w:rsid w:val="003E41A6"/>
    <w:rsid w:val="003E48BC"/>
    <w:rsid w:val="003E4B32"/>
    <w:rsid w:val="003E4C6F"/>
    <w:rsid w:val="003E6591"/>
    <w:rsid w:val="003E6783"/>
    <w:rsid w:val="003E7416"/>
    <w:rsid w:val="003E7746"/>
    <w:rsid w:val="003F036C"/>
    <w:rsid w:val="003F0ED7"/>
    <w:rsid w:val="003F1196"/>
    <w:rsid w:val="003F1383"/>
    <w:rsid w:val="003F1E7B"/>
    <w:rsid w:val="003F26C8"/>
    <w:rsid w:val="003F4023"/>
    <w:rsid w:val="003F403B"/>
    <w:rsid w:val="003F4D97"/>
    <w:rsid w:val="003F5E3A"/>
    <w:rsid w:val="003F6124"/>
    <w:rsid w:val="003F63B8"/>
    <w:rsid w:val="003F774F"/>
    <w:rsid w:val="004002D1"/>
    <w:rsid w:val="0040108D"/>
    <w:rsid w:val="00401911"/>
    <w:rsid w:val="00401D30"/>
    <w:rsid w:val="00402BDF"/>
    <w:rsid w:val="00403323"/>
    <w:rsid w:val="004034E9"/>
    <w:rsid w:val="004042CF"/>
    <w:rsid w:val="00404D9A"/>
    <w:rsid w:val="004050FE"/>
    <w:rsid w:val="0040524B"/>
    <w:rsid w:val="00405C2E"/>
    <w:rsid w:val="00406873"/>
    <w:rsid w:val="0040713B"/>
    <w:rsid w:val="004104BA"/>
    <w:rsid w:val="004105C4"/>
    <w:rsid w:val="004108F3"/>
    <w:rsid w:val="004116DA"/>
    <w:rsid w:val="00414365"/>
    <w:rsid w:val="004147A6"/>
    <w:rsid w:val="0041551E"/>
    <w:rsid w:val="00415CF3"/>
    <w:rsid w:val="00416A6E"/>
    <w:rsid w:val="00416EB1"/>
    <w:rsid w:val="0041718B"/>
    <w:rsid w:val="00417A73"/>
    <w:rsid w:val="00417B47"/>
    <w:rsid w:val="00417B72"/>
    <w:rsid w:val="00417D90"/>
    <w:rsid w:val="004203DA"/>
    <w:rsid w:val="00420954"/>
    <w:rsid w:val="0042181E"/>
    <w:rsid w:val="0042198D"/>
    <w:rsid w:val="004231A5"/>
    <w:rsid w:val="00423210"/>
    <w:rsid w:val="004253E1"/>
    <w:rsid w:val="004257FC"/>
    <w:rsid w:val="00427411"/>
    <w:rsid w:val="0042778C"/>
    <w:rsid w:val="0042778D"/>
    <w:rsid w:val="00427DA2"/>
    <w:rsid w:val="00430987"/>
    <w:rsid w:val="004311CE"/>
    <w:rsid w:val="0043141E"/>
    <w:rsid w:val="004320DA"/>
    <w:rsid w:val="004326CA"/>
    <w:rsid w:val="004332CD"/>
    <w:rsid w:val="00433BAC"/>
    <w:rsid w:val="004345FD"/>
    <w:rsid w:val="00434D93"/>
    <w:rsid w:val="004357BF"/>
    <w:rsid w:val="004363C6"/>
    <w:rsid w:val="00436488"/>
    <w:rsid w:val="0043666F"/>
    <w:rsid w:val="00436B76"/>
    <w:rsid w:val="0043736F"/>
    <w:rsid w:val="004403DC"/>
    <w:rsid w:val="004404F6"/>
    <w:rsid w:val="004405B5"/>
    <w:rsid w:val="00440FE5"/>
    <w:rsid w:val="004412E7"/>
    <w:rsid w:val="0044165D"/>
    <w:rsid w:val="004416F1"/>
    <w:rsid w:val="00441F50"/>
    <w:rsid w:val="0044218A"/>
    <w:rsid w:val="004425F1"/>
    <w:rsid w:val="00442821"/>
    <w:rsid w:val="00444BA4"/>
    <w:rsid w:val="00444D71"/>
    <w:rsid w:val="00447225"/>
    <w:rsid w:val="00447449"/>
    <w:rsid w:val="004505B7"/>
    <w:rsid w:val="0045155B"/>
    <w:rsid w:val="00451D0B"/>
    <w:rsid w:val="00453877"/>
    <w:rsid w:val="00453985"/>
    <w:rsid w:val="00454254"/>
    <w:rsid w:val="004545DE"/>
    <w:rsid w:val="00454F27"/>
    <w:rsid w:val="00454FF9"/>
    <w:rsid w:val="004555F8"/>
    <w:rsid w:val="004563B2"/>
    <w:rsid w:val="00457B18"/>
    <w:rsid w:val="004604A4"/>
    <w:rsid w:val="004606CD"/>
    <w:rsid w:val="00461098"/>
    <w:rsid w:val="00462A5A"/>
    <w:rsid w:val="00463100"/>
    <w:rsid w:val="00463155"/>
    <w:rsid w:val="00464473"/>
    <w:rsid w:val="00466BEA"/>
    <w:rsid w:val="00466E8C"/>
    <w:rsid w:val="00467084"/>
    <w:rsid w:val="004676E6"/>
    <w:rsid w:val="00467AB8"/>
    <w:rsid w:val="00471FDB"/>
    <w:rsid w:val="00472268"/>
    <w:rsid w:val="00472FBB"/>
    <w:rsid w:val="004734C4"/>
    <w:rsid w:val="00474141"/>
    <w:rsid w:val="00474BA8"/>
    <w:rsid w:val="00476464"/>
    <w:rsid w:val="00477832"/>
    <w:rsid w:val="004800CC"/>
    <w:rsid w:val="00480957"/>
    <w:rsid w:val="00481150"/>
    <w:rsid w:val="00484727"/>
    <w:rsid w:val="00484D88"/>
    <w:rsid w:val="004850EA"/>
    <w:rsid w:val="00485EAE"/>
    <w:rsid w:val="00486AA0"/>
    <w:rsid w:val="00487666"/>
    <w:rsid w:val="004879F0"/>
    <w:rsid w:val="0049180A"/>
    <w:rsid w:val="004922B6"/>
    <w:rsid w:val="00492339"/>
    <w:rsid w:val="004926DD"/>
    <w:rsid w:val="004930FE"/>
    <w:rsid w:val="00493AC2"/>
    <w:rsid w:val="004942C6"/>
    <w:rsid w:val="00494D46"/>
    <w:rsid w:val="00494DE1"/>
    <w:rsid w:val="0049525A"/>
    <w:rsid w:val="00495691"/>
    <w:rsid w:val="00495E7C"/>
    <w:rsid w:val="00495F41"/>
    <w:rsid w:val="004961BE"/>
    <w:rsid w:val="0049643F"/>
    <w:rsid w:val="004A0CD6"/>
    <w:rsid w:val="004A100C"/>
    <w:rsid w:val="004A1BB9"/>
    <w:rsid w:val="004A1DBC"/>
    <w:rsid w:val="004A4235"/>
    <w:rsid w:val="004A4569"/>
    <w:rsid w:val="004A53AD"/>
    <w:rsid w:val="004A5CA8"/>
    <w:rsid w:val="004A786E"/>
    <w:rsid w:val="004A7BC8"/>
    <w:rsid w:val="004A7D00"/>
    <w:rsid w:val="004B0DD1"/>
    <w:rsid w:val="004B1594"/>
    <w:rsid w:val="004B24BF"/>
    <w:rsid w:val="004B2905"/>
    <w:rsid w:val="004B2A9D"/>
    <w:rsid w:val="004B2E64"/>
    <w:rsid w:val="004B37F2"/>
    <w:rsid w:val="004B3887"/>
    <w:rsid w:val="004B44E2"/>
    <w:rsid w:val="004B4EBC"/>
    <w:rsid w:val="004B5252"/>
    <w:rsid w:val="004B75D7"/>
    <w:rsid w:val="004B7B44"/>
    <w:rsid w:val="004C0FF8"/>
    <w:rsid w:val="004C2465"/>
    <w:rsid w:val="004C298C"/>
    <w:rsid w:val="004C2A44"/>
    <w:rsid w:val="004C309E"/>
    <w:rsid w:val="004C3362"/>
    <w:rsid w:val="004C341B"/>
    <w:rsid w:val="004C3CE2"/>
    <w:rsid w:val="004C40C9"/>
    <w:rsid w:val="004C4A2A"/>
    <w:rsid w:val="004C5F1F"/>
    <w:rsid w:val="004C7CB7"/>
    <w:rsid w:val="004C7F5F"/>
    <w:rsid w:val="004D04F7"/>
    <w:rsid w:val="004D0AC7"/>
    <w:rsid w:val="004D0E17"/>
    <w:rsid w:val="004D193C"/>
    <w:rsid w:val="004D1B6D"/>
    <w:rsid w:val="004D1EB1"/>
    <w:rsid w:val="004D279A"/>
    <w:rsid w:val="004D2980"/>
    <w:rsid w:val="004D311D"/>
    <w:rsid w:val="004D35A9"/>
    <w:rsid w:val="004D459C"/>
    <w:rsid w:val="004D516F"/>
    <w:rsid w:val="004D7667"/>
    <w:rsid w:val="004D76D1"/>
    <w:rsid w:val="004E10D5"/>
    <w:rsid w:val="004E13BA"/>
    <w:rsid w:val="004E1E67"/>
    <w:rsid w:val="004E1FB6"/>
    <w:rsid w:val="004E2FF6"/>
    <w:rsid w:val="004E3646"/>
    <w:rsid w:val="004E4930"/>
    <w:rsid w:val="004E4C76"/>
    <w:rsid w:val="004E5171"/>
    <w:rsid w:val="004E6E58"/>
    <w:rsid w:val="004E7FAF"/>
    <w:rsid w:val="004F0190"/>
    <w:rsid w:val="004F0400"/>
    <w:rsid w:val="004F13DB"/>
    <w:rsid w:val="004F14F8"/>
    <w:rsid w:val="004F19FE"/>
    <w:rsid w:val="004F1DE0"/>
    <w:rsid w:val="004F2977"/>
    <w:rsid w:val="004F34D9"/>
    <w:rsid w:val="004F39AE"/>
    <w:rsid w:val="004F429F"/>
    <w:rsid w:val="004F4BF7"/>
    <w:rsid w:val="004F4D7B"/>
    <w:rsid w:val="004F5292"/>
    <w:rsid w:val="004F600C"/>
    <w:rsid w:val="004F7D47"/>
    <w:rsid w:val="005000F6"/>
    <w:rsid w:val="005021A3"/>
    <w:rsid w:val="00502F70"/>
    <w:rsid w:val="0050387C"/>
    <w:rsid w:val="00503A72"/>
    <w:rsid w:val="00504812"/>
    <w:rsid w:val="00505B69"/>
    <w:rsid w:val="00505EE4"/>
    <w:rsid w:val="00506A0F"/>
    <w:rsid w:val="005078BB"/>
    <w:rsid w:val="005079C4"/>
    <w:rsid w:val="00507AF2"/>
    <w:rsid w:val="00510D4C"/>
    <w:rsid w:val="0051207D"/>
    <w:rsid w:val="00512A8F"/>
    <w:rsid w:val="00512B41"/>
    <w:rsid w:val="00512B5A"/>
    <w:rsid w:val="00513658"/>
    <w:rsid w:val="00514A51"/>
    <w:rsid w:val="005153B5"/>
    <w:rsid w:val="00515425"/>
    <w:rsid w:val="00515F35"/>
    <w:rsid w:val="0051665B"/>
    <w:rsid w:val="00520770"/>
    <w:rsid w:val="00520DD1"/>
    <w:rsid w:val="005212A7"/>
    <w:rsid w:val="0052212E"/>
    <w:rsid w:val="00522DB6"/>
    <w:rsid w:val="005232EF"/>
    <w:rsid w:val="005238A8"/>
    <w:rsid w:val="0052555F"/>
    <w:rsid w:val="00525669"/>
    <w:rsid w:val="005257E9"/>
    <w:rsid w:val="00525D13"/>
    <w:rsid w:val="00525E23"/>
    <w:rsid w:val="005270CD"/>
    <w:rsid w:val="00527BC4"/>
    <w:rsid w:val="00530020"/>
    <w:rsid w:val="00530A78"/>
    <w:rsid w:val="00530B42"/>
    <w:rsid w:val="00530CDE"/>
    <w:rsid w:val="00531785"/>
    <w:rsid w:val="00531A16"/>
    <w:rsid w:val="00532C6F"/>
    <w:rsid w:val="005331E3"/>
    <w:rsid w:val="0053364C"/>
    <w:rsid w:val="00534ED0"/>
    <w:rsid w:val="005352F6"/>
    <w:rsid w:val="0053539B"/>
    <w:rsid w:val="005357B1"/>
    <w:rsid w:val="00535AE1"/>
    <w:rsid w:val="00535B60"/>
    <w:rsid w:val="005416B8"/>
    <w:rsid w:val="005420B9"/>
    <w:rsid w:val="00543132"/>
    <w:rsid w:val="00544BAD"/>
    <w:rsid w:val="00545711"/>
    <w:rsid w:val="00545ECA"/>
    <w:rsid w:val="005461F6"/>
    <w:rsid w:val="00547FF5"/>
    <w:rsid w:val="00550393"/>
    <w:rsid w:val="0055183E"/>
    <w:rsid w:val="00552984"/>
    <w:rsid w:val="005539D0"/>
    <w:rsid w:val="00553B8B"/>
    <w:rsid w:val="005546D0"/>
    <w:rsid w:val="00554C79"/>
    <w:rsid w:val="00555255"/>
    <w:rsid w:val="00555875"/>
    <w:rsid w:val="005559A2"/>
    <w:rsid w:val="0055676A"/>
    <w:rsid w:val="00557830"/>
    <w:rsid w:val="005578B4"/>
    <w:rsid w:val="00560FA9"/>
    <w:rsid w:val="00561088"/>
    <w:rsid w:val="00561283"/>
    <w:rsid w:val="00561805"/>
    <w:rsid w:val="005626D7"/>
    <w:rsid w:val="005632E4"/>
    <w:rsid w:val="005644E9"/>
    <w:rsid w:val="0056478B"/>
    <w:rsid w:val="0056542A"/>
    <w:rsid w:val="00565B4C"/>
    <w:rsid w:val="00566713"/>
    <w:rsid w:val="0056765C"/>
    <w:rsid w:val="005705B9"/>
    <w:rsid w:val="00571CDE"/>
    <w:rsid w:val="00571D44"/>
    <w:rsid w:val="00573577"/>
    <w:rsid w:val="00573616"/>
    <w:rsid w:val="00573BF3"/>
    <w:rsid w:val="00573D49"/>
    <w:rsid w:val="005747E3"/>
    <w:rsid w:val="00574948"/>
    <w:rsid w:val="00574D2C"/>
    <w:rsid w:val="00575AA4"/>
    <w:rsid w:val="00575FFE"/>
    <w:rsid w:val="00577C42"/>
    <w:rsid w:val="00577F82"/>
    <w:rsid w:val="00580904"/>
    <w:rsid w:val="005816DA"/>
    <w:rsid w:val="00581B7E"/>
    <w:rsid w:val="005824F1"/>
    <w:rsid w:val="0058268F"/>
    <w:rsid w:val="005836A2"/>
    <w:rsid w:val="005836E1"/>
    <w:rsid w:val="0058392C"/>
    <w:rsid w:val="00585298"/>
    <w:rsid w:val="0058596B"/>
    <w:rsid w:val="00586004"/>
    <w:rsid w:val="00586916"/>
    <w:rsid w:val="005869D1"/>
    <w:rsid w:val="005871E5"/>
    <w:rsid w:val="00590EAC"/>
    <w:rsid w:val="005929A1"/>
    <w:rsid w:val="00592C17"/>
    <w:rsid w:val="0059310D"/>
    <w:rsid w:val="00593CC4"/>
    <w:rsid w:val="005944E8"/>
    <w:rsid w:val="0059475A"/>
    <w:rsid w:val="00594C51"/>
    <w:rsid w:val="00596596"/>
    <w:rsid w:val="00596DC5"/>
    <w:rsid w:val="005971DE"/>
    <w:rsid w:val="005973C2"/>
    <w:rsid w:val="005974F7"/>
    <w:rsid w:val="005A01D8"/>
    <w:rsid w:val="005A0543"/>
    <w:rsid w:val="005A0C0E"/>
    <w:rsid w:val="005A1468"/>
    <w:rsid w:val="005A146D"/>
    <w:rsid w:val="005A15CC"/>
    <w:rsid w:val="005A160E"/>
    <w:rsid w:val="005A17D2"/>
    <w:rsid w:val="005A1F74"/>
    <w:rsid w:val="005A4176"/>
    <w:rsid w:val="005A48AF"/>
    <w:rsid w:val="005A4F85"/>
    <w:rsid w:val="005A56DF"/>
    <w:rsid w:val="005A6436"/>
    <w:rsid w:val="005A64F6"/>
    <w:rsid w:val="005A7048"/>
    <w:rsid w:val="005A75B3"/>
    <w:rsid w:val="005A7A5A"/>
    <w:rsid w:val="005B0219"/>
    <w:rsid w:val="005B027B"/>
    <w:rsid w:val="005B088B"/>
    <w:rsid w:val="005B16F4"/>
    <w:rsid w:val="005B31A9"/>
    <w:rsid w:val="005B49C1"/>
    <w:rsid w:val="005B4D4A"/>
    <w:rsid w:val="005B5871"/>
    <w:rsid w:val="005B7B4E"/>
    <w:rsid w:val="005C03A7"/>
    <w:rsid w:val="005C0B64"/>
    <w:rsid w:val="005C0C4D"/>
    <w:rsid w:val="005C0D1F"/>
    <w:rsid w:val="005C2180"/>
    <w:rsid w:val="005C304B"/>
    <w:rsid w:val="005C54D5"/>
    <w:rsid w:val="005C65DB"/>
    <w:rsid w:val="005C6C3A"/>
    <w:rsid w:val="005C6C41"/>
    <w:rsid w:val="005C6EA3"/>
    <w:rsid w:val="005D0591"/>
    <w:rsid w:val="005D067B"/>
    <w:rsid w:val="005D0D2F"/>
    <w:rsid w:val="005D1262"/>
    <w:rsid w:val="005D199E"/>
    <w:rsid w:val="005D1F64"/>
    <w:rsid w:val="005D2CE2"/>
    <w:rsid w:val="005D3A69"/>
    <w:rsid w:val="005D3BC1"/>
    <w:rsid w:val="005D4166"/>
    <w:rsid w:val="005D4CB4"/>
    <w:rsid w:val="005D5360"/>
    <w:rsid w:val="005D55DD"/>
    <w:rsid w:val="005D7321"/>
    <w:rsid w:val="005D7FB0"/>
    <w:rsid w:val="005E1C3D"/>
    <w:rsid w:val="005E1C5F"/>
    <w:rsid w:val="005E1E0D"/>
    <w:rsid w:val="005E2D83"/>
    <w:rsid w:val="005E4C4E"/>
    <w:rsid w:val="005E56CE"/>
    <w:rsid w:val="005E578C"/>
    <w:rsid w:val="005E588F"/>
    <w:rsid w:val="005E61BF"/>
    <w:rsid w:val="005E65C4"/>
    <w:rsid w:val="005F0955"/>
    <w:rsid w:val="005F0B43"/>
    <w:rsid w:val="005F1B0F"/>
    <w:rsid w:val="005F2182"/>
    <w:rsid w:val="005F2BF9"/>
    <w:rsid w:val="005F4B39"/>
    <w:rsid w:val="005F7247"/>
    <w:rsid w:val="005F757D"/>
    <w:rsid w:val="005F7E46"/>
    <w:rsid w:val="006000E2"/>
    <w:rsid w:val="00600A4D"/>
    <w:rsid w:val="00601876"/>
    <w:rsid w:val="00601A1A"/>
    <w:rsid w:val="00602191"/>
    <w:rsid w:val="0060258C"/>
    <w:rsid w:val="006032A5"/>
    <w:rsid w:val="0060343B"/>
    <w:rsid w:val="00603A47"/>
    <w:rsid w:val="00603BD3"/>
    <w:rsid w:val="0060475E"/>
    <w:rsid w:val="00604791"/>
    <w:rsid w:val="006047BE"/>
    <w:rsid w:val="00604E09"/>
    <w:rsid w:val="006059CD"/>
    <w:rsid w:val="00605C46"/>
    <w:rsid w:val="00606B38"/>
    <w:rsid w:val="00607752"/>
    <w:rsid w:val="00607EE2"/>
    <w:rsid w:val="00610EC6"/>
    <w:rsid w:val="00612A3C"/>
    <w:rsid w:val="00612D20"/>
    <w:rsid w:val="0061328B"/>
    <w:rsid w:val="00613F3F"/>
    <w:rsid w:val="006144EC"/>
    <w:rsid w:val="00614787"/>
    <w:rsid w:val="00614A81"/>
    <w:rsid w:val="00615156"/>
    <w:rsid w:val="00615286"/>
    <w:rsid w:val="00615645"/>
    <w:rsid w:val="006156E9"/>
    <w:rsid w:val="00615ACE"/>
    <w:rsid w:val="00615C62"/>
    <w:rsid w:val="00616699"/>
    <w:rsid w:val="00616BDC"/>
    <w:rsid w:val="00616FA2"/>
    <w:rsid w:val="006177E6"/>
    <w:rsid w:val="006179F4"/>
    <w:rsid w:val="006200D3"/>
    <w:rsid w:val="00620629"/>
    <w:rsid w:val="00620775"/>
    <w:rsid w:val="006216EF"/>
    <w:rsid w:val="0062183E"/>
    <w:rsid w:val="0062202B"/>
    <w:rsid w:val="00622639"/>
    <w:rsid w:val="00622963"/>
    <w:rsid w:val="006229DA"/>
    <w:rsid w:val="00623C1E"/>
    <w:rsid w:val="00624A18"/>
    <w:rsid w:val="00625006"/>
    <w:rsid w:val="006279CB"/>
    <w:rsid w:val="00627F65"/>
    <w:rsid w:val="00630B2E"/>
    <w:rsid w:val="006313D0"/>
    <w:rsid w:val="00631BBA"/>
    <w:rsid w:val="00634A97"/>
    <w:rsid w:val="00634E19"/>
    <w:rsid w:val="0063558B"/>
    <w:rsid w:val="006371D4"/>
    <w:rsid w:val="00637DF8"/>
    <w:rsid w:val="006400C8"/>
    <w:rsid w:val="00640966"/>
    <w:rsid w:val="00642951"/>
    <w:rsid w:val="00642E2C"/>
    <w:rsid w:val="00642FB0"/>
    <w:rsid w:val="006445CD"/>
    <w:rsid w:val="00644A5B"/>
    <w:rsid w:val="00644AFA"/>
    <w:rsid w:val="00645A56"/>
    <w:rsid w:val="00646250"/>
    <w:rsid w:val="006463B2"/>
    <w:rsid w:val="0064743C"/>
    <w:rsid w:val="0064777E"/>
    <w:rsid w:val="00647FC7"/>
    <w:rsid w:val="00650027"/>
    <w:rsid w:val="00650FAC"/>
    <w:rsid w:val="00652C6A"/>
    <w:rsid w:val="006532F3"/>
    <w:rsid w:val="00653CC1"/>
    <w:rsid w:val="00653E16"/>
    <w:rsid w:val="006545F0"/>
    <w:rsid w:val="00654CC5"/>
    <w:rsid w:val="00655033"/>
    <w:rsid w:val="00655C2E"/>
    <w:rsid w:val="00655F80"/>
    <w:rsid w:val="00657284"/>
    <w:rsid w:val="00657573"/>
    <w:rsid w:val="0065791F"/>
    <w:rsid w:val="00657A27"/>
    <w:rsid w:val="006600AC"/>
    <w:rsid w:val="006611BF"/>
    <w:rsid w:val="0066331B"/>
    <w:rsid w:val="006647D8"/>
    <w:rsid w:val="00664879"/>
    <w:rsid w:val="00664AFF"/>
    <w:rsid w:val="00664CD7"/>
    <w:rsid w:val="00664E9D"/>
    <w:rsid w:val="00665275"/>
    <w:rsid w:val="006665A7"/>
    <w:rsid w:val="00666794"/>
    <w:rsid w:val="006706B9"/>
    <w:rsid w:val="006726BB"/>
    <w:rsid w:val="00672884"/>
    <w:rsid w:val="006729F5"/>
    <w:rsid w:val="0067342B"/>
    <w:rsid w:val="006734CA"/>
    <w:rsid w:val="006736ED"/>
    <w:rsid w:val="00673DD2"/>
    <w:rsid w:val="00674831"/>
    <w:rsid w:val="00674A0B"/>
    <w:rsid w:val="00676D51"/>
    <w:rsid w:val="006774DD"/>
    <w:rsid w:val="00677C73"/>
    <w:rsid w:val="00677CBC"/>
    <w:rsid w:val="00677CD9"/>
    <w:rsid w:val="00680CD8"/>
    <w:rsid w:val="0068144C"/>
    <w:rsid w:val="00682307"/>
    <w:rsid w:val="0068267B"/>
    <w:rsid w:val="00682980"/>
    <w:rsid w:val="006834D6"/>
    <w:rsid w:val="00684CFD"/>
    <w:rsid w:val="006854DC"/>
    <w:rsid w:val="0068598E"/>
    <w:rsid w:val="00686407"/>
    <w:rsid w:val="00686DDC"/>
    <w:rsid w:val="0069035F"/>
    <w:rsid w:val="00690AE2"/>
    <w:rsid w:val="00692393"/>
    <w:rsid w:val="006962CA"/>
    <w:rsid w:val="006971E0"/>
    <w:rsid w:val="00697558"/>
    <w:rsid w:val="006A0226"/>
    <w:rsid w:val="006A0559"/>
    <w:rsid w:val="006A07B5"/>
    <w:rsid w:val="006A185E"/>
    <w:rsid w:val="006A2FC5"/>
    <w:rsid w:val="006A35F6"/>
    <w:rsid w:val="006A5455"/>
    <w:rsid w:val="006A665C"/>
    <w:rsid w:val="006A6B20"/>
    <w:rsid w:val="006A7080"/>
    <w:rsid w:val="006A75F2"/>
    <w:rsid w:val="006B04B8"/>
    <w:rsid w:val="006B18FC"/>
    <w:rsid w:val="006B1B8C"/>
    <w:rsid w:val="006B2B6F"/>
    <w:rsid w:val="006B347D"/>
    <w:rsid w:val="006B36EC"/>
    <w:rsid w:val="006B60D7"/>
    <w:rsid w:val="006B6D5F"/>
    <w:rsid w:val="006C0F48"/>
    <w:rsid w:val="006C106D"/>
    <w:rsid w:val="006C1B9B"/>
    <w:rsid w:val="006C2790"/>
    <w:rsid w:val="006C4114"/>
    <w:rsid w:val="006C50CC"/>
    <w:rsid w:val="006C5E27"/>
    <w:rsid w:val="006C6142"/>
    <w:rsid w:val="006C71C0"/>
    <w:rsid w:val="006C744E"/>
    <w:rsid w:val="006C76D8"/>
    <w:rsid w:val="006C773A"/>
    <w:rsid w:val="006C791C"/>
    <w:rsid w:val="006D0006"/>
    <w:rsid w:val="006D00CD"/>
    <w:rsid w:val="006D194E"/>
    <w:rsid w:val="006D23AC"/>
    <w:rsid w:val="006D2568"/>
    <w:rsid w:val="006D2B11"/>
    <w:rsid w:val="006D345A"/>
    <w:rsid w:val="006D3C22"/>
    <w:rsid w:val="006D3FCD"/>
    <w:rsid w:val="006D4CC4"/>
    <w:rsid w:val="006D4E71"/>
    <w:rsid w:val="006D4F97"/>
    <w:rsid w:val="006D502E"/>
    <w:rsid w:val="006D5345"/>
    <w:rsid w:val="006D53BC"/>
    <w:rsid w:val="006D575D"/>
    <w:rsid w:val="006D582C"/>
    <w:rsid w:val="006D67CB"/>
    <w:rsid w:val="006D6D17"/>
    <w:rsid w:val="006D718F"/>
    <w:rsid w:val="006E0166"/>
    <w:rsid w:val="006E052E"/>
    <w:rsid w:val="006E090A"/>
    <w:rsid w:val="006E108B"/>
    <w:rsid w:val="006E29A9"/>
    <w:rsid w:val="006E30A7"/>
    <w:rsid w:val="006E3A18"/>
    <w:rsid w:val="006E489A"/>
    <w:rsid w:val="006E48D1"/>
    <w:rsid w:val="006E53FF"/>
    <w:rsid w:val="006E6083"/>
    <w:rsid w:val="006E6819"/>
    <w:rsid w:val="006E7E07"/>
    <w:rsid w:val="006E7F1E"/>
    <w:rsid w:val="006F0100"/>
    <w:rsid w:val="006F0673"/>
    <w:rsid w:val="006F15A8"/>
    <w:rsid w:val="006F1CDC"/>
    <w:rsid w:val="006F2029"/>
    <w:rsid w:val="006F236C"/>
    <w:rsid w:val="006F2853"/>
    <w:rsid w:val="006F2A5B"/>
    <w:rsid w:val="006F2F38"/>
    <w:rsid w:val="006F30EC"/>
    <w:rsid w:val="006F3478"/>
    <w:rsid w:val="006F376D"/>
    <w:rsid w:val="006F442C"/>
    <w:rsid w:val="006F4B80"/>
    <w:rsid w:val="006F4B8C"/>
    <w:rsid w:val="006F6A1C"/>
    <w:rsid w:val="006F6BF2"/>
    <w:rsid w:val="006F701B"/>
    <w:rsid w:val="007001BC"/>
    <w:rsid w:val="007002FB"/>
    <w:rsid w:val="00700BB1"/>
    <w:rsid w:val="00700E88"/>
    <w:rsid w:val="007010A3"/>
    <w:rsid w:val="00701EA6"/>
    <w:rsid w:val="0070208A"/>
    <w:rsid w:val="00702745"/>
    <w:rsid w:val="007027C3"/>
    <w:rsid w:val="00703073"/>
    <w:rsid w:val="007036E6"/>
    <w:rsid w:val="00703993"/>
    <w:rsid w:val="00704289"/>
    <w:rsid w:val="0070534D"/>
    <w:rsid w:val="00705582"/>
    <w:rsid w:val="00705A28"/>
    <w:rsid w:val="00706156"/>
    <w:rsid w:val="00706E4F"/>
    <w:rsid w:val="00707F2A"/>
    <w:rsid w:val="0071044D"/>
    <w:rsid w:val="00710763"/>
    <w:rsid w:val="007108BB"/>
    <w:rsid w:val="007108E5"/>
    <w:rsid w:val="00710904"/>
    <w:rsid w:val="007119E7"/>
    <w:rsid w:val="00711B33"/>
    <w:rsid w:val="0071225C"/>
    <w:rsid w:val="00712981"/>
    <w:rsid w:val="00712C7D"/>
    <w:rsid w:val="007136CB"/>
    <w:rsid w:val="00713D40"/>
    <w:rsid w:val="00715E83"/>
    <w:rsid w:val="0071701D"/>
    <w:rsid w:val="00717577"/>
    <w:rsid w:val="007211B8"/>
    <w:rsid w:val="00721626"/>
    <w:rsid w:val="00721729"/>
    <w:rsid w:val="0072178F"/>
    <w:rsid w:val="00721946"/>
    <w:rsid w:val="0072229B"/>
    <w:rsid w:val="00722714"/>
    <w:rsid w:val="0072467C"/>
    <w:rsid w:val="00725E9B"/>
    <w:rsid w:val="00726107"/>
    <w:rsid w:val="007263C0"/>
    <w:rsid w:val="00730132"/>
    <w:rsid w:val="007306C7"/>
    <w:rsid w:val="00731226"/>
    <w:rsid w:val="007322CE"/>
    <w:rsid w:val="00732728"/>
    <w:rsid w:val="00732E90"/>
    <w:rsid w:val="00733411"/>
    <w:rsid w:val="00734664"/>
    <w:rsid w:val="00735058"/>
    <w:rsid w:val="0073604D"/>
    <w:rsid w:val="00736DC9"/>
    <w:rsid w:val="0073730E"/>
    <w:rsid w:val="007377A8"/>
    <w:rsid w:val="00737DF8"/>
    <w:rsid w:val="00737EC1"/>
    <w:rsid w:val="007401D6"/>
    <w:rsid w:val="0074053C"/>
    <w:rsid w:val="007407C2"/>
    <w:rsid w:val="00740878"/>
    <w:rsid w:val="00740900"/>
    <w:rsid w:val="00740D2B"/>
    <w:rsid w:val="00740FBE"/>
    <w:rsid w:val="00741E30"/>
    <w:rsid w:val="00741EF5"/>
    <w:rsid w:val="00742CE0"/>
    <w:rsid w:val="00742E20"/>
    <w:rsid w:val="00742EE1"/>
    <w:rsid w:val="007442A9"/>
    <w:rsid w:val="0074566E"/>
    <w:rsid w:val="00745C05"/>
    <w:rsid w:val="00746CEF"/>
    <w:rsid w:val="00747676"/>
    <w:rsid w:val="00747D53"/>
    <w:rsid w:val="007503C9"/>
    <w:rsid w:val="00751A1E"/>
    <w:rsid w:val="00752400"/>
    <w:rsid w:val="007528AE"/>
    <w:rsid w:val="007530B9"/>
    <w:rsid w:val="007537F8"/>
    <w:rsid w:val="00753950"/>
    <w:rsid w:val="00754B88"/>
    <w:rsid w:val="00754EA5"/>
    <w:rsid w:val="007555DD"/>
    <w:rsid w:val="00755F1D"/>
    <w:rsid w:val="007566FE"/>
    <w:rsid w:val="00756C48"/>
    <w:rsid w:val="00760FD8"/>
    <w:rsid w:val="007613FA"/>
    <w:rsid w:val="00762835"/>
    <w:rsid w:val="00762946"/>
    <w:rsid w:val="00762DFC"/>
    <w:rsid w:val="0076351D"/>
    <w:rsid w:val="0076503D"/>
    <w:rsid w:val="00765887"/>
    <w:rsid w:val="00766CCC"/>
    <w:rsid w:val="00767211"/>
    <w:rsid w:val="0077155F"/>
    <w:rsid w:val="007716FF"/>
    <w:rsid w:val="007717A9"/>
    <w:rsid w:val="007720B9"/>
    <w:rsid w:val="007723D2"/>
    <w:rsid w:val="0077333C"/>
    <w:rsid w:val="00773AAB"/>
    <w:rsid w:val="007740E6"/>
    <w:rsid w:val="007740FD"/>
    <w:rsid w:val="00774B56"/>
    <w:rsid w:val="00775A7C"/>
    <w:rsid w:val="00775C3B"/>
    <w:rsid w:val="00775E36"/>
    <w:rsid w:val="00775EB9"/>
    <w:rsid w:val="007778F3"/>
    <w:rsid w:val="007804A5"/>
    <w:rsid w:val="007837A4"/>
    <w:rsid w:val="007838A3"/>
    <w:rsid w:val="00784924"/>
    <w:rsid w:val="00784D93"/>
    <w:rsid w:val="00785C53"/>
    <w:rsid w:val="00786FFF"/>
    <w:rsid w:val="007874DC"/>
    <w:rsid w:val="00790943"/>
    <w:rsid w:val="00791480"/>
    <w:rsid w:val="00791A9E"/>
    <w:rsid w:val="00792D8E"/>
    <w:rsid w:val="007947C4"/>
    <w:rsid w:val="007954D6"/>
    <w:rsid w:val="007965CB"/>
    <w:rsid w:val="00796B49"/>
    <w:rsid w:val="00797581"/>
    <w:rsid w:val="0079764E"/>
    <w:rsid w:val="00797776"/>
    <w:rsid w:val="007A1142"/>
    <w:rsid w:val="007A1D43"/>
    <w:rsid w:val="007A20D5"/>
    <w:rsid w:val="007A2A9A"/>
    <w:rsid w:val="007A3200"/>
    <w:rsid w:val="007A340B"/>
    <w:rsid w:val="007A355B"/>
    <w:rsid w:val="007A3877"/>
    <w:rsid w:val="007A4DF9"/>
    <w:rsid w:val="007A505B"/>
    <w:rsid w:val="007A72B9"/>
    <w:rsid w:val="007B0213"/>
    <w:rsid w:val="007B079F"/>
    <w:rsid w:val="007B0ABE"/>
    <w:rsid w:val="007B1CF5"/>
    <w:rsid w:val="007B2011"/>
    <w:rsid w:val="007B2375"/>
    <w:rsid w:val="007B2D7C"/>
    <w:rsid w:val="007B409F"/>
    <w:rsid w:val="007B5B64"/>
    <w:rsid w:val="007B5DE8"/>
    <w:rsid w:val="007B624B"/>
    <w:rsid w:val="007C079B"/>
    <w:rsid w:val="007C11FF"/>
    <w:rsid w:val="007C17C7"/>
    <w:rsid w:val="007C2546"/>
    <w:rsid w:val="007C2B51"/>
    <w:rsid w:val="007C30BC"/>
    <w:rsid w:val="007C32D3"/>
    <w:rsid w:val="007C34ED"/>
    <w:rsid w:val="007C3D36"/>
    <w:rsid w:val="007C498C"/>
    <w:rsid w:val="007C5A54"/>
    <w:rsid w:val="007C5F09"/>
    <w:rsid w:val="007C73EB"/>
    <w:rsid w:val="007C7CC8"/>
    <w:rsid w:val="007D0259"/>
    <w:rsid w:val="007D284E"/>
    <w:rsid w:val="007D2E67"/>
    <w:rsid w:val="007D35C1"/>
    <w:rsid w:val="007D55FA"/>
    <w:rsid w:val="007D5942"/>
    <w:rsid w:val="007D5EA2"/>
    <w:rsid w:val="007D60DF"/>
    <w:rsid w:val="007D6F20"/>
    <w:rsid w:val="007D7643"/>
    <w:rsid w:val="007E01EE"/>
    <w:rsid w:val="007E05FB"/>
    <w:rsid w:val="007E0E74"/>
    <w:rsid w:val="007E2831"/>
    <w:rsid w:val="007E319C"/>
    <w:rsid w:val="007E36F0"/>
    <w:rsid w:val="007E3862"/>
    <w:rsid w:val="007E46E2"/>
    <w:rsid w:val="007E4D90"/>
    <w:rsid w:val="007E5A23"/>
    <w:rsid w:val="007E6A0E"/>
    <w:rsid w:val="007E797D"/>
    <w:rsid w:val="007E7B87"/>
    <w:rsid w:val="007E7E03"/>
    <w:rsid w:val="007E7F00"/>
    <w:rsid w:val="007F2095"/>
    <w:rsid w:val="007F23D6"/>
    <w:rsid w:val="007F24E3"/>
    <w:rsid w:val="007F26E8"/>
    <w:rsid w:val="007F3152"/>
    <w:rsid w:val="007F393C"/>
    <w:rsid w:val="007F3BA7"/>
    <w:rsid w:val="007F4298"/>
    <w:rsid w:val="007F5897"/>
    <w:rsid w:val="007F665C"/>
    <w:rsid w:val="00800711"/>
    <w:rsid w:val="008013E5"/>
    <w:rsid w:val="008014C7"/>
    <w:rsid w:val="00801903"/>
    <w:rsid w:val="00801AA4"/>
    <w:rsid w:val="00802B9F"/>
    <w:rsid w:val="00803F15"/>
    <w:rsid w:val="0080426D"/>
    <w:rsid w:val="008050A6"/>
    <w:rsid w:val="00805C6F"/>
    <w:rsid w:val="00806339"/>
    <w:rsid w:val="008070B3"/>
    <w:rsid w:val="008103D8"/>
    <w:rsid w:val="00812376"/>
    <w:rsid w:val="008132FC"/>
    <w:rsid w:val="008143D6"/>
    <w:rsid w:val="00814CDB"/>
    <w:rsid w:val="00815571"/>
    <w:rsid w:val="00815FC5"/>
    <w:rsid w:val="008169C5"/>
    <w:rsid w:val="00816CE1"/>
    <w:rsid w:val="008204FB"/>
    <w:rsid w:val="0082075D"/>
    <w:rsid w:val="00822539"/>
    <w:rsid w:val="008238BE"/>
    <w:rsid w:val="008247FF"/>
    <w:rsid w:val="0082557F"/>
    <w:rsid w:val="008258C2"/>
    <w:rsid w:val="00827514"/>
    <w:rsid w:val="00827AA0"/>
    <w:rsid w:val="00827C58"/>
    <w:rsid w:val="00830365"/>
    <w:rsid w:val="00830BE9"/>
    <w:rsid w:val="008312C3"/>
    <w:rsid w:val="008322D2"/>
    <w:rsid w:val="00832CFC"/>
    <w:rsid w:val="008333F2"/>
    <w:rsid w:val="00833DE6"/>
    <w:rsid w:val="00834310"/>
    <w:rsid w:val="00834A0B"/>
    <w:rsid w:val="00834B4D"/>
    <w:rsid w:val="00834D0A"/>
    <w:rsid w:val="00834F98"/>
    <w:rsid w:val="0083527F"/>
    <w:rsid w:val="00836D1D"/>
    <w:rsid w:val="00836E8D"/>
    <w:rsid w:val="00837136"/>
    <w:rsid w:val="00837505"/>
    <w:rsid w:val="00837591"/>
    <w:rsid w:val="00837CE9"/>
    <w:rsid w:val="00837E6C"/>
    <w:rsid w:val="00840AF1"/>
    <w:rsid w:val="008414A7"/>
    <w:rsid w:val="00841CDE"/>
    <w:rsid w:val="00841FB1"/>
    <w:rsid w:val="00842716"/>
    <w:rsid w:val="00842A95"/>
    <w:rsid w:val="008432CB"/>
    <w:rsid w:val="008437EB"/>
    <w:rsid w:val="00845C58"/>
    <w:rsid w:val="0085004C"/>
    <w:rsid w:val="00852874"/>
    <w:rsid w:val="008528CA"/>
    <w:rsid w:val="00852CEF"/>
    <w:rsid w:val="0085307D"/>
    <w:rsid w:val="0085326F"/>
    <w:rsid w:val="008554D1"/>
    <w:rsid w:val="0085554F"/>
    <w:rsid w:val="00855F3F"/>
    <w:rsid w:val="0085747B"/>
    <w:rsid w:val="00857AB3"/>
    <w:rsid w:val="00860EC5"/>
    <w:rsid w:val="00860F27"/>
    <w:rsid w:val="008615D1"/>
    <w:rsid w:val="00862529"/>
    <w:rsid w:val="00862B78"/>
    <w:rsid w:val="008636FA"/>
    <w:rsid w:val="008637C3"/>
    <w:rsid w:val="00863F75"/>
    <w:rsid w:val="00863F82"/>
    <w:rsid w:val="008640F2"/>
    <w:rsid w:val="008642E9"/>
    <w:rsid w:val="00864A0F"/>
    <w:rsid w:val="008652C4"/>
    <w:rsid w:val="0086557F"/>
    <w:rsid w:val="00865C41"/>
    <w:rsid w:val="00865D3B"/>
    <w:rsid w:val="00866032"/>
    <w:rsid w:val="00866128"/>
    <w:rsid w:val="00866E08"/>
    <w:rsid w:val="00867663"/>
    <w:rsid w:val="008678CF"/>
    <w:rsid w:val="008701A2"/>
    <w:rsid w:val="008715E0"/>
    <w:rsid w:val="00871669"/>
    <w:rsid w:val="0087219F"/>
    <w:rsid w:val="008729FC"/>
    <w:rsid w:val="0087375B"/>
    <w:rsid w:val="00873B3E"/>
    <w:rsid w:val="0087420C"/>
    <w:rsid w:val="0087462A"/>
    <w:rsid w:val="00875ABA"/>
    <w:rsid w:val="00875F0E"/>
    <w:rsid w:val="00876999"/>
    <w:rsid w:val="00881531"/>
    <w:rsid w:val="00881F86"/>
    <w:rsid w:val="008833E6"/>
    <w:rsid w:val="00884AB4"/>
    <w:rsid w:val="00886156"/>
    <w:rsid w:val="008864E1"/>
    <w:rsid w:val="008869BD"/>
    <w:rsid w:val="00886BB1"/>
    <w:rsid w:val="00887E8C"/>
    <w:rsid w:val="00887F76"/>
    <w:rsid w:val="008915D6"/>
    <w:rsid w:val="008918B6"/>
    <w:rsid w:val="00891E0E"/>
    <w:rsid w:val="00891F20"/>
    <w:rsid w:val="0089297A"/>
    <w:rsid w:val="0089393C"/>
    <w:rsid w:val="00894413"/>
    <w:rsid w:val="00894453"/>
    <w:rsid w:val="008945A8"/>
    <w:rsid w:val="0089553C"/>
    <w:rsid w:val="00895A37"/>
    <w:rsid w:val="00895D24"/>
    <w:rsid w:val="008961CB"/>
    <w:rsid w:val="00896A64"/>
    <w:rsid w:val="00896E36"/>
    <w:rsid w:val="00896E44"/>
    <w:rsid w:val="00896EAB"/>
    <w:rsid w:val="0089761E"/>
    <w:rsid w:val="008979DC"/>
    <w:rsid w:val="008A0F3D"/>
    <w:rsid w:val="008A1756"/>
    <w:rsid w:val="008A18A8"/>
    <w:rsid w:val="008A18EA"/>
    <w:rsid w:val="008A288C"/>
    <w:rsid w:val="008A3AE5"/>
    <w:rsid w:val="008A3F83"/>
    <w:rsid w:val="008A40AA"/>
    <w:rsid w:val="008A45DE"/>
    <w:rsid w:val="008A4655"/>
    <w:rsid w:val="008A5C96"/>
    <w:rsid w:val="008A6B38"/>
    <w:rsid w:val="008A6F6C"/>
    <w:rsid w:val="008A73CE"/>
    <w:rsid w:val="008A7C50"/>
    <w:rsid w:val="008B0621"/>
    <w:rsid w:val="008B0896"/>
    <w:rsid w:val="008B1663"/>
    <w:rsid w:val="008B1768"/>
    <w:rsid w:val="008B21CD"/>
    <w:rsid w:val="008B317F"/>
    <w:rsid w:val="008B4E76"/>
    <w:rsid w:val="008B5011"/>
    <w:rsid w:val="008B50BF"/>
    <w:rsid w:val="008B5972"/>
    <w:rsid w:val="008B62AE"/>
    <w:rsid w:val="008C007F"/>
    <w:rsid w:val="008C0103"/>
    <w:rsid w:val="008C07A5"/>
    <w:rsid w:val="008C08EA"/>
    <w:rsid w:val="008C1462"/>
    <w:rsid w:val="008C2D7E"/>
    <w:rsid w:val="008C3704"/>
    <w:rsid w:val="008C3B74"/>
    <w:rsid w:val="008C4F7E"/>
    <w:rsid w:val="008C4FFA"/>
    <w:rsid w:val="008C52BF"/>
    <w:rsid w:val="008C5E82"/>
    <w:rsid w:val="008C60C4"/>
    <w:rsid w:val="008C647A"/>
    <w:rsid w:val="008C730F"/>
    <w:rsid w:val="008C74E7"/>
    <w:rsid w:val="008D0B70"/>
    <w:rsid w:val="008D1223"/>
    <w:rsid w:val="008D1F93"/>
    <w:rsid w:val="008D22C1"/>
    <w:rsid w:val="008D27DA"/>
    <w:rsid w:val="008D2BFA"/>
    <w:rsid w:val="008D2EA2"/>
    <w:rsid w:val="008D3828"/>
    <w:rsid w:val="008D4145"/>
    <w:rsid w:val="008D4F91"/>
    <w:rsid w:val="008D5ED1"/>
    <w:rsid w:val="008D6FC4"/>
    <w:rsid w:val="008D725C"/>
    <w:rsid w:val="008E06BA"/>
    <w:rsid w:val="008E1C93"/>
    <w:rsid w:val="008E229E"/>
    <w:rsid w:val="008E2E1C"/>
    <w:rsid w:val="008E36E4"/>
    <w:rsid w:val="008E3E83"/>
    <w:rsid w:val="008E3FBB"/>
    <w:rsid w:val="008E47AF"/>
    <w:rsid w:val="008E64DB"/>
    <w:rsid w:val="008E65B4"/>
    <w:rsid w:val="008E692D"/>
    <w:rsid w:val="008E6C3E"/>
    <w:rsid w:val="008E741E"/>
    <w:rsid w:val="008E7539"/>
    <w:rsid w:val="008E7A01"/>
    <w:rsid w:val="008F04F6"/>
    <w:rsid w:val="008F2028"/>
    <w:rsid w:val="008F27AC"/>
    <w:rsid w:val="008F2AA5"/>
    <w:rsid w:val="008F315C"/>
    <w:rsid w:val="008F3BDB"/>
    <w:rsid w:val="008F45DF"/>
    <w:rsid w:val="008F4DB1"/>
    <w:rsid w:val="008F5295"/>
    <w:rsid w:val="008F5927"/>
    <w:rsid w:val="008F6720"/>
    <w:rsid w:val="008F6884"/>
    <w:rsid w:val="008F701A"/>
    <w:rsid w:val="008F7A13"/>
    <w:rsid w:val="00900BB3"/>
    <w:rsid w:val="009015EA"/>
    <w:rsid w:val="009022A0"/>
    <w:rsid w:val="0090289C"/>
    <w:rsid w:val="00902989"/>
    <w:rsid w:val="009029BE"/>
    <w:rsid w:val="00902EBD"/>
    <w:rsid w:val="00902F54"/>
    <w:rsid w:val="009039FF"/>
    <w:rsid w:val="00903AA1"/>
    <w:rsid w:val="00903AA6"/>
    <w:rsid w:val="00904105"/>
    <w:rsid w:val="009042D9"/>
    <w:rsid w:val="00904630"/>
    <w:rsid w:val="00904B19"/>
    <w:rsid w:val="0090552E"/>
    <w:rsid w:val="00905603"/>
    <w:rsid w:val="00907F74"/>
    <w:rsid w:val="00907F80"/>
    <w:rsid w:val="00910F3F"/>
    <w:rsid w:val="009113B2"/>
    <w:rsid w:val="00911718"/>
    <w:rsid w:val="009117A6"/>
    <w:rsid w:val="0091195C"/>
    <w:rsid w:val="00912450"/>
    <w:rsid w:val="009141E3"/>
    <w:rsid w:val="0091439F"/>
    <w:rsid w:val="00915199"/>
    <w:rsid w:val="0091574D"/>
    <w:rsid w:val="00915DD5"/>
    <w:rsid w:val="0091629D"/>
    <w:rsid w:val="0091630B"/>
    <w:rsid w:val="00917186"/>
    <w:rsid w:val="009176C4"/>
    <w:rsid w:val="009204E3"/>
    <w:rsid w:val="0092167B"/>
    <w:rsid w:val="00921C4F"/>
    <w:rsid w:val="00922899"/>
    <w:rsid w:val="00922D4B"/>
    <w:rsid w:val="00923321"/>
    <w:rsid w:val="00924306"/>
    <w:rsid w:val="00924C41"/>
    <w:rsid w:val="00924E6E"/>
    <w:rsid w:val="00925926"/>
    <w:rsid w:val="009259E3"/>
    <w:rsid w:val="00925ACA"/>
    <w:rsid w:val="00926359"/>
    <w:rsid w:val="00926541"/>
    <w:rsid w:val="00926623"/>
    <w:rsid w:val="0092667F"/>
    <w:rsid w:val="00927DC6"/>
    <w:rsid w:val="00927F78"/>
    <w:rsid w:val="0093195D"/>
    <w:rsid w:val="00931A28"/>
    <w:rsid w:val="00931FD1"/>
    <w:rsid w:val="0093239D"/>
    <w:rsid w:val="00933AE0"/>
    <w:rsid w:val="0093463C"/>
    <w:rsid w:val="00934A7F"/>
    <w:rsid w:val="00935376"/>
    <w:rsid w:val="009354E4"/>
    <w:rsid w:val="00935589"/>
    <w:rsid w:val="00941002"/>
    <w:rsid w:val="0094181A"/>
    <w:rsid w:val="00941DFB"/>
    <w:rsid w:val="00943184"/>
    <w:rsid w:val="00943AE3"/>
    <w:rsid w:val="009441EB"/>
    <w:rsid w:val="00945325"/>
    <w:rsid w:val="009455F5"/>
    <w:rsid w:val="00946CF4"/>
    <w:rsid w:val="009473DE"/>
    <w:rsid w:val="00947844"/>
    <w:rsid w:val="009501FE"/>
    <w:rsid w:val="00950F9D"/>
    <w:rsid w:val="0095232F"/>
    <w:rsid w:val="009529D9"/>
    <w:rsid w:val="00952F71"/>
    <w:rsid w:val="009540D0"/>
    <w:rsid w:val="0095669A"/>
    <w:rsid w:val="00956D2F"/>
    <w:rsid w:val="00956EDA"/>
    <w:rsid w:val="00960006"/>
    <w:rsid w:val="00961057"/>
    <w:rsid w:val="009618AF"/>
    <w:rsid w:val="009628B8"/>
    <w:rsid w:val="00962B17"/>
    <w:rsid w:val="00962E4E"/>
    <w:rsid w:val="009635A0"/>
    <w:rsid w:val="009635BC"/>
    <w:rsid w:val="0096430C"/>
    <w:rsid w:val="00964F19"/>
    <w:rsid w:val="00965391"/>
    <w:rsid w:val="00965467"/>
    <w:rsid w:val="0096600D"/>
    <w:rsid w:val="009662D4"/>
    <w:rsid w:val="009662EF"/>
    <w:rsid w:val="00966AC9"/>
    <w:rsid w:val="00966CF3"/>
    <w:rsid w:val="0096781A"/>
    <w:rsid w:val="0097006F"/>
    <w:rsid w:val="00970C0B"/>
    <w:rsid w:val="00972FB4"/>
    <w:rsid w:val="00973F9F"/>
    <w:rsid w:val="00975A5C"/>
    <w:rsid w:val="00975A8A"/>
    <w:rsid w:val="009762DA"/>
    <w:rsid w:val="009764CD"/>
    <w:rsid w:val="00977560"/>
    <w:rsid w:val="009801F9"/>
    <w:rsid w:val="00980B9F"/>
    <w:rsid w:val="00980EE9"/>
    <w:rsid w:val="0098198E"/>
    <w:rsid w:val="00981B76"/>
    <w:rsid w:val="00981BD1"/>
    <w:rsid w:val="009831A5"/>
    <w:rsid w:val="009836A7"/>
    <w:rsid w:val="00983A24"/>
    <w:rsid w:val="009846A4"/>
    <w:rsid w:val="00986B33"/>
    <w:rsid w:val="00987CED"/>
    <w:rsid w:val="00990A32"/>
    <w:rsid w:val="009911F7"/>
    <w:rsid w:val="0099190E"/>
    <w:rsid w:val="009959B0"/>
    <w:rsid w:val="00996150"/>
    <w:rsid w:val="00996779"/>
    <w:rsid w:val="00996D3D"/>
    <w:rsid w:val="00996DE8"/>
    <w:rsid w:val="009974CF"/>
    <w:rsid w:val="009A04E1"/>
    <w:rsid w:val="009A09BE"/>
    <w:rsid w:val="009A1FF2"/>
    <w:rsid w:val="009A217A"/>
    <w:rsid w:val="009A2EF1"/>
    <w:rsid w:val="009A40BD"/>
    <w:rsid w:val="009A4C1C"/>
    <w:rsid w:val="009A4FB6"/>
    <w:rsid w:val="009B0BF1"/>
    <w:rsid w:val="009B1A78"/>
    <w:rsid w:val="009B2161"/>
    <w:rsid w:val="009B292D"/>
    <w:rsid w:val="009B2DD2"/>
    <w:rsid w:val="009B333D"/>
    <w:rsid w:val="009B35B8"/>
    <w:rsid w:val="009B3DAA"/>
    <w:rsid w:val="009B4BBA"/>
    <w:rsid w:val="009B4C61"/>
    <w:rsid w:val="009B5A87"/>
    <w:rsid w:val="009C0B84"/>
    <w:rsid w:val="009C1160"/>
    <w:rsid w:val="009C218F"/>
    <w:rsid w:val="009C2558"/>
    <w:rsid w:val="009C2748"/>
    <w:rsid w:val="009C3AEC"/>
    <w:rsid w:val="009C3C72"/>
    <w:rsid w:val="009C3E71"/>
    <w:rsid w:val="009C4C6E"/>
    <w:rsid w:val="009C51A7"/>
    <w:rsid w:val="009C5F10"/>
    <w:rsid w:val="009C61F8"/>
    <w:rsid w:val="009C620D"/>
    <w:rsid w:val="009C7661"/>
    <w:rsid w:val="009C7C0E"/>
    <w:rsid w:val="009D0AF4"/>
    <w:rsid w:val="009D1315"/>
    <w:rsid w:val="009D131E"/>
    <w:rsid w:val="009D38AA"/>
    <w:rsid w:val="009D4071"/>
    <w:rsid w:val="009D48AF"/>
    <w:rsid w:val="009D494C"/>
    <w:rsid w:val="009D4F61"/>
    <w:rsid w:val="009D6DED"/>
    <w:rsid w:val="009D718B"/>
    <w:rsid w:val="009D731B"/>
    <w:rsid w:val="009D748C"/>
    <w:rsid w:val="009E028F"/>
    <w:rsid w:val="009E02FB"/>
    <w:rsid w:val="009E1068"/>
    <w:rsid w:val="009E1D37"/>
    <w:rsid w:val="009E2797"/>
    <w:rsid w:val="009E3C4B"/>
    <w:rsid w:val="009E401B"/>
    <w:rsid w:val="009E4874"/>
    <w:rsid w:val="009E4C3E"/>
    <w:rsid w:val="009E532D"/>
    <w:rsid w:val="009F05AD"/>
    <w:rsid w:val="009F0F84"/>
    <w:rsid w:val="009F1417"/>
    <w:rsid w:val="009F341D"/>
    <w:rsid w:val="009F461A"/>
    <w:rsid w:val="009F466E"/>
    <w:rsid w:val="009F49E9"/>
    <w:rsid w:val="009F4F25"/>
    <w:rsid w:val="009F53DB"/>
    <w:rsid w:val="009F5968"/>
    <w:rsid w:val="009F6779"/>
    <w:rsid w:val="009F70E6"/>
    <w:rsid w:val="009F7198"/>
    <w:rsid w:val="009F7256"/>
    <w:rsid w:val="009F764D"/>
    <w:rsid w:val="009F7816"/>
    <w:rsid w:val="00A00908"/>
    <w:rsid w:val="00A00E3D"/>
    <w:rsid w:val="00A032EA"/>
    <w:rsid w:val="00A0434F"/>
    <w:rsid w:val="00A04817"/>
    <w:rsid w:val="00A05C0F"/>
    <w:rsid w:val="00A05DC7"/>
    <w:rsid w:val="00A068E5"/>
    <w:rsid w:val="00A0694B"/>
    <w:rsid w:val="00A06AD2"/>
    <w:rsid w:val="00A07AC7"/>
    <w:rsid w:val="00A07EA4"/>
    <w:rsid w:val="00A10139"/>
    <w:rsid w:val="00A104DE"/>
    <w:rsid w:val="00A1162F"/>
    <w:rsid w:val="00A12769"/>
    <w:rsid w:val="00A12972"/>
    <w:rsid w:val="00A12B6B"/>
    <w:rsid w:val="00A139A8"/>
    <w:rsid w:val="00A14163"/>
    <w:rsid w:val="00A149B9"/>
    <w:rsid w:val="00A14F90"/>
    <w:rsid w:val="00A15222"/>
    <w:rsid w:val="00A15678"/>
    <w:rsid w:val="00A15CCC"/>
    <w:rsid w:val="00A17E2E"/>
    <w:rsid w:val="00A200B5"/>
    <w:rsid w:val="00A203A4"/>
    <w:rsid w:val="00A204D0"/>
    <w:rsid w:val="00A210CD"/>
    <w:rsid w:val="00A21C19"/>
    <w:rsid w:val="00A22CF4"/>
    <w:rsid w:val="00A233FE"/>
    <w:rsid w:val="00A2384A"/>
    <w:rsid w:val="00A23D7B"/>
    <w:rsid w:val="00A25A84"/>
    <w:rsid w:val="00A26220"/>
    <w:rsid w:val="00A267E6"/>
    <w:rsid w:val="00A26927"/>
    <w:rsid w:val="00A277AB"/>
    <w:rsid w:val="00A30091"/>
    <w:rsid w:val="00A3026E"/>
    <w:rsid w:val="00A3026F"/>
    <w:rsid w:val="00A325D7"/>
    <w:rsid w:val="00A32B80"/>
    <w:rsid w:val="00A33E0C"/>
    <w:rsid w:val="00A3400B"/>
    <w:rsid w:val="00A34DBD"/>
    <w:rsid w:val="00A34FF5"/>
    <w:rsid w:val="00A359FD"/>
    <w:rsid w:val="00A36F1A"/>
    <w:rsid w:val="00A37069"/>
    <w:rsid w:val="00A37395"/>
    <w:rsid w:val="00A37800"/>
    <w:rsid w:val="00A407BC"/>
    <w:rsid w:val="00A40A9D"/>
    <w:rsid w:val="00A41D73"/>
    <w:rsid w:val="00A43C99"/>
    <w:rsid w:val="00A455E4"/>
    <w:rsid w:val="00A45A42"/>
    <w:rsid w:val="00A47829"/>
    <w:rsid w:val="00A47A16"/>
    <w:rsid w:val="00A47F96"/>
    <w:rsid w:val="00A51374"/>
    <w:rsid w:val="00A5158B"/>
    <w:rsid w:val="00A516C7"/>
    <w:rsid w:val="00A51D1D"/>
    <w:rsid w:val="00A5215E"/>
    <w:rsid w:val="00A533EE"/>
    <w:rsid w:val="00A53410"/>
    <w:rsid w:val="00A55887"/>
    <w:rsid w:val="00A55B9A"/>
    <w:rsid w:val="00A55B9C"/>
    <w:rsid w:val="00A55E1C"/>
    <w:rsid w:val="00A561BB"/>
    <w:rsid w:val="00A56A17"/>
    <w:rsid w:val="00A56C66"/>
    <w:rsid w:val="00A56E84"/>
    <w:rsid w:val="00A579CE"/>
    <w:rsid w:val="00A600F4"/>
    <w:rsid w:val="00A60160"/>
    <w:rsid w:val="00A60340"/>
    <w:rsid w:val="00A603D3"/>
    <w:rsid w:val="00A60442"/>
    <w:rsid w:val="00A60659"/>
    <w:rsid w:val="00A61D1F"/>
    <w:rsid w:val="00A61FBB"/>
    <w:rsid w:val="00A623FF"/>
    <w:rsid w:val="00A626C7"/>
    <w:rsid w:val="00A6289C"/>
    <w:rsid w:val="00A64C9E"/>
    <w:rsid w:val="00A64F71"/>
    <w:rsid w:val="00A65385"/>
    <w:rsid w:val="00A653CA"/>
    <w:rsid w:val="00A66466"/>
    <w:rsid w:val="00A66A68"/>
    <w:rsid w:val="00A66F18"/>
    <w:rsid w:val="00A66FCD"/>
    <w:rsid w:val="00A67E7F"/>
    <w:rsid w:val="00A7042D"/>
    <w:rsid w:val="00A71368"/>
    <w:rsid w:val="00A71462"/>
    <w:rsid w:val="00A71BD3"/>
    <w:rsid w:val="00A71CB6"/>
    <w:rsid w:val="00A72122"/>
    <w:rsid w:val="00A72A35"/>
    <w:rsid w:val="00A72A4F"/>
    <w:rsid w:val="00A730A2"/>
    <w:rsid w:val="00A73366"/>
    <w:rsid w:val="00A73F66"/>
    <w:rsid w:val="00A74732"/>
    <w:rsid w:val="00A74997"/>
    <w:rsid w:val="00A75197"/>
    <w:rsid w:val="00A75E09"/>
    <w:rsid w:val="00A76F48"/>
    <w:rsid w:val="00A77598"/>
    <w:rsid w:val="00A775F0"/>
    <w:rsid w:val="00A7799B"/>
    <w:rsid w:val="00A814F3"/>
    <w:rsid w:val="00A815F7"/>
    <w:rsid w:val="00A8185F"/>
    <w:rsid w:val="00A81877"/>
    <w:rsid w:val="00A82669"/>
    <w:rsid w:val="00A828CD"/>
    <w:rsid w:val="00A83F63"/>
    <w:rsid w:val="00A846B8"/>
    <w:rsid w:val="00A85362"/>
    <w:rsid w:val="00A86697"/>
    <w:rsid w:val="00A86914"/>
    <w:rsid w:val="00A8717F"/>
    <w:rsid w:val="00A8759C"/>
    <w:rsid w:val="00A9136D"/>
    <w:rsid w:val="00A91AFA"/>
    <w:rsid w:val="00A92514"/>
    <w:rsid w:val="00A92798"/>
    <w:rsid w:val="00A92868"/>
    <w:rsid w:val="00A94406"/>
    <w:rsid w:val="00A9476F"/>
    <w:rsid w:val="00A960D0"/>
    <w:rsid w:val="00A9798A"/>
    <w:rsid w:val="00AA0339"/>
    <w:rsid w:val="00AA09F7"/>
    <w:rsid w:val="00AA1916"/>
    <w:rsid w:val="00AA20AD"/>
    <w:rsid w:val="00AA2470"/>
    <w:rsid w:val="00AA29E1"/>
    <w:rsid w:val="00AA2B29"/>
    <w:rsid w:val="00AA2C74"/>
    <w:rsid w:val="00AA3DC7"/>
    <w:rsid w:val="00AA3E1E"/>
    <w:rsid w:val="00AA453F"/>
    <w:rsid w:val="00AA4C4E"/>
    <w:rsid w:val="00AA4E54"/>
    <w:rsid w:val="00AA5084"/>
    <w:rsid w:val="00AA64B7"/>
    <w:rsid w:val="00AA64F1"/>
    <w:rsid w:val="00AA716B"/>
    <w:rsid w:val="00AA7945"/>
    <w:rsid w:val="00AA7E8C"/>
    <w:rsid w:val="00AB0497"/>
    <w:rsid w:val="00AB0576"/>
    <w:rsid w:val="00AB0ECB"/>
    <w:rsid w:val="00AB1794"/>
    <w:rsid w:val="00AB2E33"/>
    <w:rsid w:val="00AB41A3"/>
    <w:rsid w:val="00AB4479"/>
    <w:rsid w:val="00AB448B"/>
    <w:rsid w:val="00AB4B7E"/>
    <w:rsid w:val="00AB5D58"/>
    <w:rsid w:val="00AB5FF9"/>
    <w:rsid w:val="00AB602E"/>
    <w:rsid w:val="00AB6508"/>
    <w:rsid w:val="00AB7AB0"/>
    <w:rsid w:val="00AC0615"/>
    <w:rsid w:val="00AC0A74"/>
    <w:rsid w:val="00AC0BEC"/>
    <w:rsid w:val="00AC0ED3"/>
    <w:rsid w:val="00AC10FB"/>
    <w:rsid w:val="00AC1134"/>
    <w:rsid w:val="00AC146E"/>
    <w:rsid w:val="00AC28E5"/>
    <w:rsid w:val="00AC2AA5"/>
    <w:rsid w:val="00AC32B4"/>
    <w:rsid w:val="00AC330A"/>
    <w:rsid w:val="00AC3B14"/>
    <w:rsid w:val="00AC4016"/>
    <w:rsid w:val="00AC5A46"/>
    <w:rsid w:val="00AC5AD5"/>
    <w:rsid w:val="00AC5E2B"/>
    <w:rsid w:val="00AC664C"/>
    <w:rsid w:val="00AC689F"/>
    <w:rsid w:val="00AC6921"/>
    <w:rsid w:val="00AC6A3D"/>
    <w:rsid w:val="00AC6CCD"/>
    <w:rsid w:val="00AC6DEA"/>
    <w:rsid w:val="00AC7557"/>
    <w:rsid w:val="00AD04FF"/>
    <w:rsid w:val="00AD1386"/>
    <w:rsid w:val="00AD13A9"/>
    <w:rsid w:val="00AD1B3F"/>
    <w:rsid w:val="00AD230F"/>
    <w:rsid w:val="00AD2CAF"/>
    <w:rsid w:val="00AD3678"/>
    <w:rsid w:val="00AD39DC"/>
    <w:rsid w:val="00AD4618"/>
    <w:rsid w:val="00AD4B76"/>
    <w:rsid w:val="00AD5127"/>
    <w:rsid w:val="00AD6280"/>
    <w:rsid w:val="00AD67EF"/>
    <w:rsid w:val="00AD7C0B"/>
    <w:rsid w:val="00AE0678"/>
    <w:rsid w:val="00AE09A8"/>
    <w:rsid w:val="00AE0D01"/>
    <w:rsid w:val="00AE2607"/>
    <w:rsid w:val="00AE2A33"/>
    <w:rsid w:val="00AE332E"/>
    <w:rsid w:val="00AE3D26"/>
    <w:rsid w:val="00AE5858"/>
    <w:rsid w:val="00AE655A"/>
    <w:rsid w:val="00AE6CE5"/>
    <w:rsid w:val="00AE7055"/>
    <w:rsid w:val="00AE79DB"/>
    <w:rsid w:val="00AF005E"/>
    <w:rsid w:val="00AF05E0"/>
    <w:rsid w:val="00AF0B1D"/>
    <w:rsid w:val="00AF0B77"/>
    <w:rsid w:val="00AF0B8E"/>
    <w:rsid w:val="00AF0D10"/>
    <w:rsid w:val="00AF14B4"/>
    <w:rsid w:val="00AF1873"/>
    <w:rsid w:val="00AF1F0D"/>
    <w:rsid w:val="00AF20AC"/>
    <w:rsid w:val="00AF223F"/>
    <w:rsid w:val="00AF3603"/>
    <w:rsid w:val="00AF37C6"/>
    <w:rsid w:val="00AF3EC7"/>
    <w:rsid w:val="00AF48EE"/>
    <w:rsid w:val="00AF4C7E"/>
    <w:rsid w:val="00AF615D"/>
    <w:rsid w:val="00AF65F8"/>
    <w:rsid w:val="00AF6E9C"/>
    <w:rsid w:val="00AF7045"/>
    <w:rsid w:val="00AF7ABA"/>
    <w:rsid w:val="00B00FCA"/>
    <w:rsid w:val="00B02161"/>
    <w:rsid w:val="00B02C95"/>
    <w:rsid w:val="00B03494"/>
    <w:rsid w:val="00B045C2"/>
    <w:rsid w:val="00B04E17"/>
    <w:rsid w:val="00B07F05"/>
    <w:rsid w:val="00B10EB9"/>
    <w:rsid w:val="00B11DF6"/>
    <w:rsid w:val="00B12354"/>
    <w:rsid w:val="00B12C5F"/>
    <w:rsid w:val="00B14DE3"/>
    <w:rsid w:val="00B15733"/>
    <w:rsid w:val="00B16726"/>
    <w:rsid w:val="00B16757"/>
    <w:rsid w:val="00B17159"/>
    <w:rsid w:val="00B17807"/>
    <w:rsid w:val="00B17F24"/>
    <w:rsid w:val="00B202A4"/>
    <w:rsid w:val="00B205A0"/>
    <w:rsid w:val="00B20A4E"/>
    <w:rsid w:val="00B213BC"/>
    <w:rsid w:val="00B229EC"/>
    <w:rsid w:val="00B22A7C"/>
    <w:rsid w:val="00B22FAC"/>
    <w:rsid w:val="00B2352A"/>
    <w:rsid w:val="00B245F3"/>
    <w:rsid w:val="00B24A68"/>
    <w:rsid w:val="00B24DA0"/>
    <w:rsid w:val="00B26A9E"/>
    <w:rsid w:val="00B26E99"/>
    <w:rsid w:val="00B271A2"/>
    <w:rsid w:val="00B27570"/>
    <w:rsid w:val="00B27A16"/>
    <w:rsid w:val="00B27F81"/>
    <w:rsid w:val="00B27F93"/>
    <w:rsid w:val="00B3041F"/>
    <w:rsid w:val="00B30874"/>
    <w:rsid w:val="00B30E37"/>
    <w:rsid w:val="00B313D6"/>
    <w:rsid w:val="00B320C1"/>
    <w:rsid w:val="00B3244D"/>
    <w:rsid w:val="00B329AF"/>
    <w:rsid w:val="00B33035"/>
    <w:rsid w:val="00B33D7A"/>
    <w:rsid w:val="00B34A37"/>
    <w:rsid w:val="00B35468"/>
    <w:rsid w:val="00B35739"/>
    <w:rsid w:val="00B36819"/>
    <w:rsid w:val="00B3734D"/>
    <w:rsid w:val="00B37472"/>
    <w:rsid w:val="00B374DE"/>
    <w:rsid w:val="00B37973"/>
    <w:rsid w:val="00B40280"/>
    <w:rsid w:val="00B4088C"/>
    <w:rsid w:val="00B40BC2"/>
    <w:rsid w:val="00B4106E"/>
    <w:rsid w:val="00B41926"/>
    <w:rsid w:val="00B42B15"/>
    <w:rsid w:val="00B44E76"/>
    <w:rsid w:val="00B4537D"/>
    <w:rsid w:val="00B45EBE"/>
    <w:rsid w:val="00B463C4"/>
    <w:rsid w:val="00B46676"/>
    <w:rsid w:val="00B466E9"/>
    <w:rsid w:val="00B4684E"/>
    <w:rsid w:val="00B47036"/>
    <w:rsid w:val="00B471B3"/>
    <w:rsid w:val="00B50643"/>
    <w:rsid w:val="00B50881"/>
    <w:rsid w:val="00B52FE5"/>
    <w:rsid w:val="00B534A9"/>
    <w:rsid w:val="00B53F10"/>
    <w:rsid w:val="00B54649"/>
    <w:rsid w:val="00B54FA3"/>
    <w:rsid w:val="00B55FDD"/>
    <w:rsid w:val="00B606A9"/>
    <w:rsid w:val="00B60B5D"/>
    <w:rsid w:val="00B611C9"/>
    <w:rsid w:val="00B61D19"/>
    <w:rsid w:val="00B622DA"/>
    <w:rsid w:val="00B62575"/>
    <w:rsid w:val="00B62C1D"/>
    <w:rsid w:val="00B634F0"/>
    <w:rsid w:val="00B642FD"/>
    <w:rsid w:val="00B652D4"/>
    <w:rsid w:val="00B653BC"/>
    <w:rsid w:val="00B65A06"/>
    <w:rsid w:val="00B65C37"/>
    <w:rsid w:val="00B66FEC"/>
    <w:rsid w:val="00B670E3"/>
    <w:rsid w:val="00B67418"/>
    <w:rsid w:val="00B67A5D"/>
    <w:rsid w:val="00B67F2C"/>
    <w:rsid w:val="00B70086"/>
    <w:rsid w:val="00B70439"/>
    <w:rsid w:val="00B70C8E"/>
    <w:rsid w:val="00B72743"/>
    <w:rsid w:val="00B72C46"/>
    <w:rsid w:val="00B72C5C"/>
    <w:rsid w:val="00B74929"/>
    <w:rsid w:val="00B75506"/>
    <w:rsid w:val="00B7666D"/>
    <w:rsid w:val="00B76E4E"/>
    <w:rsid w:val="00B77FDE"/>
    <w:rsid w:val="00B803B8"/>
    <w:rsid w:val="00B8062B"/>
    <w:rsid w:val="00B80D79"/>
    <w:rsid w:val="00B8240D"/>
    <w:rsid w:val="00B84FE8"/>
    <w:rsid w:val="00B86581"/>
    <w:rsid w:val="00B86E4C"/>
    <w:rsid w:val="00B90796"/>
    <w:rsid w:val="00B910C6"/>
    <w:rsid w:val="00B91C97"/>
    <w:rsid w:val="00B925CE"/>
    <w:rsid w:val="00B95468"/>
    <w:rsid w:val="00B9570B"/>
    <w:rsid w:val="00B95A7D"/>
    <w:rsid w:val="00BA0015"/>
    <w:rsid w:val="00BA0112"/>
    <w:rsid w:val="00BA0514"/>
    <w:rsid w:val="00BA092A"/>
    <w:rsid w:val="00BA11DE"/>
    <w:rsid w:val="00BA184C"/>
    <w:rsid w:val="00BA2616"/>
    <w:rsid w:val="00BA40C0"/>
    <w:rsid w:val="00BA472F"/>
    <w:rsid w:val="00BA482E"/>
    <w:rsid w:val="00BA4BB4"/>
    <w:rsid w:val="00BA4C24"/>
    <w:rsid w:val="00BA5378"/>
    <w:rsid w:val="00BA6288"/>
    <w:rsid w:val="00BA6779"/>
    <w:rsid w:val="00BA68AD"/>
    <w:rsid w:val="00BB0541"/>
    <w:rsid w:val="00BB05C8"/>
    <w:rsid w:val="00BB09F0"/>
    <w:rsid w:val="00BB1598"/>
    <w:rsid w:val="00BB1624"/>
    <w:rsid w:val="00BB277F"/>
    <w:rsid w:val="00BB2BEB"/>
    <w:rsid w:val="00BB2CB8"/>
    <w:rsid w:val="00BB4768"/>
    <w:rsid w:val="00BB4E6C"/>
    <w:rsid w:val="00BB5AB8"/>
    <w:rsid w:val="00BB6141"/>
    <w:rsid w:val="00BB65F9"/>
    <w:rsid w:val="00BB66B7"/>
    <w:rsid w:val="00BB6ABC"/>
    <w:rsid w:val="00BB6B43"/>
    <w:rsid w:val="00BB6DC0"/>
    <w:rsid w:val="00BB6EAB"/>
    <w:rsid w:val="00BC07E7"/>
    <w:rsid w:val="00BC0A2E"/>
    <w:rsid w:val="00BC0A3B"/>
    <w:rsid w:val="00BC180A"/>
    <w:rsid w:val="00BC19CB"/>
    <w:rsid w:val="00BC2766"/>
    <w:rsid w:val="00BC3175"/>
    <w:rsid w:val="00BC35BD"/>
    <w:rsid w:val="00BC44AB"/>
    <w:rsid w:val="00BC47DA"/>
    <w:rsid w:val="00BC4EFB"/>
    <w:rsid w:val="00BC5D1A"/>
    <w:rsid w:val="00BC65E8"/>
    <w:rsid w:val="00BC74C2"/>
    <w:rsid w:val="00BC766B"/>
    <w:rsid w:val="00BC7849"/>
    <w:rsid w:val="00BC7948"/>
    <w:rsid w:val="00BC7B84"/>
    <w:rsid w:val="00BD0B4D"/>
    <w:rsid w:val="00BD0BD7"/>
    <w:rsid w:val="00BD2347"/>
    <w:rsid w:val="00BD2A53"/>
    <w:rsid w:val="00BD2C50"/>
    <w:rsid w:val="00BD335D"/>
    <w:rsid w:val="00BD361C"/>
    <w:rsid w:val="00BD3E76"/>
    <w:rsid w:val="00BD4280"/>
    <w:rsid w:val="00BD4EB1"/>
    <w:rsid w:val="00BD4EEA"/>
    <w:rsid w:val="00BD5005"/>
    <w:rsid w:val="00BD5006"/>
    <w:rsid w:val="00BD55C0"/>
    <w:rsid w:val="00BD68A2"/>
    <w:rsid w:val="00BD6AC6"/>
    <w:rsid w:val="00BD742D"/>
    <w:rsid w:val="00BD7F30"/>
    <w:rsid w:val="00BE1FDA"/>
    <w:rsid w:val="00BE34C4"/>
    <w:rsid w:val="00BE462D"/>
    <w:rsid w:val="00BE4865"/>
    <w:rsid w:val="00BE4DAC"/>
    <w:rsid w:val="00BE5153"/>
    <w:rsid w:val="00BE54AB"/>
    <w:rsid w:val="00BE593D"/>
    <w:rsid w:val="00BE67B4"/>
    <w:rsid w:val="00BE6F5E"/>
    <w:rsid w:val="00BF05C1"/>
    <w:rsid w:val="00BF0B6D"/>
    <w:rsid w:val="00BF0EBF"/>
    <w:rsid w:val="00BF14CE"/>
    <w:rsid w:val="00BF1778"/>
    <w:rsid w:val="00BF1EF3"/>
    <w:rsid w:val="00BF2A3F"/>
    <w:rsid w:val="00BF3013"/>
    <w:rsid w:val="00BF3AFC"/>
    <w:rsid w:val="00BF4968"/>
    <w:rsid w:val="00BF4F07"/>
    <w:rsid w:val="00BF58E1"/>
    <w:rsid w:val="00BF5D54"/>
    <w:rsid w:val="00BF5F1F"/>
    <w:rsid w:val="00BF6143"/>
    <w:rsid w:val="00BF6D12"/>
    <w:rsid w:val="00C0006A"/>
    <w:rsid w:val="00C006B2"/>
    <w:rsid w:val="00C00C95"/>
    <w:rsid w:val="00C00ECB"/>
    <w:rsid w:val="00C01742"/>
    <w:rsid w:val="00C01B5E"/>
    <w:rsid w:val="00C01EF2"/>
    <w:rsid w:val="00C02186"/>
    <w:rsid w:val="00C04290"/>
    <w:rsid w:val="00C04309"/>
    <w:rsid w:val="00C057E3"/>
    <w:rsid w:val="00C10085"/>
    <w:rsid w:val="00C106EB"/>
    <w:rsid w:val="00C10AA3"/>
    <w:rsid w:val="00C12D63"/>
    <w:rsid w:val="00C135DC"/>
    <w:rsid w:val="00C13B3D"/>
    <w:rsid w:val="00C1479B"/>
    <w:rsid w:val="00C14FA8"/>
    <w:rsid w:val="00C150A2"/>
    <w:rsid w:val="00C1512E"/>
    <w:rsid w:val="00C165C1"/>
    <w:rsid w:val="00C16835"/>
    <w:rsid w:val="00C171B4"/>
    <w:rsid w:val="00C20605"/>
    <w:rsid w:val="00C207F1"/>
    <w:rsid w:val="00C21339"/>
    <w:rsid w:val="00C2198C"/>
    <w:rsid w:val="00C2212C"/>
    <w:rsid w:val="00C221C2"/>
    <w:rsid w:val="00C24BB6"/>
    <w:rsid w:val="00C2513A"/>
    <w:rsid w:val="00C25CCE"/>
    <w:rsid w:val="00C25FB8"/>
    <w:rsid w:val="00C260E5"/>
    <w:rsid w:val="00C2719C"/>
    <w:rsid w:val="00C27580"/>
    <w:rsid w:val="00C27902"/>
    <w:rsid w:val="00C27BA6"/>
    <w:rsid w:val="00C3017F"/>
    <w:rsid w:val="00C317ED"/>
    <w:rsid w:val="00C31B64"/>
    <w:rsid w:val="00C31BC5"/>
    <w:rsid w:val="00C32CA2"/>
    <w:rsid w:val="00C32D7D"/>
    <w:rsid w:val="00C3325E"/>
    <w:rsid w:val="00C333F5"/>
    <w:rsid w:val="00C34112"/>
    <w:rsid w:val="00C34E57"/>
    <w:rsid w:val="00C351CA"/>
    <w:rsid w:val="00C3538D"/>
    <w:rsid w:val="00C3542C"/>
    <w:rsid w:val="00C35AF5"/>
    <w:rsid w:val="00C3653D"/>
    <w:rsid w:val="00C36BA3"/>
    <w:rsid w:val="00C3728B"/>
    <w:rsid w:val="00C37FD3"/>
    <w:rsid w:val="00C40FF1"/>
    <w:rsid w:val="00C422B4"/>
    <w:rsid w:val="00C436B1"/>
    <w:rsid w:val="00C43934"/>
    <w:rsid w:val="00C4408B"/>
    <w:rsid w:val="00C4461C"/>
    <w:rsid w:val="00C448EF"/>
    <w:rsid w:val="00C461BD"/>
    <w:rsid w:val="00C4776A"/>
    <w:rsid w:val="00C502D2"/>
    <w:rsid w:val="00C50A8D"/>
    <w:rsid w:val="00C50BC2"/>
    <w:rsid w:val="00C50EC7"/>
    <w:rsid w:val="00C52100"/>
    <w:rsid w:val="00C526F3"/>
    <w:rsid w:val="00C531DD"/>
    <w:rsid w:val="00C5423D"/>
    <w:rsid w:val="00C5475F"/>
    <w:rsid w:val="00C55160"/>
    <w:rsid w:val="00C557CA"/>
    <w:rsid w:val="00C55C78"/>
    <w:rsid w:val="00C55FA3"/>
    <w:rsid w:val="00C56050"/>
    <w:rsid w:val="00C5672F"/>
    <w:rsid w:val="00C56970"/>
    <w:rsid w:val="00C603A8"/>
    <w:rsid w:val="00C60EDE"/>
    <w:rsid w:val="00C6272B"/>
    <w:rsid w:val="00C63098"/>
    <w:rsid w:val="00C63A46"/>
    <w:rsid w:val="00C63EDA"/>
    <w:rsid w:val="00C644D3"/>
    <w:rsid w:val="00C66400"/>
    <w:rsid w:val="00C6755E"/>
    <w:rsid w:val="00C67AA3"/>
    <w:rsid w:val="00C70434"/>
    <w:rsid w:val="00C7195E"/>
    <w:rsid w:val="00C7242F"/>
    <w:rsid w:val="00C7351E"/>
    <w:rsid w:val="00C73570"/>
    <w:rsid w:val="00C73B98"/>
    <w:rsid w:val="00C74DA9"/>
    <w:rsid w:val="00C7521B"/>
    <w:rsid w:val="00C758DB"/>
    <w:rsid w:val="00C75995"/>
    <w:rsid w:val="00C76000"/>
    <w:rsid w:val="00C7600F"/>
    <w:rsid w:val="00C761CD"/>
    <w:rsid w:val="00C7653B"/>
    <w:rsid w:val="00C77286"/>
    <w:rsid w:val="00C77669"/>
    <w:rsid w:val="00C805D1"/>
    <w:rsid w:val="00C80CD4"/>
    <w:rsid w:val="00C812A1"/>
    <w:rsid w:val="00C816D8"/>
    <w:rsid w:val="00C8194D"/>
    <w:rsid w:val="00C81B88"/>
    <w:rsid w:val="00C81C1E"/>
    <w:rsid w:val="00C82300"/>
    <w:rsid w:val="00C82AA8"/>
    <w:rsid w:val="00C833C8"/>
    <w:rsid w:val="00C83E67"/>
    <w:rsid w:val="00C8451C"/>
    <w:rsid w:val="00C84EB7"/>
    <w:rsid w:val="00C85336"/>
    <w:rsid w:val="00C85DCB"/>
    <w:rsid w:val="00C85EF5"/>
    <w:rsid w:val="00C86002"/>
    <w:rsid w:val="00C86FA4"/>
    <w:rsid w:val="00C87263"/>
    <w:rsid w:val="00C878AC"/>
    <w:rsid w:val="00C87FD7"/>
    <w:rsid w:val="00C904E8"/>
    <w:rsid w:val="00C90FC5"/>
    <w:rsid w:val="00C91940"/>
    <w:rsid w:val="00C924DF"/>
    <w:rsid w:val="00C92CC7"/>
    <w:rsid w:val="00C936B5"/>
    <w:rsid w:val="00C9394F"/>
    <w:rsid w:val="00C94164"/>
    <w:rsid w:val="00C95111"/>
    <w:rsid w:val="00C95653"/>
    <w:rsid w:val="00C95882"/>
    <w:rsid w:val="00C95933"/>
    <w:rsid w:val="00C95989"/>
    <w:rsid w:val="00C95A10"/>
    <w:rsid w:val="00C95A75"/>
    <w:rsid w:val="00C9616F"/>
    <w:rsid w:val="00C965B2"/>
    <w:rsid w:val="00C968FC"/>
    <w:rsid w:val="00C96EF9"/>
    <w:rsid w:val="00C97774"/>
    <w:rsid w:val="00CA0802"/>
    <w:rsid w:val="00CA0D2F"/>
    <w:rsid w:val="00CA2A8F"/>
    <w:rsid w:val="00CA40FF"/>
    <w:rsid w:val="00CA446A"/>
    <w:rsid w:val="00CA494D"/>
    <w:rsid w:val="00CA4C16"/>
    <w:rsid w:val="00CA57B1"/>
    <w:rsid w:val="00CA665C"/>
    <w:rsid w:val="00CB07D8"/>
    <w:rsid w:val="00CB0A87"/>
    <w:rsid w:val="00CB0A8B"/>
    <w:rsid w:val="00CB2123"/>
    <w:rsid w:val="00CB2191"/>
    <w:rsid w:val="00CB3847"/>
    <w:rsid w:val="00CB48B7"/>
    <w:rsid w:val="00CB4E72"/>
    <w:rsid w:val="00CB555E"/>
    <w:rsid w:val="00CB5624"/>
    <w:rsid w:val="00CB693C"/>
    <w:rsid w:val="00CB77AD"/>
    <w:rsid w:val="00CC03C3"/>
    <w:rsid w:val="00CC0C49"/>
    <w:rsid w:val="00CC22F7"/>
    <w:rsid w:val="00CC2DD1"/>
    <w:rsid w:val="00CC366E"/>
    <w:rsid w:val="00CC3750"/>
    <w:rsid w:val="00CC3EA1"/>
    <w:rsid w:val="00CC3FC9"/>
    <w:rsid w:val="00CC61CC"/>
    <w:rsid w:val="00CC6C33"/>
    <w:rsid w:val="00CC73A0"/>
    <w:rsid w:val="00CC7BD8"/>
    <w:rsid w:val="00CD00FB"/>
    <w:rsid w:val="00CD1152"/>
    <w:rsid w:val="00CD127E"/>
    <w:rsid w:val="00CD2791"/>
    <w:rsid w:val="00CD31A7"/>
    <w:rsid w:val="00CD735E"/>
    <w:rsid w:val="00CD7802"/>
    <w:rsid w:val="00CE0CA8"/>
    <w:rsid w:val="00CE152F"/>
    <w:rsid w:val="00CE31B6"/>
    <w:rsid w:val="00CE33F7"/>
    <w:rsid w:val="00CE401E"/>
    <w:rsid w:val="00CE493E"/>
    <w:rsid w:val="00CE5245"/>
    <w:rsid w:val="00CE59C5"/>
    <w:rsid w:val="00CE6CA7"/>
    <w:rsid w:val="00CE70D8"/>
    <w:rsid w:val="00CF0304"/>
    <w:rsid w:val="00CF0648"/>
    <w:rsid w:val="00CF17B4"/>
    <w:rsid w:val="00CF1CB6"/>
    <w:rsid w:val="00CF2244"/>
    <w:rsid w:val="00CF28C9"/>
    <w:rsid w:val="00CF2DC4"/>
    <w:rsid w:val="00CF48AA"/>
    <w:rsid w:val="00CF77D1"/>
    <w:rsid w:val="00D016E7"/>
    <w:rsid w:val="00D02C39"/>
    <w:rsid w:val="00D02D8F"/>
    <w:rsid w:val="00D03129"/>
    <w:rsid w:val="00D03D58"/>
    <w:rsid w:val="00D03D6A"/>
    <w:rsid w:val="00D06AE6"/>
    <w:rsid w:val="00D06EEC"/>
    <w:rsid w:val="00D07AD6"/>
    <w:rsid w:val="00D07B2B"/>
    <w:rsid w:val="00D07F7E"/>
    <w:rsid w:val="00D1125A"/>
    <w:rsid w:val="00D119D0"/>
    <w:rsid w:val="00D119DC"/>
    <w:rsid w:val="00D13A90"/>
    <w:rsid w:val="00D14107"/>
    <w:rsid w:val="00D1497A"/>
    <w:rsid w:val="00D15CC4"/>
    <w:rsid w:val="00D16E55"/>
    <w:rsid w:val="00D17B7A"/>
    <w:rsid w:val="00D20B21"/>
    <w:rsid w:val="00D21C0B"/>
    <w:rsid w:val="00D2222C"/>
    <w:rsid w:val="00D2255B"/>
    <w:rsid w:val="00D2297C"/>
    <w:rsid w:val="00D22FE4"/>
    <w:rsid w:val="00D266E1"/>
    <w:rsid w:val="00D26CC1"/>
    <w:rsid w:val="00D271FD"/>
    <w:rsid w:val="00D2748B"/>
    <w:rsid w:val="00D27550"/>
    <w:rsid w:val="00D2762F"/>
    <w:rsid w:val="00D3007D"/>
    <w:rsid w:val="00D3063A"/>
    <w:rsid w:val="00D30E94"/>
    <w:rsid w:val="00D31630"/>
    <w:rsid w:val="00D318BB"/>
    <w:rsid w:val="00D319A0"/>
    <w:rsid w:val="00D323C8"/>
    <w:rsid w:val="00D32574"/>
    <w:rsid w:val="00D335F5"/>
    <w:rsid w:val="00D33ADF"/>
    <w:rsid w:val="00D3434F"/>
    <w:rsid w:val="00D35BD8"/>
    <w:rsid w:val="00D3717C"/>
    <w:rsid w:val="00D4017D"/>
    <w:rsid w:val="00D40616"/>
    <w:rsid w:val="00D40D97"/>
    <w:rsid w:val="00D42042"/>
    <w:rsid w:val="00D4271F"/>
    <w:rsid w:val="00D42F58"/>
    <w:rsid w:val="00D4595F"/>
    <w:rsid w:val="00D45ECB"/>
    <w:rsid w:val="00D46117"/>
    <w:rsid w:val="00D47C58"/>
    <w:rsid w:val="00D5018A"/>
    <w:rsid w:val="00D501F5"/>
    <w:rsid w:val="00D51CA5"/>
    <w:rsid w:val="00D5239D"/>
    <w:rsid w:val="00D52E8E"/>
    <w:rsid w:val="00D538AF"/>
    <w:rsid w:val="00D53B70"/>
    <w:rsid w:val="00D541DA"/>
    <w:rsid w:val="00D54CAB"/>
    <w:rsid w:val="00D55429"/>
    <w:rsid w:val="00D55952"/>
    <w:rsid w:val="00D55C3C"/>
    <w:rsid w:val="00D5606B"/>
    <w:rsid w:val="00D578A0"/>
    <w:rsid w:val="00D57A9E"/>
    <w:rsid w:val="00D57F80"/>
    <w:rsid w:val="00D60694"/>
    <w:rsid w:val="00D606C8"/>
    <w:rsid w:val="00D62BDD"/>
    <w:rsid w:val="00D62FC7"/>
    <w:rsid w:val="00D632A3"/>
    <w:rsid w:val="00D63F71"/>
    <w:rsid w:val="00D650AC"/>
    <w:rsid w:val="00D652CF"/>
    <w:rsid w:val="00D656CB"/>
    <w:rsid w:val="00D65701"/>
    <w:rsid w:val="00D65A07"/>
    <w:rsid w:val="00D65BC4"/>
    <w:rsid w:val="00D65E51"/>
    <w:rsid w:val="00D65E67"/>
    <w:rsid w:val="00D65E90"/>
    <w:rsid w:val="00D66417"/>
    <w:rsid w:val="00D674D4"/>
    <w:rsid w:val="00D71031"/>
    <w:rsid w:val="00D72968"/>
    <w:rsid w:val="00D729B8"/>
    <w:rsid w:val="00D72A62"/>
    <w:rsid w:val="00D7338C"/>
    <w:rsid w:val="00D74464"/>
    <w:rsid w:val="00D749DD"/>
    <w:rsid w:val="00D75F93"/>
    <w:rsid w:val="00D76427"/>
    <w:rsid w:val="00D76931"/>
    <w:rsid w:val="00D76CC9"/>
    <w:rsid w:val="00D76D75"/>
    <w:rsid w:val="00D76DEF"/>
    <w:rsid w:val="00D773AC"/>
    <w:rsid w:val="00D8042E"/>
    <w:rsid w:val="00D81623"/>
    <w:rsid w:val="00D81971"/>
    <w:rsid w:val="00D81E8B"/>
    <w:rsid w:val="00D81F86"/>
    <w:rsid w:val="00D82B78"/>
    <w:rsid w:val="00D82C1A"/>
    <w:rsid w:val="00D83198"/>
    <w:rsid w:val="00D83D57"/>
    <w:rsid w:val="00D849E6"/>
    <w:rsid w:val="00D85B40"/>
    <w:rsid w:val="00D85ED3"/>
    <w:rsid w:val="00D8658E"/>
    <w:rsid w:val="00D87AA0"/>
    <w:rsid w:val="00D90255"/>
    <w:rsid w:val="00D90430"/>
    <w:rsid w:val="00D90C21"/>
    <w:rsid w:val="00D90F7C"/>
    <w:rsid w:val="00D91214"/>
    <w:rsid w:val="00D91247"/>
    <w:rsid w:val="00D91313"/>
    <w:rsid w:val="00D9135C"/>
    <w:rsid w:val="00D91FB4"/>
    <w:rsid w:val="00D920A5"/>
    <w:rsid w:val="00D92466"/>
    <w:rsid w:val="00D926C8"/>
    <w:rsid w:val="00D92EE0"/>
    <w:rsid w:val="00D9303A"/>
    <w:rsid w:val="00D930B4"/>
    <w:rsid w:val="00D935D8"/>
    <w:rsid w:val="00D93B4A"/>
    <w:rsid w:val="00D93E32"/>
    <w:rsid w:val="00D945D0"/>
    <w:rsid w:val="00D94F86"/>
    <w:rsid w:val="00D95BA3"/>
    <w:rsid w:val="00D9624F"/>
    <w:rsid w:val="00D96264"/>
    <w:rsid w:val="00D97608"/>
    <w:rsid w:val="00D978DF"/>
    <w:rsid w:val="00D97C71"/>
    <w:rsid w:val="00D97FB4"/>
    <w:rsid w:val="00DA04C9"/>
    <w:rsid w:val="00DA0C00"/>
    <w:rsid w:val="00DA12D2"/>
    <w:rsid w:val="00DA23B7"/>
    <w:rsid w:val="00DA26C7"/>
    <w:rsid w:val="00DA2A4C"/>
    <w:rsid w:val="00DA2DBE"/>
    <w:rsid w:val="00DA310A"/>
    <w:rsid w:val="00DA3D91"/>
    <w:rsid w:val="00DA46D1"/>
    <w:rsid w:val="00DA4B64"/>
    <w:rsid w:val="00DA5EA9"/>
    <w:rsid w:val="00DA66FE"/>
    <w:rsid w:val="00DA7039"/>
    <w:rsid w:val="00DA77B9"/>
    <w:rsid w:val="00DA7843"/>
    <w:rsid w:val="00DA7BC1"/>
    <w:rsid w:val="00DB1618"/>
    <w:rsid w:val="00DB228B"/>
    <w:rsid w:val="00DB262D"/>
    <w:rsid w:val="00DB2DD3"/>
    <w:rsid w:val="00DB2EA7"/>
    <w:rsid w:val="00DB3259"/>
    <w:rsid w:val="00DB34C4"/>
    <w:rsid w:val="00DB34E8"/>
    <w:rsid w:val="00DB3709"/>
    <w:rsid w:val="00DB5209"/>
    <w:rsid w:val="00DB58D3"/>
    <w:rsid w:val="00DB71C1"/>
    <w:rsid w:val="00DC1060"/>
    <w:rsid w:val="00DC11FE"/>
    <w:rsid w:val="00DC162D"/>
    <w:rsid w:val="00DC1D1E"/>
    <w:rsid w:val="00DC2417"/>
    <w:rsid w:val="00DC292C"/>
    <w:rsid w:val="00DC3398"/>
    <w:rsid w:val="00DC3B1D"/>
    <w:rsid w:val="00DC4158"/>
    <w:rsid w:val="00DC41D7"/>
    <w:rsid w:val="00DC43FE"/>
    <w:rsid w:val="00DC445D"/>
    <w:rsid w:val="00DC5A6B"/>
    <w:rsid w:val="00DC623A"/>
    <w:rsid w:val="00DC6B02"/>
    <w:rsid w:val="00DC715B"/>
    <w:rsid w:val="00DC7618"/>
    <w:rsid w:val="00DC77AA"/>
    <w:rsid w:val="00DD1E24"/>
    <w:rsid w:val="00DD2678"/>
    <w:rsid w:val="00DD288D"/>
    <w:rsid w:val="00DD2C4A"/>
    <w:rsid w:val="00DD3BC0"/>
    <w:rsid w:val="00DD3E7B"/>
    <w:rsid w:val="00DD42EA"/>
    <w:rsid w:val="00DD461A"/>
    <w:rsid w:val="00DD4CC8"/>
    <w:rsid w:val="00DD56C1"/>
    <w:rsid w:val="00DD7194"/>
    <w:rsid w:val="00DD7535"/>
    <w:rsid w:val="00DD760C"/>
    <w:rsid w:val="00DD7B83"/>
    <w:rsid w:val="00DD7FD9"/>
    <w:rsid w:val="00DE1578"/>
    <w:rsid w:val="00DE1791"/>
    <w:rsid w:val="00DE1A9B"/>
    <w:rsid w:val="00DE2D74"/>
    <w:rsid w:val="00DE3038"/>
    <w:rsid w:val="00DE380A"/>
    <w:rsid w:val="00DE3BB1"/>
    <w:rsid w:val="00DE3C56"/>
    <w:rsid w:val="00DE527A"/>
    <w:rsid w:val="00DE5370"/>
    <w:rsid w:val="00DE67ED"/>
    <w:rsid w:val="00DE71D3"/>
    <w:rsid w:val="00DF055F"/>
    <w:rsid w:val="00DF0AFF"/>
    <w:rsid w:val="00DF1CE0"/>
    <w:rsid w:val="00DF3CC4"/>
    <w:rsid w:val="00DF3FDF"/>
    <w:rsid w:val="00DF4972"/>
    <w:rsid w:val="00DF4DA8"/>
    <w:rsid w:val="00DF5C9D"/>
    <w:rsid w:val="00DF5E73"/>
    <w:rsid w:val="00DF6413"/>
    <w:rsid w:val="00DF7157"/>
    <w:rsid w:val="00DF7789"/>
    <w:rsid w:val="00DF7E0F"/>
    <w:rsid w:val="00E0006C"/>
    <w:rsid w:val="00E0078F"/>
    <w:rsid w:val="00E00D1B"/>
    <w:rsid w:val="00E01299"/>
    <w:rsid w:val="00E02605"/>
    <w:rsid w:val="00E02ED7"/>
    <w:rsid w:val="00E0330B"/>
    <w:rsid w:val="00E03424"/>
    <w:rsid w:val="00E04320"/>
    <w:rsid w:val="00E04365"/>
    <w:rsid w:val="00E047A2"/>
    <w:rsid w:val="00E047B6"/>
    <w:rsid w:val="00E053CB"/>
    <w:rsid w:val="00E07018"/>
    <w:rsid w:val="00E070DB"/>
    <w:rsid w:val="00E07BD5"/>
    <w:rsid w:val="00E1014C"/>
    <w:rsid w:val="00E108E9"/>
    <w:rsid w:val="00E10A82"/>
    <w:rsid w:val="00E110A3"/>
    <w:rsid w:val="00E11858"/>
    <w:rsid w:val="00E127A0"/>
    <w:rsid w:val="00E1351F"/>
    <w:rsid w:val="00E138F1"/>
    <w:rsid w:val="00E14DC4"/>
    <w:rsid w:val="00E15404"/>
    <w:rsid w:val="00E1767E"/>
    <w:rsid w:val="00E17891"/>
    <w:rsid w:val="00E20009"/>
    <w:rsid w:val="00E20EF7"/>
    <w:rsid w:val="00E2164D"/>
    <w:rsid w:val="00E232AF"/>
    <w:rsid w:val="00E2374F"/>
    <w:rsid w:val="00E23A03"/>
    <w:rsid w:val="00E24008"/>
    <w:rsid w:val="00E24837"/>
    <w:rsid w:val="00E24AF1"/>
    <w:rsid w:val="00E250AA"/>
    <w:rsid w:val="00E2622E"/>
    <w:rsid w:val="00E30FBC"/>
    <w:rsid w:val="00E311ED"/>
    <w:rsid w:val="00E31523"/>
    <w:rsid w:val="00E31BC8"/>
    <w:rsid w:val="00E328EB"/>
    <w:rsid w:val="00E33154"/>
    <w:rsid w:val="00E33621"/>
    <w:rsid w:val="00E344C2"/>
    <w:rsid w:val="00E34910"/>
    <w:rsid w:val="00E3585F"/>
    <w:rsid w:val="00E35B52"/>
    <w:rsid w:val="00E3620C"/>
    <w:rsid w:val="00E36643"/>
    <w:rsid w:val="00E36795"/>
    <w:rsid w:val="00E36F74"/>
    <w:rsid w:val="00E40699"/>
    <w:rsid w:val="00E40751"/>
    <w:rsid w:val="00E41145"/>
    <w:rsid w:val="00E41212"/>
    <w:rsid w:val="00E413AD"/>
    <w:rsid w:val="00E414C6"/>
    <w:rsid w:val="00E42256"/>
    <w:rsid w:val="00E4239C"/>
    <w:rsid w:val="00E43A94"/>
    <w:rsid w:val="00E446AE"/>
    <w:rsid w:val="00E46023"/>
    <w:rsid w:val="00E464B7"/>
    <w:rsid w:val="00E46B9F"/>
    <w:rsid w:val="00E46F39"/>
    <w:rsid w:val="00E4722B"/>
    <w:rsid w:val="00E478B0"/>
    <w:rsid w:val="00E47911"/>
    <w:rsid w:val="00E50016"/>
    <w:rsid w:val="00E5076A"/>
    <w:rsid w:val="00E50E97"/>
    <w:rsid w:val="00E51456"/>
    <w:rsid w:val="00E51504"/>
    <w:rsid w:val="00E53481"/>
    <w:rsid w:val="00E537B3"/>
    <w:rsid w:val="00E545B3"/>
    <w:rsid w:val="00E54A9D"/>
    <w:rsid w:val="00E54D6F"/>
    <w:rsid w:val="00E552A6"/>
    <w:rsid w:val="00E5586C"/>
    <w:rsid w:val="00E55CDE"/>
    <w:rsid w:val="00E569C6"/>
    <w:rsid w:val="00E579DF"/>
    <w:rsid w:val="00E57FED"/>
    <w:rsid w:val="00E609C5"/>
    <w:rsid w:val="00E6153A"/>
    <w:rsid w:val="00E62C68"/>
    <w:rsid w:val="00E63590"/>
    <w:rsid w:val="00E6369C"/>
    <w:rsid w:val="00E63FA7"/>
    <w:rsid w:val="00E65CB9"/>
    <w:rsid w:val="00E66584"/>
    <w:rsid w:val="00E673E8"/>
    <w:rsid w:val="00E67771"/>
    <w:rsid w:val="00E6780F"/>
    <w:rsid w:val="00E70158"/>
    <w:rsid w:val="00E704A0"/>
    <w:rsid w:val="00E71709"/>
    <w:rsid w:val="00E7187F"/>
    <w:rsid w:val="00E71C7F"/>
    <w:rsid w:val="00E72AA8"/>
    <w:rsid w:val="00E73B92"/>
    <w:rsid w:val="00E760B0"/>
    <w:rsid w:val="00E764E5"/>
    <w:rsid w:val="00E76720"/>
    <w:rsid w:val="00E76EC5"/>
    <w:rsid w:val="00E80222"/>
    <w:rsid w:val="00E825C1"/>
    <w:rsid w:val="00E826AC"/>
    <w:rsid w:val="00E82F05"/>
    <w:rsid w:val="00E832FE"/>
    <w:rsid w:val="00E83BFC"/>
    <w:rsid w:val="00E849E7"/>
    <w:rsid w:val="00E85985"/>
    <w:rsid w:val="00E860A8"/>
    <w:rsid w:val="00E861AF"/>
    <w:rsid w:val="00E865D5"/>
    <w:rsid w:val="00E86A32"/>
    <w:rsid w:val="00E86F37"/>
    <w:rsid w:val="00E90A5E"/>
    <w:rsid w:val="00E90ED9"/>
    <w:rsid w:val="00E91095"/>
    <w:rsid w:val="00E93592"/>
    <w:rsid w:val="00E93CD0"/>
    <w:rsid w:val="00E93D18"/>
    <w:rsid w:val="00E94180"/>
    <w:rsid w:val="00E94535"/>
    <w:rsid w:val="00E94CB6"/>
    <w:rsid w:val="00E95227"/>
    <w:rsid w:val="00E9543A"/>
    <w:rsid w:val="00E959DA"/>
    <w:rsid w:val="00E969F1"/>
    <w:rsid w:val="00E96A54"/>
    <w:rsid w:val="00E97020"/>
    <w:rsid w:val="00E97123"/>
    <w:rsid w:val="00EA0104"/>
    <w:rsid w:val="00EA1229"/>
    <w:rsid w:val="00EA180D"/>
    <w:rsid w:val="00EA2981"/>
    <w:rsid w:val="00EA301B"/>
    <w:rsid w:val="00EA3237"/>
    <w:rsid w:val="00EA336E"/>
    <w:rsid w:val="00EA58B8"/>
    <w:rsid w:val="00EA6018"/>
    <w:rsid w:val="00EA6153"/>
    <w:rsid w:val="00EA61D0"/>
    <w:rsid w:val="00EA6B07"/>
    <w:rsid w:val="00EA6E8B"/>
    <w:rsid w:val="00EA706B"/>
    <w:rsid w:val="00EB0515"/>
    <w:rsid w:val="00EB194D"/>
    <w:rsid w:val="00EB3919"/>
    <w:rsid w:val="00EB4EB4"/>
    <w:rsid w:val="00EB66AF"/>
    <w:rsid w:val="00EB6816"/>
    <w:rsid w:val="00EB6AB1"/>
    <w:rsid w:val="00EB77BA"/>
    <w:rsid w:val="00EB7839"/>
    <w:rsid w:val="00EB7A09"/>
    <w:rsid w:val="00EC1458"/>
    <w:rsid w:val="00EC1AF1"/>
    <w:rsid w:val="00EC2160"/>
    <w:rsid w:val="00EC27AD"/>
    <w:rsid w:val="00EC2C71"/>
    <w:rsid w:val="00EC30D0"/>
    <w:rsid w:val="00EC4002"/>
    <w:rsid w:val="00EC4050"/>
    <w:rsid w:val="00EC4150"/>
    <w:rsid w:val="00EC49B6"/>
    <w:rsid w:val="00EC4F8E"/>
    <w:rsid w:val="00EC542A"/>
    <w:rsid w:val="00EC54A9"/>
    <w:rsid w:val="00EC636F"/>
    <w:rsid w:val="00EC7358"/>
    <w:rsid w:val="00ED1370"/>
    <w:rsid w:val="00ED1542"/>
    <w:rsid w:val="00ED1C2D"/>
    <w:rsid w:val="00ED1D2D"/>
    <w:rsid w:val="00ED214D"/>
    <w:rsid w:val="00ED2189"/>
    <w:rsid w:val="00ED24EE"/>
    <w:rsid w:val="00ED2F61"/>
    <w:rsid w:val="00ED3364"/>
    <w:rsid w:val="00ED3550"/>
    <w:rsid w:val="00ED413E"/>
    <w:rsid w:val="00ED4186"/>
    <w:rsid w:val="00ED490D"/>
    <w:rsid w:val="00ED4956"/>
    <w:rsid w:val="00ED569D"/>
    <w:rsid w:val="00ED5711"/>
    <w:rsid w:val="00ED6344"/>
    <w:rsid w:val="00ED64B2"/>
    <w:rsid w:val="00ED66F4"/>
    <w:rsid w:val="00ED6D2A"/>
    <w:rsid w:val="00ED7112"/>
    <w:rsid w:val="00ED7C7C"/>
    <w:rsid w:val="00EE0C32"/>
    <w:rsid w:val="00EE1481"/>
    <w:rsid w:val="00EE1E2D"/>
    <w:rsid w:val="00EE2841"/>
    <w:rsid w:val="00EE32AA"/>
    <w:rsid w:val="00EE4664"/>
    <w:rsid w:val="00EE50C2"/>
    <w:rsid w:val="00EE5410"/>
    <w:rsid w:val="00EE54EA"/>
    <w:rsid w:val="00EE57ED"/>
    <w:rsid w:val="00EE593F"/>
    <w:rsid w:val="00EE6489"/>
    <w:rsid w:val="00EE7550"/>
    <w:rsid w:val="00EF12EE"/>
    <w:rsid w:val="00EF145D"/>
    <w:rsid w:val="00EF196E"/>
    <w:rsid w:val="00EF3237"/>
    <w:rsid w:val="00EF3BE9"/>
    <w:rsid w:val="00EF3E9B"/>
    <w:rsid w:val="00EF560D"/>
    <w:rsid w:val="00EF62F4"/>
    <w:rsid w:val="00EF69DE"/>
    <w:rsid w:val="00EF6D41"/>
    <w:rsid w:val="00EF7ADF"/>
    <w:rsid w:val="00F00EA7"/>
    <w:rsid w:val="00F0171B"/>
    <w:rsid w:val="00F01C2B"/>
    <w:rsid w:val="00F02722"/>
    <w:rsid w:val="00F028C2"/>
    <w:rsid w:val="00F02F35"/>
    <w:rsid w:val="00F0391F"/>
    <w:rsid w:val="00F04720"/>
    <w:rsid w:val="00F06D94"/>
    <w:rsid w:val="00F07088"/>
    <w:rsid w:val="00F07629"/>
    <w:rsid w:val="00F105E7"/>
    <w:rsid w:val="00F106B5"/>
    <w:rsid w:val="00F111AE"/>
    <w:rsid w:val="00F117AE"/>
    <w:rsid w:val="00F11B42"/>
    <w:rsid w:val="00F11C89"/>
    <w:rsid w:val="00F11CC3"/>
    <w:rsid w:val="00F12619"/>
    <w:rsid w:val="00F12E7C"/>
    <w:rsid w:val="00F13004"/>
    <w:rsid w:val="00F13521"/>
    <w:rsid w:val="00F13ECA"/>
    <w:rsid w:val="00F145EC"/>
    <w:rsid w:val="00F14794"/>
    <w:rsid w:val="00F15978"/>
    <w:rsid w:val="00F16BA7"/>
    <w:rsid w:val="00F16C08"/>
    <w:rsid w:val="00F1742C"/>
    <w:rsid w:val="00F20226"/>
    <w:rsid w:val="00F2199A"/>
    <w:rsid w:val="00F21F83"/>
    <w:rsid w:val="00F22DCF"/>
    <w:rsid w:val="00F22E28"/>
    <w:rsid w:val="00F24046"/>
    <w:rsid w:val="00F25AFE"/>
    <w:rsid w:val="00F263C3"/>
    <w:rsid w:val="00F27294"/>
    <w:rsid w:val="00F272F2"/>
    <w:rsid w:val="00F27B81"/>
    <w:rsid w:val="00F300EF"/>
    <w:rsid w:val="00F308B5"/>
    <w:rsid w:val="00F30C0E"/>
    <w:rsid w:val="00F30E14"/>
    <w:rsid w:val="00F312BA"/>
    <w:rsid w:val="00F33F15"/>
    <w:rsid w:val="00F3470A"/>
    <w:rsid w:val="00F36476"/>
    <w:rsid w:val="00F36478"/>
    <w:rsid w:val="00F3693B"/>
    <w:rsid w:val="00F36ED3"/>
    <w:rsid w:val="00F375D9"/>
    <w:rsid w:val="00F40DF0"/>
    <w:rsid w:val="00F40F4C"/>
    <w:rsid w:val="00F41199"/>
    <w:rsid w:val="00F41ABF"/>
    <w:rsid w:val="00F41C18"/>
    <w:rsid w:val="00F43582"/>
    <w:rsid w:val="00F4474A"/>
    <w:rsid w:val="00F4545F"/>
    <w:rsid w:val="00F45FA2"/>
    <w:rsid w:val="00F50683"/>
    <w:rsid w:val="00F50DBE"/>
    <w:rsid w:val="00F5239C"/>
    <w:rsid w:val="00F5267C"/>
    <w:rsid w:val="00F52900"/>
    <w:rsid w:val="00F5445B"/>
    <w:rsid w:val="00F55A70"/>
    <w:rsid w:val="00F55C0C"/>
    <w:rsid w:val="00F56687"/>
    <w:rsid w:val="00F56906"/>
    <w:rsid w:val="00F600B6"/>
    <w:rsid w:val="00F609EC"/>
    <w:rsid w:val="00F6215C"/>
    <w:rsid w:val="00F62FBB"/>
    <w:rsid w:val="00F6429C"/>
    <w:rsid w:val="00F65050"/>
    <w:rsid w:val="00F6587B"/>
    <w:rsid w:val="00F66198"/>
    <w:rsid w:val="00F66268"/>
    <w:rsid w:val="00F66AC7"/>
    <w:rsid w:val="00F66F16"/>
    <w:rsid w:val="00F6718A"/>
    <w:rsid w:val="00F67B47"/>
    <w:rsid w:val="00F701BB"/>
    <w:rsid w:val="00F708F3"/>
    <w:rsid w:val="00F7149A"/>
    <w:rsid w:val="00F7150C"/>
    <w:rsid w:val="00F72116"/>
    <w:rsid w:val="00F729A6"/>
    <w:rsid w:val="00F74390"/>
    <w:rsid w:val="00F7489D"/>
    <w:rsid w:val="00F748D7"/>
    <w:rsid w:val="00F74D86"/>
    <w:rsid w:val="00F751E2"/>
    <w:rsid w:val="00F75F97"/>
    <w:rsid w:val="00F76490"/>
    <w:rsid w:val="00F76912"/>
    <w:rsid w:val="00F8156C"/>
    <w:rsid w:val="00F818AD"/>
    <w:rsid w:val="00F820B9"/>
    <w:rsid w:val="00F8234E"/>
    <w:rsid w:val="00F83066"/>
    <w:rsid w:val="00F847EA"/>
    <w:rsid w:val="00F8533F"/>
    <w:rsid w:val="00F85ADD"/>
    <w:rsid w:val="00F85C21"/>
    <w:rsid w:val="00F8664B"/>
    <w:rsid w:val="00F869CE"/>
    <w:rsid w:val="00F87189"/>
    <w:rsid w:val="00F87763"/>
    <w:rsid w:val="00F879FB"/>
    <w:rsid w:val="00F87F61"/>
    <w:rsid w:val="00F903AC"/>
    <w:rsid w:val="00F904A8"/>
    <w:rsid w:val="00F9071C"/>
    <w:rsid w:val="00F90E7E"/>
    <w:rsid w:val="00F9196D"/>
    <w:rsid w:val="00F91B0E"/>
    <w:rsid w:val="00F9206C"/>
    <w:rsid w:val="00F927F7"/>
    <w:rsid w:val="00F92B1B"/>
    <w:rsid w:val="00F937FF"/>
    <w:rsid w:val="00F939C8"/>
    <w:rsid w:val="00F93F42"/>
    <w:rsid w:val="00F94C06"/>
    <w:rsid w:val="00F96C4D"/>
    <w:rsid w:val="00F9729E"/>
    <w:rsid w:val="00F974BE"/>
    <w:rsid w:val="00F97D89"/>
    <w:rsid w:val="00FA051F"/>
    <w:rsid w:val="00FA0ADF"/>
    <w:rsid w:val="00FA0DD6"/>
    <w:rsid w:val="00FA11C9"/>
    <w:rsid w:val="00FA1EB0"/>
    <w:rsid w:val="00FA20EA"/>
    <w:rsid w:val="00FA2B82"/>
    <w:rsid w:val="00FA31D4"/>
    <w:rsid w:val="00FA330F"/>
    <w:rsid w:val="00FA3420"/>
    <w:rsid w:val="00FA3C2E"/>
    <w:rsid w:val="00FA40E5"/>
    <w:rsid w:val="00FA4979"/>
    <w:rsid w:val="00FA4DF2"/>
    <w:rsid w:val="00FA4FFD"/>
    <w:rsid w:val="00FA5C3E"/>
    <w:rsid w:val="00FA6123"/>
    <w:rsid w:val="00FA7364"/>
    <w:rsid w:val="00FB0B3D"/>
    <w:rsid w:val="00FB15A5"/>
    <w:rsid w:val="00FB330A"/>
    <w:rsid w:val="00FB481A"/>
    <w:rsid w:val="00FB4EEF"/>
    <w:rsid w:val="00FB57C5"/>
    <w:rsid w:val="00FB5825"/>
    <w:rsid w:val="00FB58FB"/>
    <w:rsid w:val="00FB5D14"/>
    <w:rsid w:val="00FB5FEA"/>
    <w:rsid w:val="00FB6603"/>
    <w:rsid w:val="00FB6668"/>
    <w:rsid w:val="00FB6C6F"/>
    <w:rsid w:val="00FB7975"/>
    <w:rsid w:val="00FB7FF4"/>
    <w:rsid w:val="00FC00CB"/>
    <w:rsid w:val="00FC02E1"/>
    <w:rsid w:val="00FC0988"/>
    <w:rsid w:val="00FC0DB0"/>
    <w:rsid w:val="00FC2B65"/>
    <w:rsid w:val="00FC3551"/>
    <w:rsid w:val="00FC3CA0"/>
    <w:rsid w:val="00FC48F5"/>
    <w:rsid w:val="00FC4AC8"/>
    <w:rsid w:val="00FC51D7"/>
    <w:rsid w:val="00FC67F0"/>
    <w:rsid w:val="00FC6CE7"/>
    <w:rsid w:val="00FC6F1F"/>
    <w:rsid w:val="00FC727C"/>
    <w:rsid w:val="00FC729E"/>
    <w:rsid w:val="00FC774F"/>
    <w:rsid w:val="00FC7B7D"/>
    <w:rsid w:val="00FC7C66"/>
    <w:rsid w:val="00FD030D"/>
    <w:rsid w:val="00FD0C88"/>
    <w:rsid w:val="00FD1D51"/>
    <w:rsid w:val="00FD24CD"/>
    <w:rsid w:val="00FD2D9B"/>
    <w:rsid w:val="00FD3B60"/>
    <w:rsid w:val="00FD40B9"/>
    <w:rsid w:val="00FD4BA7"/>
    <w:rsid w:val="00FD57B5"/>
    <w:rsid w:val="00FD619F"/>
    <w:rsid w:val="00FD77C0"/>
    <w:rsid w:val="00FD7EE3"/>
    <w:rsid w:val="00FE0939"/>
    <w:rsid w:val="00FE0B67"/>
    <w:rsid w:val="00FE0E65"/>
    <w:rsid w:val="00FE1956"/>
    <w:rsid w:val="00FE1DA9"/>
    <w:rsid w:val="00FE2247"/>
    <w:rsid w:val="00FE4034"/>
    <w:rsid w:val="00FE43D3"/>
    <w:rsid w:val="00FE5BCA"/>
    <w:rsid w:val="00FE6119"/>
    <w:rsid w:val="00FE7598"/>
    <w:rsid w:val="00FE7E23"/>
    <w:rsid w:val="00FF003A"/>
    <w:rsid w:val="00FF1030"/>
    <w:rsid w:val="00FF1AB4"/>
    <w:rsid w:val="00FF1D55"/>
    <w:rsid w:val="00FF27D1"/>
    <w:rsid w:val="00FF2A4F"/>
    <w:rsid w:val="00FF2C9B"/>
    <w:rsid w:val="00FF3CDE"/>
    <w:rsid w:val="00FF586D"/>
    <w:rsid w:val="00FF5C4D"/>
    <w:rsid w:val="00FF64FD"/>
    <w:rsid w:val="00FF7D6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32A23B"/>
  <w15:chartTrackingRefBased/>
  <w15:docId w15:val="{9D850EC3-6A6C-4471-9188-77F15FB51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9C8"/>
    <w:pPr>
      <w:spacing w:line="26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314AC5"/>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314AC5"/>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314AC5"/>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314AC5"/>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314AC5"/>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314AC5"/>
    <w:pPr>
      <w:adjustRightInd w:val="0"/>
      <w:snapToGrid w:val="0"/>
      <w:spacing w:before="240" w:line="260" w:lineRule="atLeast"/>
      <w:ind w:left="2608"/>
      <w:jc w:val="both"/>
    </w:pPr>
    <w:rPr>
      <w:rFonts w:ascii="Palatino Linotype" w:eastAsia="Times New Roman" w:hAnsi="Palatino Linotype"/>
      <w:color w:val="000000"/>
      <w:sz w:val="18"/>
      <w:szCs w:val="22"/>
      <w:lang w:eastAsia="de-DE" w:bidi="en-US"/>
    </w:rPr>
  </w:style>
  <w:style w:type="paragraph" w:customStyle="1" w:styleId="MDPI18keywords">
    <w:name w:val="MDPI_1.8_keywords"/>
    <w:next w:val="Normal"/>
    <w:qFormat/>
    <w:rsid w:val="00314AC5"/>
    <w:pPr>
      <w:adjustRightInd w:val="0"/>
      <w:snapToGrid w:val="0"/>
      <w:spacing w:before="240" w:line="260" w:lineRule="atLeast"/>
      <w:ind w:left="2608"/>
      <w:jc w:val="both"/>
    </w:pPr>
    <w:rPr>
      <w:rFonts w:ascii="Palatino Linotype" w:eastAsia="Times New Roman" w:hAnsi="Palatino Linotype"/>
      <w:snapToGrid w:val="0"/>
      <w:color w:val="000000"/>
      <w:sz w:val="18"/>
      <w:szCs w:val="22"/>
      <w:lang w:eastAsia="de-DE" w:bidi="en-US"/>
    </w:rPr>
  </w:style>
  <w:style w:type="paragraph" w:customStyle="1" w:styleId="MDPI19line">
    <w:name w:val="MDPI_1.9_line"/>
    <w:qFormat/>
    <w:rsid w:val="00314AC5"/>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F00EA7"/>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314AC5"/>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314AC5"/>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314AC5"/>
    <w:rPr>
      <w:rFonts w:ascii="Palatino Linotype" w:hAnsi="Palatino Linotype"/>
      <w:noProof/>
      <w:color w:val="000000"/>
      <w:szCs w:val="18"/>
    </w:rPr>
  </w:style>
  <w:style w:type="paragraph" w:styleId="Header">
    <w:name w:val="header"/>
    <w:basedOn w:val="Normal"/>
    <w:link w:val="HeaderChar"/>
    <w:uiPriority w:val="99"/>
    <w:rsid w:val="00314AC5"/>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314AC5"/>
    <w:rPr>
      <w:rFonts w:ascii="Palatino Linotype" w:hAnsi="Palatino Linotype"/>
      <w:noProof/>
      <w:color w:val="000000"/>
      <w:szCs w:val="18"/>
    </w:rPr>
  </w:style>
  <w:style w:type="paragraph" w:customStyle="1" w:styleId="MDPIheaderjournallogo">
    <w:name w:val="MDPI_header_journal_logo"/>
    <w:qFormat/>
    <w:rsid w:val="00314AC5"/>
    <w:pPr>
      <w:adjustRightInd w:val="0"/>
      <w:snapToGrid w:val="0"/>
      <w:spacing w:line="260" w:lineRule="atLeast"/>
      <w:jc w:val="both"/>
    </w:pPr>
    <w:rPr>
      <w:rFonts w:ascii="Palatino Linotype" w:eastAsia="Times New Roman" w:hAnsi="Palatino Linotype"/>
      <w:i/>
      <w:color w:val="000000"/>
      <w:sz w:val="24"/>
      <w:szCs w:val="22"/>
      <w:lang w:eastAsia="de-CH"/>
    </w:rPr>
  </w:style>
  <w:style w:type="paragraph" w:customStyle="1" w:styleId="MDPI32textnoindent">
    <w:name w:val="MDPI_3.2_text_no_indent"/>
    <w:basedOn w:val="MDPI31text"/>
    <w:qFormat/>
    <w:rsid w:val="00314AC5"/>
    <w:pPr>
      <w:ind w:firstLine="0"/>
    </w:pPr>
  </w:style>
  <w:style w:type="paragraph" w:customStyle="1" w:styleId="MDPI31text">
    <w:name w:val="MDPI_3.1_text"/>
    <w:qFormat/>
    <w:rsid w:val="00674A0B"/>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314AC5"/>
    <w:pPr>
      <w:adjustRightInd w:val="0"/>
      <w:snapToGrid w:val="0"/>
      <w:spacing w:after="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314AC5"/>
    <w:pPr>
      <w:adjustRightInd w:val="0"/>
      <w:snapToGrid w:val="0"/>
      <w:spacing w:before="24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314AC5"/>
    <w:pPr>
      <w:adjustRightInd w:val="0"/>
      <w:snapToGrid w:val="0"/>
      <w:spacing w:line="228" w:lineRule="auto"/>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314AC5"/>
    <w:pPr>
      <w:adjustRightInd w:val="0"/>
      <w:snapToGrid w:val="0"/>
      <w:spacing w:before="120"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B4537D"/>
    <w:pPr>
      <w:numPr>
        <w:numId w:val="22"/>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B4537D"/>
    <w:pPr>
      <w:numPr>
        <w:numId w:val="20"/>
      </w:numPr>
      <w:adjustRightInd w:val="0"/>
      <w:snapToGrid w:val="0"/>
      <w:spacing w:line="228" w:lineRule="auto"/>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314AC5"/>
    <w:pPr>
      <w:adjustRightInd w:val="0"/>
      <w:snapToGrid w:val="0"/>
      <w:spacing w:before="120" w:after="120" w:line="26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314AC5"/>
    <w:pPr>
      <w:spacing w:before="120" w:after="120"/>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314AC5"/>
    <w:pPr>
      <w:adjustRightInd w:val="0"/>
      <w:snapToGrid w:val="0"/>
      <w:spacing w:before="240" w:after="120"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CA0D2F"/>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314AC5"/>
    <w:pPr>
      <w:adjustRightInd w:val="0"/>
      <w:snapToGrid w:val="0"/>
      <w:spacing w:line="228" w:lineRule="auto"/>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314AC5"/>
    <w:pPr>
      <w:adjustRightInd w:val="0"/>
      <w:snapToGrid w:val="0"/>
      <w:spacing w:before="120" w:after="240" w:line="228" w:lineRule="auto"/>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314AC5"/>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1theorem">
    <w:name w:val="MDPI_8.1_theorem"/>
    <w:qFormat/>
    <w:rsid w:val="00314AC5"/>
    <w:pPr>
      <w:adjustRightInd w:val="0"/>
      <w:snapToGrid w:val="0"/>
      <w:spacing w:line="228" w:lineRule="auto"/>
      <w:ind w:left="2608"/>
      <w:jc w:val="both"/>
    </w:pPr>
    <w:rPr>
      <w:rFonts w:ascii="Palatino Linotype" w:eastAsia="Times New Roman" w:hAnsi="Palatino Linotype"/>
      <w:i/>
      <w:snapToGrid w:val="0"/>
      <w:color w:val="000000"/>
      <w:szCs w:val="22"/>
      <w:lang w:eastAsia="de-DE" w:bidi="en-US"/>
    </w:rPr>
  </w:style>
  <w:style w:type="paragraph" w:customStyle="1" w:styleId="MDPI82proof">
    <w:name w:val="MDPI_8.2_proof"/>
    <w:qFormat/>
    <w:rsid w:val="00314AC5"/>
    <w:pPr>
      <w:adjustRightInd w:val="0"/>
      <w:snapToGrid w:val="0"/>
      <w:spacing w:line="228" w:lineRule="auto"/>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314AC5"/>
    <w:pPr>
      <w:adjustRightInd w:val="0"/>
      <w:snapToGrid w:val="0"/>
      <w:spacing w:before="60" w:after="60" w:line="228" w:lineRule="auto"/>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314AC5"/>
    <w:pPr>
      <w:adjustRightInd w:val="0"/>
      <w:snapToGrid w:val="0"/>
      <w:spacing w:before="240" w:after="60" w:line="228" w:lineRule="auto"/>
      <w:ind w:left="2608"/>
      <w:outlineLvl w:val="0"/>
    </w:pPr>
    <w:rPr>
      <w:rFonts w:ascii="Palatino Linotype" w:eastAsia="Times New Roman" w:hAnsi="Palatino Linotype"/>
      <w:b/>
      <w:snapToGrid w:val="0"/>
      <w:color w:val="000000"/>
      <w:szCs w:val="22"/>
      <w:lang w:eastAsia="de-DE" w:bidi="en-US"/>
    </w:rPr>
  </w:style>
  <w:style w:type="paragraph" w:customStyle="1" w:styleId="MDPI22heading2">
    <w:name w:val="MDPI_2.2_heading2"/>
    <w:qFormat/>
    <w:rsid w:val="00314AC5"/>
    <w:pPr>
      <w:adjustRightInd w:val="0"/>
      <w:snapToGrid w:val="0"/>
      <w:spacing w:before="60" w:after="60" w:line="228" w:lineRule="auto"/>
      <w:ind w:left="2608"/>
      <w:outlineLvl w:val="1"/>
    </w:pPr>
    <w:rPr>
      <w:rFonts w:ascii="Palatino Linotype" w:eastAsia="Times New Roman" w:hAnsi="Palatino Linotype"/>
      <w:i/>
      <w:noProof/>
      <w:snapToGrid w:val="0"/>
      <w:color w:val="000000"/>
      <w:szCs w:val="22"/>
      <w:lang w:eastAsia="de-DE" w:bidi="en-US"/>
    </w:rPr>
  </w:style>
  <w:style w:type="paragraph" w:customStyle="1" w:styleId="MDPI71References">
    <w:name w:val="MDPI_7.1_References"/>
    <w:qFormat/>
    <w:rsid w:val="006E489A"/>
    <w:pPr>
      <w:numPr>
        <w:numId w:val="23"/>
      </w:numPr>
      <w:adjustRightInd w:val="0"/>
      <w:snapToGrid w:val="0"/>
      <w:spacing w:line="228" w:lineRule="auto"/>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314AC5"/>
    <w:rPr>
      <w:rFonts w:cs="Tahoma"/>
      <w:szCs w:val="18"/>
    </w:rPr>
  </w:style>
  <w:style w:type="character" w:customStyle="1" w:styleId="BalloonTextChar">
    <w:name w:val="Balloon Text Char"/>
    <w:link w:val="BalloonText"/>
    <w:uiPriority w:val="99"/>
    <w:rsid w:val="00314AC5"/>
    <w:rPr>
      <w:rFonts w:ascii="Palatino Linotype" w:hAnsi="Palatino Linotype" w:cs="Tahoma"/>
      <w:noProof/>
      <w:color w:val="000000"/>
      <w:szCs w:val="18"/>
    </w:rPr>
  </w:style>
  <w:style w:type="character" w:styleId="LineNumber">
    <w:name w:val="line number"/>
    <w:uiPriority w:val="99"/>
    <w:rsid w:val="00194549"/>
    <w:rPr>
      <w:rFonts w:ascii="Palatino Linotype" w:hAnsi="Palatino Linotype"/>
      <w:sz w:val="16"/>
    </w:rPr>
  </w:style>
  <w:style w:type="table" w:customStyle="1" w:styleId="MDPI41threelinetable">
    <w:name w:val="MDPI_4.1_three_line_table"/>
    <w:basedOn w:val="TableNormal"/>
    <w:uiPriority w:val="99"/>
    <w:rsid w:val="00314AC5"/>
    <w:pPr>
      <w:adjustRightInd w:val="0"/>
      <w:snapToGrid w:val="0"/>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DengXian" w:hAnsi="DengXian"/>
        <w:b/>
        <w:i w:val="0"/>
        <w:sz w:val="20"/>
      </w:rPr>
      <w:tblPr/>
      <w:tcPr>
        <w:tcBorders>
          <w:bottom w:val="single" w:sz="4" w:space="0" w:color="auto"/>
        </w:tcBorders>
      </w:tcPr>
    </w:tblStylePr>
  </w:style>
  <w:style w:type="character" w:styleId="Hyperlink">
    <w:name w:val="Hyperlink"/>
    <w:uiPriority w:val="99"/>
    <w:rsid w:val="00314AC5"/>
    <w:rPr>
      <w:color w:val="0000FF"/>
      <w:u w:val="single"/>
    </w:rPr>
  </w:style>
  <w:style w:type="character" w:customStyle="1" w:styleId="UnresolvedMention1">
    <w:name w:val="Unresolved Mention1"/>
    <w:uiPriority w:val="99"/>
    <w:semiHidden/>
    <w:unhideWhenUsed/>
    <w:rsid w:val="004879F0"/>
    <w:rPr>
      <w:color w:val="605E5C"/>
      <w:shd w:val="clear" w:color="auto" w:fill="E1DFDD"/>
    </w:rPr>
  </w:style>
  <w:style w:type="table" w:styleId="PlainTable4">
    <w:name w:val="Plain Table 4"/>
    <w:basedOn w:val="TableNormal"/>
    <w:uiPriority w:val="44"/>
    <w:rsid w:val="009F141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314AC5"/>
    <w:pPr>
      <w:adjustRightInd w:val="0"/>
      <w:snapToGrid w:val="0"/>
      <w:spacing w:line="240" w:lineRule="atLeast"/>
      <w:ind w:right="113"/>
    </w:pPr>
    <w:rPr>
      <w:rFonts w:ascii="Palatino Linotype" w:hAnsi="Palatino Linotype" w:cs="Cordia New"/>
      <w:sz w:val="14"/>
      <w:szCs w:val="22"/>
    </w:rPr>
  </w:style>
  <w:style w:type="paragraph" w:customStyle="1" w:styleId="MDPI62BackMatter">
    <w:name w:val="MDPI_6.2_BackMatter"/>
    <w:qFormat/>
    <w:rsid w:val="00314AC5"/>
    <w:pPr>
      <w:adjustRightInd w:val="0"/>
      <w:snapToGrid w:val="0"/>
      <w:spacing w:after="120" w:line="228" w:lineRule="auto"/>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314AC5"/>
    <w:pPr>
      <w:adjustRightInd w:val="0"/>
      <w:snapToGrid w:val="0"/>
      <w:spacing w:before="240" w:line="228" w:lineRule="auto"/>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E57FED"/>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19classification">
    <w:name w:val="MDPI_1.9_classification"/>
    <w:qFormat/>
    <w:rsid w:val="00314AC5"/>
    <w:pPr>
      <w:spacing w:before="240" w:line="260" w:lineRule="atLeast"/>
      <w:ind w:left="113"/>
      <w:jc w:val="both"/>
    </w:pPr>
    <w:rPr>
      <w:rFonts w:ascii="Palatino Linotype" w:eastAsia="Times New Roman" w:hAnsi="Palatino Linotype"/>
      <w:b/>
      <w:color w:val="000000"/>
      <w:szCs w:val="22"/>
      <w:lang w:eastAsia="de-DE" w:bidi="en-US"/>
    </w:rPr>
  </w:style>
  <w:style w:type="paragraph" w:customStyle="1" w:styleId="MDPI411onetablecaption">
    <w:name w:val="MDPI_4.1.1_one_table_caption"/>
    <w:qFormat/>
    <w:rsid w:val="00314AC5"/>
    <w:pPr>
      <w:adjustRightInd w:val="0"/>
      <w:snapToGrid w:val="0"/>
      <w:spacing w:before="240" w:after="120" w:line="26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314AC5"/>
    <w:pPr>
      <w:adjustRightInd w:val="0"/>
      <w:snapToGrid w:val="0"/>
      <w:spacing w:before="240" w:after="120" w:line="260" w:lineRule="atLeast"/>
      <w:jc w:val="center"/>
    </w:pPr>
    <w:rPr>
      <w:rFonts w:ascii="Palatino Linotype" w:hAnsi="Palatino Linotype"/>
      <w:noProof/>
      <w:color w:val="000000"/>
      <w:sz w:val="18"/>
      <w:lang w:bidi="en-US"/>
    </w:rPr>
  </w:style>
  <w:style w:type="paragraph" w:customStyle="1" w:styleId="MDPI72Copyright">
    <w:name w:val="MDPI_7.2_Copyright"/>
    <w:qFormat/>
    <w:rsid w:val="00ED7C7C"/>
    <w:pPr>
      <w:adjustRightInd w:val="0"/>
      <w:snapToGrid w:val="0"/>
      <w:spacing w:before="60" w:line="240" w:lineRule="atLeast"/>
      <w:ind w:right="113"/>
      <w:jc w:val="both"/>
    </w:pPr>
    <w:rPr>
      <w:rFonts w:ascii="Palatino Linotype" w:eastAsia="Times New Roman" w:hAnsi="Palatino Linotype"/>
      <w:noProof/>
      <w:snapToGrid w:val="0"/>
      <w:color w:val="000000"/>
      <w:sz w:val="14"/>
      <w:lang w:val="en-GB" w:eastAsia="en-GB"/>
    </w:rPr>
  </w:style>
  <w:style w:type="paragraph" w:customStyle="1" w:styleId="MDPI73CopyrightImage">
    <w:name w:val="MDPI_7.3_CopyrightImage"/>
    <w:rsid w:val="00314AC5"/>
    <w:pPr>
      <w:adjustRightInd w:val="0"/>
      <w:snapToGrid w:val="0"/>
      <w:spacing w:after="100" w:line="260" w:lineRule="atLeast"/>
      <w:jc w:val="right"/>
    </w:pPr>
    <w:rPr>
      <w:rFonts w:ascii="Palatino Linotype" w:eastAsia="Times New Roman" w:hAnsi="Palatino Linotype"/>
      <w:color w:val="000000"/>
      <w:lang w:eastAsia="de-CH"/>
    </w:rPr>
  </w:style>
  <w:style w:type="paragraph" w:customStyle="1" w:styleId="MDPIequationFram">
    <w:name w:val="MDPI_equationFram"/>
    <w:qFormat/>
    <w:rsid w:val="00314AC5"/>
    <w:pPr>
      <w:adjustRightInd w:val="0"/>
      <w:snapToGrid w:val="0"/>
      <w:spacing w:before="120" w:after="120"/>
      <w:jc w:val="center"/>
    </w:pPr>
    <w:rPr>
      <w:rFonts w:ascii="Palatino Linotype" w:eastAsia="Times New Roman" w:hAnsi="Palatino Linotype"/>
      <w:snapToGrid w:val="0"/>
      <w:color w:val="000000"/>
      <w:szCs w:val="22"/>
      <w:lang w:eastAsia="de-DE" w:bidi="en-US"/>
    </w:rPr>
  </w:style>
  <w:style w:type="paragraph" w:customStyle="1" w:styleId="MDPIfooter">
    <w:name w:val="MDPI_footer"/>
    <w:qFormat/>
    <w:rsid w:val="00314AC5"/>
    <w:pPr>
      <w:adjustRightInd w:val="0"/>
      <w:snapToGrid w:val="0"/>
      <w:spacing w:before="120" w:line="260" w:lineRule="atLeast"/>
      <w:jc w:val="center"/>
    </w:pPr>
    <w:rPr>
      <w:rFonts w:ascii="Palatino Linotype" w:eastAsia="Times New Roman" w:hAnsi="Palatino Linotype"/>
      <w:color w:val="000000"/>
      <w:lang w:eastAsia="de-DE"/>
    </w:rPr>
  </w:style>
  <w:style w:type="paragraph" w:customStyle="1" w:styleId="MDPIfooterfirstpage">
    <w:name w:val="MDPI_footer_firstpage"/>
    <w:qFormat/>
    <w:rsid w:val="00314AC5"/>
    <w:pPr>
      <w:tabs>
        <w:tab w:val="right" w:pos="8845"/>
      </w:tabs>
      <w:spacing w:line="160" w:lineRule="exact"/>
    </w:pPr>
    <w:rPr>
      <w:rFonts w:ascii="Palatino Linotype" w:eastAsia="Times New Roman" w:hAnsi="Palatino Linotype"/>
      <w:color w:val="000000"/>
      <w:sz w:val="16"/>
      <w:lang w:eastAsia="de-DE"/>
    </w:rPr>
  </w:style>
  <w:style w:type="paragraph" w:customStyle="1" w:styleId="MDPIheader">
    <w:name w:val="MDPI_header"/>
    <w:qFormat/>
    <w:rsid w:val="00314AC5"/>
    <w:pPr>
      <w:adjustRightInd w:val="0"/>
      <w:snapToGrid w:val="0"/>
      <w:spacing w:after="240" w:line="260" w:lineRule="atLeast"/>
      <w:jc w:val="both"/>
    </w:pPr>
    <w:rPr>
      <w:rFonts w:ascii="Palatino Linotype" w:eastAsia="Times New Roman" w:hAnsi="Palatino Linotype"/>
      <w:iCs/>
      <w:color w:val="000000"/>
      <w:sz w:val="16"/>
      <w:lang w:eastAsia="de-DE"/>
    </w:rPr>
  </w:style>
  <w:style w:type="paragraph" w:customStyle="1" w:styleId="MDPIheadercitation">
    <w:name w:val="MDPI_header_citation"/>
    <w:rsid w:val="00314AC5"/>
    <w:pPr>
      <w:spacing w:after="240"/>
    </w:pPr>
    <w:rPr>
      <w:rFonts w:ascii="Palatino Linotype" w:eastAsia="Times New Roman" w:hAnsi="Palatino Linotype"/>
      <w:snapToGrid w:val="0"/>
      <w:color w:val="000000"/>
      <w:sz w:val="18"/>
      <w:lang w:eastAsia="de-DE" w:bidi="en-US"/>
    </w:rPr>
  </w:style>
  <w:style w:type="paragraph" w:customStyle="1" w:styleId="MDPIheadermdpilogo">
    <w:name w:val="MDPI_header_mdpi_logo"/>
    <w:qFormat/>
    <w:rsid w:val="00314AC5"/>
    <w:pPr>
      <w:adjustRightInd w:val="0"/>
      <w:snapToGrid w:val="0"/>
      <w:spacing w:line="260" w:lineRule="atLeast"/>
      <w:jc w:val="right"/>
    </w:pPr>
    <w:rPr>
      <w:rFonts w:ascii="Palatino Linotype" w:eastAsia="Times New Roman" w:hAnsi="Palatino Linotype"/>
      <w:color w:val="000000"/>
      <w:sz w:val="24"/>
      <w:szCs w:val="22"/>
      <w:lang w:eastAsia="de-CH"/>
    </w:rPr>
  </w:style>
  <w:style w:type="table" w:customStyle="1" w:styleId="MDPITable">
    <w:name w:val="MDPI_Table"/>
    <w:basedOn w:val="TableNormal"/>
    <w:uiPriority w:val="99"/>
    <w:rsid w:val="00314AC5"/>
    <w:rPr>
      <w:rFonts w:ascii="Palatino Linotype" w:hAnsi="Palatino Linotype"/>
      <w:color w:val="000000"/>
      <w:lang w:val="en-CA" w:eastAsia="en-US"/>
    </w:rPr>
    <w:tblPr>
      <w:tblCellMar>
        <w:left w:w="0" w:type="dxa"/>
        <w:right w:w="0" w:type="dxa"/>
      </w:tblCellMar>
    </w:tblPr>
  </w:style>
  <w:style w:type="paragraph" w:customStyle="1" w:styleId="MDPItext">
    <w:name w:val="MDPI_text"/>
    <w:qFormat/>
    <w:rsid w:val="00314AC5"/>
    <w:pPr>
      <w:spacing w:line="260" w:lineRule="atLeast"/>
      <w:ind w:left="425" w:right="425" w:firstLine="284"/>
      <w:jc w:val="both"/>
    </w:pPr>
    <w:rPr>
      <w:rFonts w:ascii="Times New Roman" w:eastAsia="Times New Roman" w:hAnsi="Times New Roman"/>
      <w:noProof/>
      <w:snapToGrid w:val="0"/>
      <w:color w:val="000000"/>
      <w:sz w:val="22"/>
      <w:szCs w:val="22"/>
      <w:lang w:eastAsia="de-DE" w:bidi="en-US"/>
    </w:rPr>
  </w:style>
  <w:style w:type="paragraph" w:customStyle="1" w:styleId="MDPItitle">
    <w:name w:val="MDPI_title"/>
    <w:qFormat/>
    <w:rsid w:val="00314AC5"/>
    <w:pPr>
      <w:adjustRightInd w:val="0"/>
      <w:snapToGrid w:val="0"/>
      <w:spacing w:after="240" w:line="260" w:lineRule="atLeast"/>
      <w:jc w:val="both"/>
    </w:pPr>
    <w:rPr>
      <w:rFonts w:ascii="Palatino Linotype" w:eastAsia="Times New Roman" w:hAnsi="Palatino Linotype"/>
      <w:b/>
      <w:snapToGrid w:val="0"/>
      <w:color w:val="000000"/>
      <w:sz w:val="36"/>
      <w:lang w:eastAsia="de-DE" w:bidi="en-US"/>
    </w:rPr>
  </w:style>
  <w:style w:type="character" w:customStyle="1" w:styleId="apple-converted-space">
    <w:name w:val="apple-converted-space"/>
    <w:rsid w:val="00314AC5"/>
  </w:style>
  <w:style w:type="paragraph" w:styleId="Bibliography">
    <w:name w:val="Bibliography"/>
    <w:basedOn w:val="Normal"/>
    <w:next w:val="Normal"/>
    <w:uiPriority w:val="37"/>
    <w:unhideWhenUsed/>
    <w:rsid w:val="00314AC5"/>
    <w:pPr>
      <w:tabs>
        <w:tab w:val="left" w:pos="500"/>
      </w:tabs>
      <w:spacing w:line="240" w:lineRule="atLeast"/>
      <w:ind w:left="504" w:hanging="504"/>
    </w:pPr>
  </w:style>
  <w:style w:type="paragraph" w:styleId="BodyText">
    <w:name w:val="Body Text"/>
    <w:link w:val="BodyTextChar"/>
    <w:rsid w:val="00314AC5"/>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314AC5"/>
    <w:rPr>
      <w:rFonts w:ascii="Palatino Linotype" w:hAnsi="Palatino Linotype"/>
      <w:color w:val="000000"/>
      <w:sz w:val="24"/>
      <w:lang w:eastAsia="de-DE"/>
    </w:rPr>
  </w:style>
  <w:style w:type="character" w:styleId="CommentReference">
    <w:name w:val="annotation reference"/>
    <w:rsid w:val="00314AC5"/>
    <w:rPr>
      <w:sz w:val="21"/>
      <w:szCs w:val="21"/>
    </w:rPr>
  </w:style>
  <w:style w:type="paragraph" w:styleId="CommentText">
    <w:name w:val="annotation text"/>
    <w:basedOn w:val="Normal"/>
    <w:link w:val="CommentTextChar"/>
    <w:rsid w:val="00314AC5"/>
  </w:style>
  <w:style w:type="character" w:customStyle="1" w:styleId="CommentTextChar">
    <w:name w:val="Comment Text Char"/>
    <w:link w:val="CommentText"/>
    <w:rsid w:val="00314AC5"/>
    <w:rPr>
      <w:rFonts w:ascii="Palatino Linotype" w:hAnsi="Palatino Linotype"/>
      <w:noProof/>
      <w:color w:val="000000"/>
    </w:rPr>
  </w:style>
  <w:style w:type="paragraph" w:styleId="CommentSubject">
    <w:name w:val="annotation subject"/>
    <w:basedOn w:val="CommentText"/>
    <w:next w:val="CommentText"/>
    <w:link w:val="CommentSubjectChar"/>
    <w:rsid w:val="00314AC5"/>
    <w:rPr>
      <w:b/>
      <w:bCs/>
    </w:rPr>
  </w:style>
  <w:style w:type="character" w:customStyle="1" w:styleId="CommentSubjectChar">
    <w:name w:val="Comment Subject Char"/>
    <w:link w:val="CommentSubject"/>
    <w:rsid w:val="00314AC5"/>
    <w:rPr>
      <w:rFonts w:ascii="Palatino Linotype" w:hAnsi="Palatino Linotype"/>
      <w:b/>
      <w:bCs/>
      <w:noProof/>
      <w:color w:val="000000"/>
    </w:rPr>
  </w:style>
  <w:style w:type="character" w:styleId="EndnoteReference">
    <w:name w:val="endnote reference"/>
    <w:rsid w:val="00314AC5"/>
    <w:rPr>
      <w:vertAlign w:val="superscript"/>
    </w:rPr>
  </w:style>
  <w:style w:type="paragraph" w:styleId="EndnoteText">
    <w:name w:val="endnote text"/>
    <w:basedOn w:val="Normal"/>
    <w:link w:val="EndnoteTextChar"/>
    <w:semiHidden/>
    <w:unhideWhenUsed/>
    <w:rsid w:val="00314AC5"/>
    <w:pPr>
      <w:spacing w:line="240" w:lineRule="auto"/>
    </w:pPr>
  </w:style>
  <w:style w:type="character" w:customStyle="1" w:styleId="EndnoteTextChar">
    <w:name w:val="Endnote Text Char"/>
    <w:link w:val="EndnoteText"/>
    <w:semiHidden/>
    <w:rsid w:val="00314AC5"/>
    <w:rPr>
      <w:rFonts w:ascii="Palatino Linotype" w:hAnsi="Palatino Linotype"/>
      <w:noProof/>
      <w:color w:val="000000"/>
    </w:rPr>
  </w:style>
  <w:style w:type="character" w:styleId="FollowedHyperlink">
    <w:name w:val="FollowedHyperlink"/>
    <w:rsid w:val="00314AC5"/>
    <w:rPr>
      <w:color w:val="954F72"/>
      <w:u w:val="single"/>
    </w:rPr>
  </w:style>
  <w:style w:type="paragraph" w:styleId="FootnoteText">
    <w:name w:val="footnote text"/>
    <w:basedOn w:val="Normal"/>
    <w:link w:val="FootnoteTextChar"/>
    <w:uiPriority w:val="99"/>
    <w:semiHidden/>
    <w:unhideWhenUsed/>
    <w:rsid w:val="00314AC5"/>
    <w:pPr>
      <w:spacing w:line="240" w:lineRule="auto"/>
    </w:pPr>
  </w:style>
  <w:style w:type="character" w:customStyle="1" w:styleId="FootnoteTextChar">
    <w:name w:val="Footnote Text Char"/>
    <w:link w:val="FootnoteText"/>
    <w:uiPriority w:val="99"/>
    <w:semiHidden/>
    <w:rsid w:val="00314AC5"/>
    <w:rPr>
      <w:rFonts w:ascii="Palatino Linotype" w:hAnsi="Palatino Linotype"/>
      <w:noProof/>
      <w:color w:val="000000"/>
    </w:rPr>
  </w:style>
  <w:style w:type="paragraph" w:styleId="NormalWeb">
    <w:name w:val="Normal (Web)"/>
    <w:basedOn w:val="Normal"/>
    <w:uiPriority w:val="99"/>
    <w:rsid w:val="00314AC5"/>
    <w:rPr>
      <w:szCs w:val="24"/>
    </w:rPr>
  </w:style>
  <w:style w:type="paragraph" w:customStyle="1" w:styleId="MsoFootnoteText0">
    <w:name w:val="MsoFootnoteText"/>
    <w:basedOn w:val="NormalWeb"/>
    <w:qFormat/>
    <w:rsid w:val="00314AC5"/>
    <w:rPr>
      <w:rFonts w:ascii="Times New Roman" w:hAnsi="Times New Roman"/>
    </w:rPr>
  </w:style>
  <w:style w:type="character" w:styleId="PageNumber">
    <w:name w:val="page number"/>
    <w:rsid w:val="00314AC5"/>
  </w:style>
  <w:style w:type="character" w:styleId="PlaceholderText">
    <w:name w:val="Placeholder Text"/>
    <w:uiPriority w:val="99"/>
    <w:semiHidden/>
    <w:rsid w:val="00314AC5"/>
    <w:rPr>
      <w:color w:val="808080"/>
    </w:rPr>
  </w:style>
  <w:style w:type="paragraph" w:customStyle="1" w:styleId="MDPI71FootNotes">
    <w:name w:val="MDPI_7.1_FootNotes"/>
    <w:qFormat/>
    <w:rsid w:val="00D22FE4"/>
    <w:pPr>
      <w:numPr>
        <w:numId w:val="21"/>
      </w:numPr>
      <w:adjustRightInd w:val="0"/>
      <w:snapToGrid w:val="0"/>
      <w:spacing w:line="228" w:lineRule="auto"/>
    </w:pPr>
    <w:rPr>
      <w:rFonts w:ascii="Palatino Linotype" w:eastAsiaTheme="minorEastAsia" w:hAnsi="Palatino Linotype"/>
      <w:noProof/>
      <w:color w:val="000000"/>
      <w:sz w:val="18"/>
    </w:rPr>
  </w:style>
  <w:style w:type="paragraph" w:styleId="Caption">
    <w:name w:val="caption"/>
    <w:basedOn w:val="Normal"/>
    <w:next w:val="Normal"/>
    <w:uiPriority w:val="35"/>
    <w:unhideWhenUsed/>
    <w:qFormat/>
    <w:rsid w:val="003C0966"/>
    <w:pPr>
      <w:spacing w:after="200" w:line="240" w:lineRule="auto"/>
    </w:pPr>
    <w:rPr>
      <w:i/>
      <w:iCs/>
      <w:color w:val="44546A" w:themeColor="text2"/>
      <w:sz w:val="18"/>
      <w:szCs w:val="18"/>
    </w:rPr>
  </w:style>
  <w:style w:type="character" w:styleId="FootnoteReference">
    <w:name w:val="footnote reference"/>
    <w:basedOn w:val="DefaultParagraphFont"/>
    <w:uiPriority w:val="99"/>
    <w:semiHidden/>
    <w:unhideWhenUsed/>
    <w:rsid w:val="0073604D"/>
    <w:rPr>
      <w:vertAlign w:val="superscript"/>
    </w:rPr>
  </w:style>
  <w:style w:type="paragraph" w:styleId="Revision">
    <w:name w:val="Revision"/>
    <w:hidden/>
    <w:uiPriority w:val="99"/>
    <w:semiHidden/>
    <w:rsid w:val="000B7479"/>
    <w:rPr>
      <w:rFonts w:ascii="Palatino Linotype" w:hAnsi="Palatino Linotype"/>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12743">
      <w:bodyDiv w:val="1"/>
      <w:marLeft w:val="0"/>
      <w:marRight w:val="0"/>
      <w:marTop w:val="0"/>
      <w:marBottom w:val="0"/>
      <w:divBdr>
        <w:top w:val="none" w:sz="0" w:space="0" w:color="auto"/>
        <w:left w:val="none" w:sz="0" w:space="0" w:color="auto"/>
        <w:bottom w:val="none" w:sz="0" w:space="0" w:color="auto"/>
        <w:right w:val="none" w:sz="0" w:space="0" w:color="auto"/>
      </w:divBdr>
      <w:divsChild>
        <w:div w:id="1335302783">
          <w:marLeft w:val="0"/>
          <w:marRight w:val="0"/>
          <w:marTop w:val="0"/>
          <w:marBottom w:val="0"/>
          <w:divBdr>
            <w:top w:val="none" w:sz="0" w:space="0" w:color="auto"/>
            <w:left w:val="none" w:sz="0" w:space="0" w:color="auto"/>
            <w:bottom w:val="none" w:sz="0" w:space="0" w:color="auto"/>
            <w:right w:val="none" w:sz="0" w:space="0" w:color="auto"/>
          </w:divBdr>
          <w:divsChild>
            <w:div w:id="1324623216">
              <w:marLeft w:val="0"/>
              <w:marRight w:val="0"/>
              <w:marTop w:val="0"/>
              <w:marBottom w:val="0"/>
              <w:divBdr>
                <w:top w:val="none" w:sz="0" w:space="0" w:color="auto"/>
                <w:left w:val="none" w:sz="0" w:space="0" w:color="auto"/>
                <w:bottom w:val="none" w:sz="0" w:space="0" w:color="auto"/>
                <w:right w:val="none" w:sz="0" w:space="0" w:color="auto"/>
              </w:divBdr>
              <w:divsChild>
                <w:div w:id="161513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839552">
      <w:bodyDiv w:val="1"/>
      <w:marLeft w:val="0"/>
      <w:marRight w:val="0"/>
      <w:marTop w:val="0"/>
      <w:marBottom w:val="0"/>
      <w:divBdr>
        <w:top w:val="none" w:sz="0" w:space="0" w:color="auto"/>
        <w:left w:val="none" w:sz="0" w:space="0" w:color="auto"/>
        <w:bottom w:val="none" w:sz="0" w:space="0" w:color="auto"/>
        <w:right w:val="none" w:sz="0" w:space="0" w:color="auto"/>
      </w:divBdr>
      <w:divsChild>
        <w:div w:id="209415593">
          <w:marLeft w:val="0"/>
          <w:marRight w:val="0"/>
          <w:marTop w:val="0"/>
          <w:marBottom w:val="0"/>
          <w:divBdr>
            <w:top w:val="none" w:sz="0" w:space="0" w:color="auto"/>
            <w:left w:val="none" w:sz="0" w:space="0" w:color="auto"/>
            <w:bottom w:val="none" w:sz="0" w:space="0" w:color="auto"/>
            <w:right w:val="none" w:sz="0" w:space="0" w:color="auto"/>
          </w:divBdr>
          <w:divsChild>
            <w:div w:id="59729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88688">
      <w:bodyDiv w:val="1"/>
      <w:marLeft w:val="0"/>
      <w:marRight w:val="0"/>
      <w:marTop w:val="0"/>
      <w:marBottom w:val="0"/>
      <w:divBdr>
        <w:top w:val="none" w:sz="0" w:space="0" w:color="auto"/>
        <w:left w:val="none" w:sz="0" w:space="0" w:color="auto"/>
        <w:bottom w:val="none" w:sz="0" w:space="0" w:color="auto"/>
        <w:right w:val="none" w:sz="0" w:space="0" w:color="auto"/>
      </w:divBdr>
      <w:divsChild>
        <w:div w:id="870383947">
          <w:marLeft w:val="0"/>
          <w:marRight w:val="0"/>
          <w:marTop w:val="0"/>
          <w:marBottom w:val="0"/>
          <w:divBdr>
            <w:top w:val="none" w:sz="0" w:space="0" w:color="auto"/>
            <w:left w:val="none" w:sz="0" w:space="0" w:color="auto"/>
            <w:bottom w:val="none" w:sz="0" w:space="0" w:color="auto"/>
            <w:right w:val="none" w:sz="0" w:space="0" w:color="auto"/>
          </w:divBdr>
          <w:divsChild>
            <w:div w:id="1389918935">
              <w:marLeft w:val="0"/>
              <w:marRight w:val="0"/>
              <w:marTop w:val="0"/>
              <w:marBottom w:val="0"/>
              <w:divBdr>
                <w:top w:val="none" w:sz="0" w:space="0" w:color="auto"/>
                <w:left w:val="none" w:sz="0" w:space="0" w:color="auto"/>
                <w:bottom w:val="none" w:sz="0" w:space="0" w:color="auto"/>
                <w:right w:val="none" w:sz="0" w:space="0" w:color="auto"/>
              </w:divBdr>
              <w:divsChild>
                <w:div w:id="1436170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515644">
      <w:bodyDiv w:val="1"/>
      <w:marLeft w:val="0"/>
      <w:marRight w:val="0"/>
      <w:marTop w:val="0"/>
      <w:marBottom w:val="0"/>
      <w:divBdr>
        <w:top w:val="none" w:sz="0" w:space="0" w:color="auto"/>
        <w:left w:val="none" w:sz="0" w:space="0" w:color="auto"/>
        <w:bottom w:val="none" w:sz="0" w:space="0" w:color="auto"/>
        <w:right w:val="none" w:sz="0" w:space="0" w:color="auto"/>
      </w:divBdr>
      <w:divsChild>
        <w:div w:id="619998904">
          <w:marLeft w:val="0"/>
          <w:marRight w:val="0"/>
          <w:marTop w:val="0"/>
          <w:marBottom w:val="0"/>
          <w:divBdr>
            <w:top w:val="none" w:sz="0" w:space="0" w:color="auto"/>
            <w:left w:val="none" w:sz="0" w:space="0" w:color="auto"/>
            <w:bottom w:val="none" w:sz="0" w:space="0" w:color="auto"/>
            <w:right w:val="none" w:sz="0" w:space="0" w:color="auto"/>
          </w:divBdr>
          <w:divsChild>
            <w:div w:id="119939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53478">
      <w:bodyDiv w:val="1"/>
      <w:marLeft w:val="0"/>
      <w:marRight w:val="0"/>
      <w:marTop w:val="0"/>
      <w:marBottom w:val="0"/>
      <w:divBdr>
        <w:top w:val="none" w:sz="0" w:space="0" w:color="auto"/>
        <w:left w:val="none" w:sz="0" w:space="0" w:color="auto"/>
        <w:bottom w:val="none" w:sz="0" w:space="0" w:color="auto"/>
        <w:right w:val="none" w:sz="0" w:space="0" w:color="auto"/>
      </w:divBdr>
      <w:divsChild>
        <w:div w:id="484783860">
          <w:marLeft w:val="0"/>
          <w:marRight w:val="0"/>
          <w:marTop w:val="0"/>
          <w:marBottom w:val="0"/>
          <w:divBdr>
            <w:top w:val="none" w:sz="0" w:space="0" w:color="auto"/>
            <w:left w:val="none" w:sz="0" w:space="0" w:color="auto"/>
            <w:bottom w:val="none" w:sz="0" w:space="0" w:color="auto"/>
            <w:right w:val="none" w:sz="0" w:space="0" w:color="auto"/>
          </w:divBdr>
          <w:divsChild>
            <w:div w:id="1487669036">
              <w:marLeft w:val="0"/>
              <w:marRight w:val="0"/>
              <w:marTop w:val="0"/>
              <w:marBottom w:val="0"/>
              <w:divBdr>
                <w:top w:val="none" w:sz="0" w:space="0" w:color="auto"/>
                <w:left w:val="none" w:sz="0" w:space="0" w:color="auto"/>
                <w:bottom w:val="none" w:sz="0" w:space="0" w:color="auto"/>
                <w:right w:val="none" w:sz="0" w:space="0" w:color="auto"/>
              </w:divBdr>
              <w:divsChild>
                <w:div w:id="65171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162065">
      <w:bodyDiv w:val="1"/>
      <w:marLeft w:val="0"/>
      <w:marRight w:val="0"/>
      <w:marTop w:val="0"/>
      <w:marBottom w:val="0"/>
      <w:divBdr>
        <w:top w:val="none" w:sz="0" w:space="0" w:color="auto"/>
        <w:left w:val="none" w:sz="0" w:space="0" w:color="auto"/>
        <w:bottom w:val="none" w:sz="0" w:space="0" w:color="auto"/>
        <w:right w:val="none" w:sz="0" w:space="0" w:color="auto"/>
      </w:divBdr>
      <w:divsChild>
        <w:div w:id="2140804252">
          <w:marLeft w:val="0"/>
          <w:marRight w:val="0"/>
          <w:marTop w:val="0"/>
          <w:marBottom w:val="0"/>
          <w:divBdr>
            <w:top w:val="none" w:sz="0" w:space="0" w:color="auto"/>
            <w:left w:val="none" w:sz="0" w:space="0" w:color="auto"/>
            <w:bottom w:val="none" w:sz="0" w:space="0" w:color="auto"/>
            <w:right w:val="none" w:sz="0" w:space="0" w:color="auto"/>
          </w:divBdr>
          <w:divsChild>
            <w:div w:id="131310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164643">
      <w:bodyDiv w:val="1"/>
      <w:marLeft w:val="0"/>
      <w:marRight w:val="0"/>
      <w:marTop w:val="0"/>
      <w:marBottom w:val="0"/>
      <w:divBdr>
        <w:top w:val="none" w:sz="0" w:space="0" w:color="auto"/>
        <w:left w:val="none" w:sz="0" w:space="0" w:color="auto"/>
        <w:bottom w:val="none" w:sz="0" w:space="0" w:color="auto"/>
        <w:right w:val="none" w:sz="0" w:space="0" w:color="auto"/>
      </w:divBdr>
      <w:divsChild>
        <w:div w:id="1438284384">
          <w:marLeft w:val="0"/>
          <w:marRight w:val="0"/>
          <w:marTop w:val="0"/>
          <w:marBottom w:val="0"/>
          <w:divBdr>
            <w:top w:val="none" w:sz="0" w:space="0" w:color="auto"/>
            <w:left w:val="none" w:sz="0" w:space="0" w:color="auto"/>
            <w:bottom w:val="none" w:sz="0" w:space="0" w:color="auto"/>
            <w:right w:val="none" w:sz="0" w:space="0" w:color="auto"/>
          </w:divBdr>
          <w:divsChild>
            <w:div w:id="1920211371">
              <w:marLeft w:val="0"/>
              <w:marRight w:val="0"/>
              <w:marTop w:val="0"/>
              <w:marBottom w:val="0"/>
              <w:divBdr>
                <w:top w:val="none" w:sz="0" w:space="0" w:color="auto"/>
                <w:left w:val="none" w:sz="0" w:space="0" w:color="auto"/>
                <w:bottom w:val="none" w:sz="0" w:space="0" w:color="auto"/>
                <w:right w:val="none" w:sz="0" w:space="0" w:color="auto"/>
              </w:divBdr>
              <w:divsChild>
                <w:div w:id="176718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763073">
      <w:bodyDiv w:val="1"/>
      <w:marLeft w:val="0"/>
      <w:marRight w:val="0"/>
      <w:marTop w:val="0"/>
      <w:marBottom w:val="0"/>
      <w:divBdr>
        <w:top w:val="none" w:sz="0" w:space="0" w:color="auto"/>
        <w:left w:val="none" w:sz="0" w:space="0" w:color="auto"/>
        <w:bottom w:val="none" w:sz="0" w:space="0" w:color="auto"/>
        <w:right w:val="none" w:sz="0" w:space="0" w:color="auto"/>
      </w:divBdr>
    </w:div>
    <w:div w:id="2058892816">
      <w:bodyDiv w:val="1"/>
      <w:marLeft w:val="0"/>
      <w:marRight w:val="0"/>
      <w:marTop w:val="0"/>
      <w:marBottom w:val="0"/>
      <w:divBdr>
        <w:top w:val="none" w:sz="0" w:space="0" w:color="auto"/>
        <w:left w:val="none" w:sz="0" w:space="0" w:color="auto"/>
        <w:bottom w:val="none" w:sz="0" w:space="0" w:color="auto"/>
        <w:right w:val="none" w:sz="0" w:space="0" w:color="auto"/>
      </w:divBdr>
      <w:divsChild>
        <w:div w:id="1226840272">
          <w:marLeft w:val="0"/>
          <w:marRight w:val="0"/>
          <w:marTop w:val="0"/>
          <w:marBottom w:val="0"/>
          <w:divBdr>
            <w:top w:val="none" w:sz="0" w:space="0" w:color="auto"/>
            <w:left w:val="none" w:sz="0" w:space="0" w:color="auto"/>
            <w:bottom w:val="none" w:sz="0" w:space="0" w:color="auto"/>
            <w:right w:val="none" w:sz="0" w:space="0" w:color="auto"/>
          </w:divBdr>
          <w:divsChild>
            <w:div w:id="162635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3.xml"/><Relationship Id="rId10" Type="http://schemas.microsoft.com/office/2011/relationships/commentsExtended" Target="commentsExtended.xml"/><Relationship Id="rId19" Type="http://schemas.openxmlformats.org/officeDocument/2006/relationships/image" Target="media/image8.png"/><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microsoft.com/office/2018/08/relationships/commentsExtensible" Target="commentsExtensible.xml"/><Relationship Id="rId22" Type="http://schemas.openxmlformats.org/officeDocument/2006/relationships/image" Target="media/image11.png"/><Relationship Id="rId27" Type="http://schemas.openxmlformats.org/officeDocument/2006/relationships/footer" Target="footer2.xml"/><Relationship Id="rId30" Type="http://schemas.openxmlformats.org/officeDocument/2006/relationships/fontTable" Target="fontTable.xml"/></Relationships>
</file>

<file path=word/_rels/header3.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A23B31-0DCB-41E3-A6C6-D37A35D9B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1053</TotalTime>
  <Pages>39</Pages>
  <Words>73242</Words>
  <Characters>417482</Characters>
  <Application>Microsoft Office Word</Application>
  <DocSecurity>0</DocSecurity>
  <Lines>3479</Lines>
  <Paragraphs>979</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489745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Richard Wen</dc:creator>
  <cp:keywords/>
  <dc:description/>
  <cp:lastModifiedBy>R W</cp:lastModifiedBy>
  <cp:revision>213</cp:revision>
  <cp:lastPrinted>2024-11-25T19:32:00Z</cp:lastPrinted>
  <dcterms:created xsi:type="dcterms:W3CDTF">2025-11-17T13:35:00Z</dcterms:created>
  <dcterms:modified xsi:type="dcterms:W3CDTF">2026-04-17T00:07:00Z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id="UJM0LWFb"/&gt;&lt;style id="http://www.zotero.org/styles/multidisciplinary-digital-publishing-institute" hasBibliography="1" bibliographyStyleHasBeenSet="1"/&gt;&lt;prefs&gt;&lt;pref name="fieldType" value="Field"</vt:lpwstr>
  </property>
  <property fmtid="{D5CDD505-2E9C-101B-9397-08002B2CF9AE}" pid="3" name="ZOTERO_PREF_2">
    <vt:lpwstr>/&gt;&lt;pref name="delayCitationUpdates" value="true"/&gt;&lt;pref name="dontAskDelayCitationUpdates" value="true"/&gt;&lt;/prefs&gt;&lt;/data&gt;</vt:lpwstr>
  </property>
</Properties>
</file>