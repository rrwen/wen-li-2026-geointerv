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E084FD" w14:textId="5D404055" w:rsidR="00314AC5" w:rsidRPr="006453D9" w:rsidRDefault="007F26E8" w:rsidP="00314AC5">
      <w:pPr>
        <w:pStyle w:val="MDPI11articletype"/>
      </w:pPr>
      <w:r>
        <w:t>Article</w:t>
      </w:r>
    </w:p>
    <w:p w14:paraId="7D5ABC9E" w14:textId="40C47433" w:rsidR="00314AC5" w:rsidRPr="003B1AF1" w:rsidRDefault="00BE54AB" w:rsidP="00314AC5">
      <w:pPr>
        <w:pStyle w:val="MDPI12title"/>
      </w:pPr>
      <w:r>
        <w:t>The</w:t>
      </w:r>
      <w:r w:rsidR="0024775C">
        <w:t xml:space="preserve"> </w:t>
      </w:r>
      <w:r w:rsidR="003344A6">
        <w:t>Geo</w:t>
      </w:r>
      <w:r w:rsidR="0024775C">
        <w:t>-i</w:t>
      </w:r>
      <w:r w:rsidR="00796B49">
        <w:t>ntervention</w:t>
      </w:r>
      <w:r>
        <w:t xml:space="preserve"> Modelling Framework</w:t>
      </w:r>
    </w:p>
    <w:p w14:paraId="1D02EA05" w14:textId="72D25EBF" w:rsidR="00987CED" w:rsidRDefault="00965391" w:rsidP="00314AC5">
      <w:pPr>
        <w:pStyle w:val="MDPI13authornames"/>
      </w:pPr>
      <w:r>
        <w:t>Richard</w:t>
      </w:r>
      <w:r w:rsidR="00314AC5" w:rsidRPr="00D945EC">
        <w:t xml:space="preserve"> </w:t>
      </w:r>
      <w:r>
        <w:t>Wen</w:t>
      </w:r>
      <w:ins w:id="0" w:author="Richard Wen" w:date="2025-12-22T20:49:00Z">
        <w:r w:rsidR="0030374E">
          <w:t xml:space="preserve"> </w:t>
        </w:r>
        <w:r w:rsidR="0030374E">
          <w:rPr>
            <w:vertAlign w:val="superscript"/>
          </w:rPr>
          <w:t>1</w:t>
        </w:r>
        <w:proofErr w:type="gramStart"/>
        <w:r w:rsidR="0030374E">
          <w:rPr>
            <w:vertAlign w:val="superscript"/>
          </w:rPr>
          <w:t>,2</w:t>
        </w:r>
      </w:ins>
      <w:proofErr w:type="gramEnd"/>
      <w:r>
        <w:t xml:space="preserve"> and Songnian</w:t>
      </w:r>
      <w:r w:rsidR="00314AC5" w:rsidRPr="00D945EC">
        <w:t xml:space="preserve"> L</w:t>
      </w:r>
      <w:r>
        <w:t>i</w:t>
      </w:r>
      <w:ins w:id="1" w:author="Richard Wen" w:date="2025-12-22T20:49:00Z">
        <w:r w:rsidR="0030374E">
          <w:t xml:space="preserve"> </w:t>
        </w:r>
        <w:r w:rsidR="0030374E">
          <w:rPr>
            <w:vertAlign w:val="superscript"/>
          </w:rPr>
          <w:t>1,</w:t>
        </w:r>
        <w:r w:rsidR="0030374E">
          <w:t>*</w:t>
        </w:r>
      </w:ins>
      <w:del w:id="2" w:author="Richard Wen" w:date="2025-12-22T20:49:00Z">
        <w:r w:rsidR="00314AC5" w:rsidRPr="00D945EC" w:rsidDel="0030374E">
          <w:delText xml:space="preserve"> </w:delText>
        </w:r>
        <w:r w:rsidRPr="00331633" w:rsidDel="0030374E">
          <w:delText>*</w:delText>
        </w:r>
      </w:del>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86DA8">
        <w:tc>
          <w:tcPr>
            <w:tcW w:w="2410" w:type="dxa"/>
          </w:tcPr>
          <w:p w14:paraId="13D87598" w14:textId="77777777" w:rsidR="00987CED" w:rsidRPr="00C01EF2" w:rsidRDefault="00987CED" w:rsidP="00186DA8">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86DA8">
            <w:pPr>
              <w:pStyle w:val="MDPI15academiceditor"/>
              <w:spacing w:after="120"/>
            </w:pPr>
            <w:r>
              <w:t xml:space="preserve">Academic Editor: </w:t>
            </w:r>
            <w:proofErr w:type="spellStart"/>
            <w:r>
              <w:t>Firstname</w:t>
            </w:r>
            <w:proofErr w:type="spellEnd"/>
            <w:r>
              <w:t xml:space="preserve"> </w:t>
            </w:r>
            <w:proofErr w:type="spellStart"/>
            <w:r>
              <w:t>Lastname</w:t>
            </w:r>
            <w:proofErr w:type="spellEnd"/>
          </w:p>
          <w:p w14:paraId="6C6FAB52" w14:textId="77777777" w:rsidR="00987CED" w:rsidRPr="00EC542A" w:rsidRDefault="00987CED" w:rsidP="00186DA8">
            <w:pPr>
              <w:pStyle w:val="MDPI14history"/>
              <w:spacing w:before="120"/>
            </w:pPr>
            <w:r w:rsidRPr="00EC542A">
              <w:t>Received: date</w:t>
            </w:r>
          </w:p>
          <w:p w14:paraId="130C5EF4" w14:textId="77777777" w:rsidR="00987CED" w:rsidRDefault="00987CED" w:rsidP="00186DA8">
            <w:pPr>
              <w:pStyle w:val="MDPI14history"/>
            </w:pPr>
            <w:r>
              <w:t>Revised: date</w:t>
            </w:r>
          </w:p>
          <w:p w14:paraId="5CA37B59" w14:textId="77777777" w:rsidR="00987CED" w:rsidRPr="00EC542A" w:rsidRDefault="00987CED" w:rsidP="00186DA8">
            <w:pPr>
              <w:pStyle w:val="MDPI14history"/>
            </w:pPr>
            <w:r>
              <w:t>Accepted: date</w:t>
            </w:r>
          </w:p>
          <w:p w14:paraId="06BFF4D4" w14:textId="77777777" w:rsidR="00987CED" w:rsidRPr="00EC542A" w:rsidRDefault="00987CED" w:rsidP="00186DA8">
            <w:pPr>
              <w:pStyle w:val="MDPI14history"/>
              <w:spacing w:after="120"/>
            </w:pPr>
            <w:r w:rsidRPr="00EC542A">
              <w:t>Published: date</w:t>
            </w:r>
          </w:p>
          <w:p w14:paraId="0D202749" w14:textId="77777777" w:rsidR="00987CED" w:rsidRPr="00F30E14" w:rsidRDefault="00987CED" w:rsidP="00186DA8">
            <w:pPr>
              <w:adjustRightInd w:val="0"/>
              <w:snapToGrid w:val="0"/>
              <w:spacing w:before="120" w:line="240" w:lineRule="atLeast"/>
              <w:ind w:right="113"/>
              <w:jc w:val="left"/>
              <w:rPr>
                <w:rFonts w:eastAsia="DengXian"/>
                <w:bCs/>
                <w:sz w:val="14"/>
                <w:szCs w:val="14"/>
                <w:lang w:bidi="en-US"/>
              </w:rPr>
            </w:pPr>
            <w:r w:rsidRPr="00F30E14">
              <w:rPr>
                <w:rFonts w:eastAsia="DengXian"/>
                <w:noProof/>
                <w:lang w:val="en-CA" w:eastAsia="en-CA"/>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135EA38D" w14:textId="4A2FE2BD" w:rsidR="004B3887" w:rsidRDefault="004B3887" w:rsidP="00314AC5">
      <w:pPr>
        <w:pStyle w:val="MDPI16affiliation"/>
        <w:rPr>
          <w:ins w:id="3" w:author="Richard Wen" w:date="2025-12-22T20:43:00Z"/>
        </w:rPr>
      </w:pPr>
      <w:ins w:id="4" w:author="Richard Wen" w:date="2025-12-22T20:45:00Z">
        <w:r>
          <w:rPr>
            <w:vertAlign w:val="superscript"/>
          </w:rPr>
          <w:t>1</w:t>
        </w:r>
        <w:r>
          <w:tab/>
        </w:r>
      </w:ins>
      <w:commentRangeStart w:id="5"/>
      <w:commentRangeStart w:id="6"/>
      <w:r w:rsidR="005021A3">
        <w:t xml:space="preserve">Department of Civil Engineering, </w:t>
      </w:r>
      <w:r w:rsidR="001C1866">
        <w:t>Toronto Metropolitan University</w:t>
      </w:r>
      <w:r w:rsidR="005021A3">
        <w:t>, Toronto, ON, M5B 2K3, Canada</w:t>
      </w:r>
      <w:commentRangeEnd w:id="5"/>
      <w:r w:rsidR="00E2622E">
        <w:rPr>
          <w:rStyle w:val="CommentReference"/>
          <w:sz w:val="16"/>
          <w:szCs w:val="18"/>
        </w:rPr>
        <w:commentReference w:id="5"/>
      </w:r>
      <w:commentRangeEnd w:id="6"/>
      <w:r w:rsidR="00D729B8">
        <w:rPr>
          <w:rStyle w:val="CommentReference"/>
          <w:sz w:val="16"/>
          <w:szCs w:val="18"/>
        </w:rPr>
        <w:commentReference w:id="6"/>
      </w:r>
      <w:ins w:id="7" w:author="Richard Wen" w:date="2025-12-22T20:46:00Z">
        <w:r>
          <w:t>;</w:t>
        </w:r>
      </w:ins>
      <w:ins w:id="8" w:author="Richard Wen" w:date="2025-12-22T20:47:00Z">
        <w:r>
          <w:t xml:space="preserve"> rwen@torontomu.ca (R.W.); snli</w:t>
        </w:r>
      </w:ins>
      <w:ins w:id="9" w:author="Richard Wen" w:date="2025-12-22T20:48:00Z">
        <w:r>
          <w:t>@torontomu.ca (S.L.)</w:t>
        </w:r>
      </w:ins>
    </w:p>
    <w:p w14:paraId="6CD75742" w14:textId="6A2E174A" w:rsidR="00314AC5" w:rsidRPr="00D945EC" w:rsidRDefault="004B3887" w:rsidP="00314AC5">
      <w:pPr>
        <w:pStyle w:val="MDPI16affiliation"/>
      </w:pPr>
      <w:ins w:id="10" w:author="Richard Wen" w:date="2025-12-22T20:45:00Z">
        <w:r>
          <w:rPr>
            <w:vertAlign w:val="superscript"/>
          </w:rPr>
          <w:t>2</w:t>
        </w:r>
        <w:r>
          <w:tab/>
        </w:r>
      </w:ins>
      <w:ins w:id="11" w:author="Richard Wen" w:date="2025-12-22T20:43:00Z">
        <w:r>
          <w:t>University of Toronto, Toronto, ON, M5S 1A1, Canada</w:t>
        </w:r>
      </w:ins>
      <w:ins w:id="12" w:author="Richard Wen" w:date="2025-12-22T20:48:00Z">
        <w:r>
          <w:t>; richard.wen@utoronto.ca (R.W.)</w:t>
        </w:r>
      </w:ins>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13D2969F"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w:t>
      </w:r>
      <w:r w:rsidR="00522DB6">
        <w:rPr>
          <w:szCs w:val="18"/>
        </w:rPr>
        <w:t xml:space="preserve">modifying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4D459C">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w:t>
      </w:r>
      <w:r w:rsidR="0056542A">
        <w:rPr>
          <w:szCs w:val="18"/>
        </w:rPr>
        <w:t xml:space="preserve"> real-world</w:t>
      </w:r>
      <w:r w:rsidR="008F4DB1">
        <w:rPr>
          <w:szCs w:val="18"/>
        </w:rPr>
        <w:t xml:space="preserv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 xml:space="preserve">1. </w:t>
      </w:r>
      <w:commentRangeStart w:id="13"/>
      <w:commentRangeStart w:id="14"/>
      <w:r w:rsidRPr="007F2582">
        <w:rPr>
          <w:lang w:eastAsia="zh-CN"/>
        </w:rPr>
        <w:t>Introduction</w:t>
      </w:r>
      <w:commentRangeEnd w:id="13"/>
      <w:r w:rsidR="00D323C8">
        <w:rPr>
          <w:rStyle w:val="CommentReference"/>
          <w:sz w:val="20"/>
          <w:szCs w:val="22"/>
          <w:lang w:eastAsia="zh-CN"/>
        </w:rPr>
        <w:commentReference w:id="13"/>
      </w:r>
      <w:commentRangeEnd w:id="14"/>
      <w:r w:rsidR="0040108D">
        <w:rPr>
          <w:rStyle w:val="CommentReference"/>
          <w:rFonts w:eastAsia="SimSun"/>
          <w:b w:val="0"/>
          <w:snapToGrid/>
          <w:lang w:eastAsia="zh-CN" w:bidi="ar-SA"/>
        </w:rPr>
        <w:commentReference w:id="14"/>
      </w:r>
    </w:p>
    <w:p w14:paraId="406FCC56" w14:textId="22E19443"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sidR="00725E9B">
        <w:rPr>
          <w:lang w:val="en"/>
        </w:rPr>
        <w:instrText xml:space="preserve"> ADDIN ZOTERO_ITEM CSL_CITATION {"citationID":"4ZGCaSpE","properties":{"formattedCitation":"[1]","plainCitation":"[1]","noteIndex":0},"citationItems":[{"id":1700,"uris":["http://zotero.org/users/6749620/items/FSJXDJB4"],"itemData":{"id":1700,"type":"report","abstract":"The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met.","event-place":"Geneva","language":"en","publisher-place":"Geneva","title":"Global Status Report on Road Safety","URL":"https://www.who.int/publications/i/item/9789241565684","author":[{"literal":"World Health Organization"}],"accessed":{"date-parts":[["2022",5,22]]},"issued":{"date-parts":[["2018"]]}}}],"schema":"https://github.com/citation-style-language/schema/raw/master/csl-citation.json"}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sidR="00725E9B">
        <w:rPr>
          <w:lang w:val="en"/>
        </w:rPr>
        <w:instrText xml:space="preserve"> ADDIN ZOTERO_ITEM CSL_CITATION {"citationID":"yRIH9TzU","properties":{"formattedCitation":"[2]","plainCitation":"[2]","noteIndex":0},"citationItems":[{"id":1699,"uris":["http://zotero.org/users/6749620/items/M9CPF5D9"],"itemData":{"id":1699,"type":"report","abstract":"The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prevention.","event-place":"Vienna","publisher-place":"Vienna","title":"Global Study on Homicide","URL":"https://www.unodc.org/unodc/en/data-and-analysis/global-study-on-homicide.html","author":[{"literal":"United Nations Office on Drugs and Crime"}],"accessed":{"date-parts":[["2022",5,22]]},"issued":{"date-parts":[["2019"]]}}}],"schema":"https://github.com/citation-style-language/schema/raw/master/csl-citation.json"}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25E9B">
        <w:rPr>
          <w:lang w:val="en"/>
        </w:rPr>
        <w:instrText xml:space="preserve"> ADDIN ZOTERO_ITEM CSL_CITATION {"citationID":"Vju6qQyK","properties":{"formattedCitation":"[3]","plainCitation":"[3]","noteIndex":0},"citationItems":[{"id":1698,"uris":["http://zotero.org/users/6749620/items/74RJSKU2"],"itemData":{"id":1698,"type":"article-journal","container-title":"Police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25E9B">
        <w:rPr>
          <w:lang w:val="en"/>
        </w:rPr>
        <w:instrText xml:space="preserve"> ADDIN ZOTERO_ITEM CSL_CITATION {"citationID":"r1M5Wcsh","properties":{"formattedCitation":"[4]","plainCitation":"[4]","noteIndex":0},"citationItems":[{"id":1697,"uris":["http://zotero.org/users/6749620/items/943GI4JQ"],"itemData":{"id":1697,"type":"article-journal","abstract":"The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people.","container-title":"Injury Control and Safety Promotion","DOI":"10.1076/icsp.10.1.89.14120","ISSN":"1566-0974","issue":"1-2","note":"publisher: Taylor &amp; Francis\n_eprint: https://doi.org/10.1076/icsp.10.1.89.14120\nPMID: 12772491","page":"89-94","source":"Taylor and Francis+NEJM","title":"Road traffic accidents and policy interventions in Korea","volume":"10","author":[{"family":"Yang","given":"Bong-Min"},{"family":"Kim","given":"Jinhyun"}],"issued":{"date-parts":[["2003",4,1]]}}}],"schema":"https://github.com/citation-style-language/schema/raw/master/csl-citation.json"}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725E9B">
        <w:rPr>
          <w:lang w:val="en"/>
        </w:rPr>
        <w:instrText xml:space="preserve"> ADDIN ZOTERO_ITEM CSL_CITATION {"citationID":"ajs3u1t9t6","properties":{"formattedCitation":"[5,6]","plainCitation":"[5,6]","noteIndex":0},"citationItems":[{"id":2311,"uris":["http://zotero.org/users/6749620/items/NXC56FAC"],"itemData":{"id":2311,"type":"thesis","abstract":"Geo-interventions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geo-interventions.","event-place":"Toronto","language":"English","note":"tex.ids=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Wen"}],"issued":{"date-parts":[["2023"]]}}},{"id":3192,"uris":["http://zotero.org/users/6749620/items/QZCNADT6"],"itemData":{"id":3192,"type":"chapter","container-title":"Field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725E9B">
        <w:rPr>
          <w:lang w:val="en"/>
        </w:rPr>
        <w:instrText xml:space="preserve"> ADDIN ZOTERO_ITEM CSL_CITATION {"citationID":"Kl0cQ97H","properties":{"formattedCitation":"[7]","plainCitation":"[7]","noteIndex":0},"citationItems":[{"id":1696,"uris":["http://zotero.org/users/6749620/items/E3K7JNTS"],"itemData":{"id":1696,"type":"article-journal","abstract":"Road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study.","container-title":"PLOS ONE","DOI":"10.1371/journal.pone.0208195","ISSN":"1932-6203","issue":"11","journalAbbreviation":"PLOS ONE","language":"en","note":"publisher: Public Library of Science","page":"e0208195","source":"PLoS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725E9B">
        <w:rPr>
          <w:lang w:val="en"/>
        </w:rPr>
        <w:instrText xml:space="preserve"> ADDIN ZOTERO_ITEM CSL_CITATION {"citationID":"ji9pVQSM","properties":{"formattedCitation":"[8]","plainCitation":"[8]","noteIndex":0},"citationItems":[{"id":1695,"uris":["http://zotero.org/users/6749620/items/SZMQ8HJ6"],"itemData":{"id":1695,"type":"article-journal","abstract":"Objective: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countries.","container-title":"Injury Prevention","DOI":"10.1136/ip.9.3.200","ISSN":"1353-8047, 1475-5785","issue":"3","language":"en","license":"Copyright 2003 Injury Prevention","note":"publisher: BMJ Publishing Group Ltd\nsection: Systematic review\nPMID: 12966005","page":"200-204","source":"injuryprevention.bmj.com","title":"Traffic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725E9B">
        <w:rPr>
          <w:lang w:val="en"/>
        </w:rPr>
        <w:instrText xml:space="preserve"> ADDIN ZOTERO_ITEM CSL_CITATION {"citationID":"AP3jYX3K","properties":{"formattedCitation":"[9]","plainCitation":"[9]","noteIndex":0},"citationItems":[{"id":1694,"uris":["http://zotero.org/users/6749620/items/3PJBLL8A"],"itemData":{"id":1694,"type":"article-journal","abstract":"This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725E9B">
        <w:rPr>
          <w:lang w:val="en"/>
        </w:rPr>
        <w:instrText xml:space="preserve"> ADDIN ZOTERO_ITEM CSL_CITATION {"citationID":"LDSTOwMu","properties":{"formattedCitation":"[10\\uc0\\u8211{}12]","plainCitation":"[10–12]","noteIndex":0},"citationItems":[{"id":1725,"uris":["http://zotero.org/users/6749620/items/KNCLARH4"],"itemData":{"id":1725,"type":"article-journal","abstract":"The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M."}],"issued":{"date-parts":[["2011",1,1]]}}},{"id":1723,"uris":["http://zotero.org/users/6749620/items/NQLVYX2K"],"itemData":{"id":1723,"type":"article-journal","abstract":"In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725E9B">
        <w:rPr>
          <w:lang w:val="en"/>
        </w:rPr>
        <w:instrText xml:space="preserve"> ADDIN ZOTERO_ITEM CSL_CITATION {"citationID":"vhj5rMh0","properties":{"formattedCitation":"[13]","plainCitation":"[13]","noteIndex":0},"citationItems":[{"id":1688,"uris":["http://zotero.org/users/6749620/items/SQLHND5Y"],"itemData":{"id":1688,"type":"paper-conference","abstract":"In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w:t>
      </w:r>
      <w:r w:rsidR="00746CEF">
        <w:rPr>
          <w:lang w:val="en"/>
        </w:rPr>
        <w:lastRenderedPageBreak/>
        <w:t>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725E9B">
        <w:rPr>
          <w:lang w:val="en"/>
        </w:rPr>
        <w:instrText xml:space="preserve"> ADDIN ZOTERO_ITEM CSL_CITATION {"citationID":"gqaYAqTG","properties":{"formattedCitation":"[11,14\\uc0\\u8211{}17]","plainCitation":"[11,14–17]","noteIndex":0},"citationItems":[{"id":1692,"uris":["http://zotero.org/users/6749620/items/APLLFB6P"],"itemData":{"id":1692,"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id":1691,"uris":["http://zotero.org/users/6749620/items/PDMWH9FP"],"itemData":{"id":1691,"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locator":"-19"},{"id":1693,"uris":["http://zotero.org/users/6749620/items/U45L6GVT"],"itemData":{"id":1693,"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planning.","container-title":"Land","DOI":"10.3390/land10070666","ISSN":"2073-445X","issue":"7","language":"en","license":"http://creativecommons.org/licenses/by/3.0/","note":"number: 7\npublisher: Multidisciplinary Digital Publishing Institute","page":"666","source":"www.mdpi.com","title":"Combining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sidR="00746CEF">
        <w:rPr>
          <w:lang w:val="en"/>
        </w:rPr>
        <w:t xml:space="preserve"> </w:t>
      </w:r>
      <w:ins w:id="15" w:author="Richard Wen" w:date="2026-02-25T17:54:00Z">
        <w:r w:rsidR="007E5A23">
          <w:rPr>
            <w:lang w:val="en"/>
          </w:rPr>
          <w:t>A</w:t>
        </w:r>
      </w:ins>
      <w:ins w:id="16" w:author="Richard Wen" w:date="2026-02-25T17:25:00Z">
        <w:r w:rsidR="003D37E3">
          <w:rPr>
            <w:lang w:val="en"/>
          </w:rPr>
          <w:t xml:space="preserve"> </w:t>
        </w:r>
      </w:ins>
      <w:ins w:id="17" w:author="Richard Wen" w:date="2026-02-25T17:30:00Z">
        <w:r w:rsidR="00061468">
          <w:rPr>
            <w:lang w:val="en"/>
          </w:rPr>
          <w:t xml:space="preserve">literature </w:t>
        </w:r>
      </w:ins>
      <w:ins w:id="18" w:author="Richard Wen" w:date="2026-02-25T17:25:00Z">
        <w:r w:rsidR="003D37E3">
          <w:rPr>
            <w:lang w:val="en"/>
          </w:rPr>
          <w:t xml:space="preserve">review of </w:t>
        </w:r>
      </w:ins>
      <w:ins w:id="19" w:author="Richard Wen" w:date="2026-02-25T17:27:00Z">
        <w:r w:rsidR="00894413">
          <w:rPr>
            <w:lang w:val="en"/>
          </w:rPr>
          <w:t xml:space="preserve">over 3000 </w:t>
        </w:r>
      </w:ins>
      <w:ins w:id="20" w:author="Richard Wen" w:date="2026-02-25T17:55:00Z">
        <w:r w:rsidR="007E5A23">
          <w:rPr>
            <w:lang w:val="en"/>
          </w:rPr>
          <w:t>articles</w:t>
        </w:r>
      </w:ins>
      <w:ins w:id="21" w:author="Richard Wen" w:date="2026-02-25T17:27:00Z">
        <w:r w:rsidR="00BA6288">
          <w:rPr>
            <w:lang w:val="en"/>
          </w:rPr>
          <w:t xml:space="preserve"> indicated</w:t>
        </w:r>
        <w:r w:rsidR="00894413">
          <w:rPr>
            <w:lang w:val="en"/>
          </w:rPr>
          <w:t xml:space="preserve"> </w:t>
        </w:r>
      </w:ins>
      <w:ins w:id="22" w:author="Richard Wen" w:date="2026-02-27T16:56:00Z">
        <w:r w:rsidR="004B24BF">
          <w:rPr>
            <w:lang w:val="en"/>
          </w:rPr>
          <w:t xml:space="preserve">wide use of </w:t>
        </w:r>
      </w:ins>
      <w:ins w:id="23" w:author="Richard Wen" w:date="2026-02-25T17:19:00Z">
        <w:r w:rsidR="003D37E3">
          <w:rPr>
            <w:lang w:val="en"/>
          </w:rPr>
          <w:t>multi-criteria decision analysis</w:t>
        </w:r>
      </w:ins>
      <w:ins w:id="24" w:author="Richard Wen" w:date="2026-02-25T17:31:00Z">
        <w:r w:rsidR="00894413">
          <w:rPr>
            <w:lang w:val="en"/>
          </w:rPr>
          <w:t xml:space="preserve"> for environmental applications</w:t>
        </w:r>
      </w:ins>
      <w:ins w:id="25" w:author="Richard Wen" w:date="2026-02-25T17:42:00Z">
        <w:r w:rsidR="009628B8">
          <w:rPr>
            <w:lang w:val="en"/>
          </w:rPr>
          <w:t xml:space="preserve"> (e.g. waste management, site selection</w:t>
        </w:r>
      </w:ins>
      <w:ins w:id="26" w:author="Richard Wen" w:date="2026-02-27T16:57:00Z">
        <w:r w:rsidR="004B24BF">
          <w:rPr>
            <w:lang w:val="en"/>
          </w:rPr>
          <w:t>), but</w:t>
        </w:r>
      </w:ins>
      <w:ins w:id="27" w:author="Richard Wen" w:date="2026-02-27T16:58:00Z">
        <w:r w:rsidR="004B24BF">
          <w:rPr>
            <w:lang w:val="en"/>
          </w:rPr>
          <w:t xml:space="preserve"> </w:t>
        </w:r>
      </w:ins>
      <w:ins w:id="28" w:author="Richard Wen" w:date="2026-02-27T16:59:00Z">
        <w:r w:rsidR="00BA6288">
          <w:rPr>
            <w:lang w:val="en"/>
          </w:rPr>
          <w:t xml:space="preserve">revealed </w:t>
        </w:r>
      </w:ins>
      <w:ins w:id="29" w:author="Richard Wen" w:date="2026-02-27T17:19:00Z">
        <w:r w:rsidR="00D91FB4">
          <w:rPr>
            <w:lang w:val="en"/>
          </w:rPr>
          <w:t xml:space="preserve">heavy </w:t>
        </w:r>
      </w:ins>
      <w:ins w:id="30" w:author="Richard Wen" w:date="2026-02-27T16:59:00Z">
        <w:r w:rsidR="00BA6288">
          <w:rPr>
            <w:lang w:val="en"/>
          </w:rPr>
          <w:t>dependency on</w:t>
        </w:r>
      </w:ins>
      <w:ins w:id="31" w:author="Richard Wen" w:date="2026-02-25T17:46:00Z">
        <w:r w:rsidR="006177E6">
          <w:rPr>
            <w:lang w:val="en"/>
          </w:rPr>
          <w:t xml:space="preserve"> </w:t>
        </w:r>
      </w:ins>
      <w:ins w:id="32" w:author="Richard Wen" w:date="2026-02-25T17:39:00Z">
        <w:r w:rsidR="00894413">
          <w:rPr>
            <w:lang w:val="en"/>
          </w:rPr>
          <w:t xml:space="preserve">pre-determined scenarios or criteria </w:t>
        </w:r>
      </w:ins>
      <w:ins w:id="33" w:author="Richard Wen" w:date="2026-02-25T17:47:00Z">
        <w:r w:rsidR="006177E6">
          <w:rPr>
            <w:lang w:val="en"/>
          </w:rPr>
          <w:t xml:space="preserve">to </w:t>
        </w:r>
      </w:ins>
      <w:ins w:id="34" w:author="Richard Wen" w:date="2026-02-25T17:39:00Z">
        <w:r w:rsidR="00894413">
          <w:rPr>
            <w:lang w:val="en"/>
          </w:rPr>
          <w:t xml:space="preserve">evaluate alternative </w:t>
        </w:r>
      </w:ins>
      <w:ins w:id="35" w:author="Richard Wen" w:date="2026-02-25T17:40:00Z">
        <w:r w:rsidR="00894413">
          <w:rPr>
            <w:lang w:val="en"/>
          </w:rPr>
          <w:t xml:space="preserve">geospatial </w:t>
        </w:r>
      </w:ins>
      <w:ins w:id="36" w:author="Richard Wen" w:date="2026-02-25T17:39:00Z">
        <w:r w:rsidR="00894413">
          <w:rPr>
            <w:lang w:val="en"/>
          </w:rPr>
          <w:t>outcomes</w:t>
        </w:r>
      </w:ins>
      <w:ins w:id="37" w:author="Richard Wen" w:date="2026-02-25T17:31:00Z">
        <w:r w:rsidR="00061468">
          <w:rPr>
            <w:lang w:val="en"/>
          </w:rPr>
          <w:t xml:space="preserve"> </w:t>
        </w:r>
      </w:ins>
      <w:r w:rsidR="00E1014C">
        <w:rPr>
          <w:lang w:val="en"/>
        </w:rPr>
        <w:fldChar w:fldCharType="begin"/>
      </w:r>
      <w:r w:rsidR="003206B1">
        <w:rPr>
          <w:lang w:val="en"/>
        </w:rPr>
        <w:instrText xml:space="preserve"> ADDIN ZOTERO_ITEM CSL_CITATION {"citationID":"a113f9cbnuq","properties":{"formattedCitation":"[18]","plainCitation":"[18]","noteIndex":0},"citationItems":[{"id":3309,"uris":["http://zotero.org/users/6749620/items/WQITUSUQ"],"itemData":{"id":3309,"type":"article-journal","container-title":"Environment Systems and Decisions","DOI":"10.1007/s10669-017-9642-9","ISSN":"2194-5403, 2194-5411","issue":"2","journalAbbreviation":"Environ Syst Decis","language":"en","page":"123-133","source":"DOI.org (Crossref)","title":"Trends and applications of multi-criteria decision analysis in environmental sciences: literature review","title-short":"Trends and applications of multi-criteria decision analysis in environmental sciences","volume":"37","author":[{"family":"Cegan","given":"Jeffrey C."},{"family":"Filion","given":"Ashley M."},{"family":"Keisler","given":"Jeffrey M."},{"family":"Linkov","given":"Igor"}],"issued":{"date-parts":[["2017",6]]}}}],"schema":"https://github.com/citation-style-language/schema/raw/master/csl-citation.json"} </w:instrText>
      </w:r>
      <w:r w:rsidR="00E1014C">
        <w:rPr>
          <w:lang w:val="en"/>
        </w:rPr>
        <w:fldChar w:fldCharType="separate"/>
      </w:r>
      <w:r w:rsidR="003206B1" w:rsidRPr="003206B1">
        <w:rPr>
          <w:szCs w:val="24"/>
        </w:rPr>
        <w:t>[18]</w:t>
      </w:r>
      <w:r w:rsidR="00E1014C">
        <w:rPr>
          <w:lang w:val="en"/>
        </w:rPr>
        <w:fldChar w:fldCharType="end"/>
      </w:r>
      <w:ins w:id="38" w:author="Richard Wen" w:date="2026-02-25T17:27:00Z">
        <w:r w:rsidR="00061468">
          <w:rPr>
            <w:lang w:val="en"/>
          </w:rPr>
          <w:t xml:space="preserve">. </w:t>
        </w:r>
      </w:ins>
      <w:ins w:id="39" w:author="Richard Wen" w:date="2026-02-25T17:55:00Z">
        <w:r w:rsidR="007E5A23">
          <w:rPr>
            <w:lang w:val="en"/>
          </w:rPr>
          <w:t>Another similar review of 300 articles</w:t>
        </w:r>
      </w:ins>
      <w:ins w:id="40" w:author="Richard Wen" w:date="2026-02-25T17:56:00Z">
        <w:r w:rsidR="007E5A23">
          <w:rPr>
            <w:lang w:val="en"/>
          </w:rPr>
          <w:t xml:space="preserve"> demonstrated that decision makers</w:t>
        </w:r>
      </w:ins>
      <w:ins w:id="41" w:author="Richard Wen" w:date="2026-02-25T17:58:00Z">
        <w:r w:rsidR="007E5A23">
          <w:rPr>
            <w:lang w:val="en"/>
          </w:rPr>
          <w:t xml:space="preserve"> must provide criteria and preference information supplied by exper</w:t>
        </w:r>
        <w:r w:rsidR="000C67D6">
          <w:rPr>
            <w:lang w:val="en"/>
          </w:rPr>
          <w:t>ts or stakeholders, rather than</w:t>
        </w:r>
      </w:ins>
      <w:ins w:id="42" w:author="Richard Wen" w:date="2026-02-25T17:59:00Z">
        <w:r w:rsidR="007E5A23">
          <w:rPr>
            <w:lang w:val="en"/>
          </w:rPr>
          <w:t xml:space="preserve"> system</w:t>
        </w:r>
      </w:ins>
      <w:ins w:id="43" w:author="Richard Wen" w:date="2026-02-27T17:19:00Z">
        <w:r w:rsidR="000C67D6">
          <w:rPr>
            <w:lang w:val="en"/>
          </w:rPr>
          <w:t>s</w:t>
        </w:r>
      </w:ins>
      <w:ins w:id="44" w:author="Richard Wen" w:date="2026-02-25T17:59:00Z">
        <w:r w:rsidR="007E5A23">
          <w:rPr>
            <w:lang w:val="en"/>
          </w:rPr>
          <w:t xml:space="preserve"> producing them autonomously</w:t>
        </w:r>
      </w:ins>
      <w:ins w:id="45" w:author="Richard Wen" w:date="2026-02-25T18:01:00Z">
        <w:r w:rsidR="00AB448B">
          <w:rPr>
            <w:lang w:val="en"/>
          </w:rPr>
          <w:t xml:space="preserve"> </w:t>
        </w:r>
      </w:ins>
      <w:r w:rsidR="00AB448B">
        <w:rPr>
          <w:lang w:val="en"/>
        </w:rPr>
        <w:fldChar w:fldCharType="begin"/>
      </w:r>
      <w:r w:rsidR="00607752">
        <w:rPr>
          <w:lang w:val="en"/>
        </w:rPr>
        <w:instrText xml:space="preserve"> ADDIN ZOTERO_ITEM CSL_CITATION {"citationID":"a5snt42i70","properties":{"formattedCitation":"[19]","plainCitation":"[19]","noteIndex":0},"citationItems":[{"id":3311,"uris":["http://zotero.org/users/6749620/items/JFK8ILCC"],"itemData":{"id":3311,"type":"article-journal","container-title":"International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analysis","volume":"20","author":[{"family":"Malczewski","given":"Jacek"}],"issued":{"date-parts":[["2006",8]]}}}],"schema":"https://github.com/citation-style-language/schema/raw/master/csl-citation.json"} </w:instrText>
      </w:r>
      <w:r w:rsidR="00AB448B">
        <w:rPr>
          <w:lang w:val="en"/>
        </w:rPr>
        <w:fldChar w:fldCharType="separate"/>
      </w:r>
      <w:r w:rsidR="00607752" w:rsidRPr="00607752">
        <w:rPr>
          <w:szCs w:val="24"/>
        </w:rPr>
        <w:t>[19]</w:t>
      </w:r>
      <w:r w:rsidR="00AB448B">
        <w:rPr>
          <w:lang w:val="en"/>
        </w:rPr>
        <w:fldChar w:fldCharType="end"/>
      </w:r>
      <w:ins w:id="46" w:author="Richard Wen" w:date="2026-02-25T17:59:00Z">
        <w:r w:rsidR="007E5A23">
          <w:rPr>
            <w:lang w:val="en"/>
          </w:rPr>
          <w:t xml:space="preserve">. </w:t>
        </w:r>
      </w:ins>
      <w:r w:rsidR="00746CEF">
        <w:rPr>
          <w:lang w:val="en"/>
        </w:rPr>
        <w:t>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w:t>
      </w:r>
      <w:ins w:id="47" w:author="Richard Wen" w:date="2026-02-27T17:20:00Z">
        <w:r w:rsidR="000C67D6">
          <w:rPr>
            <w:lang w:val="en"/>
          </w:rPr>
          <w:t>ied</w:t>
        </w:r>
      </w:ins>
      <w:del w:id="48" w:author="Richard Wen" w:date="2026-02-27T17:20:00Z">
        <w:r w:rsidR="000028A1" w:rsidDel="000C67D6">
          <w:rPr>
            <w:lang w:val="en"/>
          </w:rPr>
          <w:delText>y</w:delText>
        </w:r>
      </w:del>
      <w:r w:rsidR="000028A1">
        <w:rPr>
          <w:lang w:val="en"/>
        </w:rPr>
        <w:t xml:space="preserve">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607752">
        <w:rPr>
          <w:lang w:val="en"/>
        </w:rPr>
        <w:instrText xml:space="preserve"> ADDIN ZOTERO_ITEM CSL_CITATION {"citationID":"2HP6lYTE","properties":{"formattedCitation":"[20\\uc0\\u8211{}25]","plainCitation":"[20–25]","noteIndex":0},"citationItems":[{"id":2226,"uris":["http://zotero.org/users/6749620/items/EI7C95US"],"itemData":{"id":2226,"type":"article-journal","abstract":"Many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Learning","volume":"12","author":[{"family":"Wen","given":"Richard"},{"family":"Li","given":"Songnian"}],"issued":{"date-parts":[["2023",1]]}}},{"id":2286,"uris":["http://zotero.org/users/6749620/items/94Q8YATQ"],"itemData":{"id":2286,"type":"article-journal","abstract":"The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id":2285,"uris":["http://zotero.org/users/6749620/items/ATZQEH6S"],"itemData":{"id":2285,"type":"article-journal","container-title":"Journal of Urban Management","issue":"1","note":"publisher: Elsevier","page":"4–15","source":"Google Scholar","title":"Smart city re-imagined: City planning and GeoAI in the age of big data","title-short":"Smart city re-imagined","volume":"12","author":[{"family":"Mortaheb","given":"Reza"},{"family":"Jankowski","given":"Piotr"}],"issued":{"date-parts":[["2023"]]}}},{"id":2284,"uris":["http://zotero.org/users/6749620/items/UVY4LQ4V"],"itemData":{"id":2284,"type":"article-journal","container-title":"Earth-Science Reviews","note":"publisher: Elsevier","page":"104438","source":"Google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P."},{"family":"Batty","given":"Michael"}],"issued":{"date-parts":[["2023"]]}}},{"id":2283,"uris":["http://zotero.org/users/6749620/items/PR5BAVEJ"],"itemData":{"id":2283,"type":"article-journal","container-title":"World Journal of Advanced Research and Reviews","issue":"1","note":"publisher: World Journal of Advanced Research and Reviews","page":"030–039","source":"Google Scholar","title":"A review of GIS applications in public health surveillance","volume":"21","author":[{"family":"Biu","given":"Preye Winston"},{"family":"Nwasike","given":"Chinedu Nnamdi"},{"family":"Tula","given":"Olawe Alaba"},{"family":"Ezeigweneme","given":"Chinedu Alex"},{"family":"Gidiagba","given":"Joachim Osheyor"}],"issued":{"date-parts":[["2024"]]}}},{"id":2282,"uris":["http://zotero.org/users/6749620/items/U9QUJSR2"],"itemData":{"id":2282,"type":"article-journal","abstract":"Medical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effectively.","container-title":"Acta Informatica Medica","DOI":"10.5455/aim.2014.22.402-405","ISSN":"0353-8109","issue":"6","journalAbbreviation":"Acta Inform Med","note":"PMID: 25684850\nPMCID: PMC4315644","page":"402-405","source":"PubMed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F."},{"family":"Kourkouta","given":"Lambrini"}],"issued":{"date-parts":[["2014",12]]}}}],"schema":"https://github.com/citation-style-language/schema/raw/master/csl-citation.json"} </w:instrText>
      </w:r>
      <w:r w:rsidR="007E6A0E">
        <w:rPr>
          <w:lang w:val="en"/>
        </w:rPr>
        <w:fldChar w:fldCharType="separate"/>
      </w:r>
      <w:r w:rsidR="00607752" w:rsidRPr="00607752">
        <w:rPr>
          <w:szCs w:val="24"/>
        </w:rPr>
        <w:t>[20–25]</w:t>
      </w:r>
      <w:r w:rsidR="007E6A0E">
        <w:rPr>
          <w:lang w:val="en"/>
        </w:rPr>
        <w:fldChar w:fldCharType="end"/>
      </w:r>
      <w:r w:rsidR="00096D44">
        <w:rPr>
          <w:lang w:val="en"/>
        </w:rPr>
        <w:t>.</w:t>
      </w:r>
      <w:ins w:id="49" w:author="Richard Wen" w:date="2026-02-27T16:52:00Z">
        <w:r w:rsidR="00C351CA">
          <w:rPr>
            <w:lang w:val="en"/>
          </w:rPr>
          <w:t xml:space="preserve"> A recent review of 58 articles </w:t>
        </w:r>
        <w:r w:rsidR="00C351CA">
          <w:rPr>
            <w:lang w:val="en"/>
          </w:rPr>
          <w:fldChar w:fldCharType="begin"/>
        </w:r>
        <w:r w:rsidR="00C351CA">
          <w:rPr>
            <w:lang w:val="en"/>
          </w:rPr>
          <w:instrText xml:space="preserve"> ADDIN ZOTERO_ITEM CSL_CITATION {"citationID":"a25t7eshk0f","properties":{"formattedCitation":"[26]","plainCitation":"[26]","noteIndex":0},"citationItems":[{"id":3313,"uris":["http://zotero.org/users/6749620/items/XUM3IGTM"],"itemData":{"id":3313,"type":"article-journal","container-title":"BMC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C351CA">
          <w:rPr>
            <w:lang w:val="en"/>
          </w:rPr>
          <w:fldChar w:fldCharType="separate"/>
        </w:r>
        <w:r w:rsidR="00C351CA" w:rsidRPr="0018682B">
          <w:rPr>
            <w:szCs w:val="24"/>
          </w:rPr>
          <w:t>[26]</w:t>
        </w:r>
        <w:r w:rsidR="00C351CA">
          <w:rPr>
            <w:lang w:val="en"/>
          </w:rPr>
          <w:fldChar w:fldCharType="end"/>
        </w:r>
        <w:r w:rsidR="00C351CA">
          <w:rPr>
            <w:lang w:val="en"/>
          </w:rPr>
          <w:t xml:space="preserve"> and a past review of over 300 articles </w:t>
        </w:r>
        <w:r w:rsidR="00C351CA">
          <w:rPr>
            <w:lang w:val="en"/>
          </w:rPr>
          <w:fldChar w:fldCharType="begin"/>
        </w:r>
        <w:r w:rsidR="00C351CA">
          <w:rPr>
            <w:lang w:val="en"/>
          </w:rPr>
          <w:instrText xml:space="preserve"> ADDIN ZOTERO_ITEM CSL_CITATION {"citationID":"a15u8638jjd","properties":{"formattedCitation":"[11]","plainCitation":"[11]","noteIndex":0},"citationItems":[{"id":1689,"uris":["http://zotero.org/users/6749620/items/S8EXGIS6"],"itemData":{"id":1689,"type":"article-journal","abstract":"The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M."}],"issued":{"date-parts":[["2011",1,1]]}}}],"schema":"https://github.com/citation-style-language/schema/raw/master/csl-citation.json"} </w:instrText>
        </w:r>
        <w:r w:rsidR="00C351CA">
          <w:rPr>
            <w:lang w:val="en"/>
          </w:rPr>
          <w:fldChar w:fldCharType="separate"/>
        </w:r>
        <w:r w:rsidR="00C351CA" w:rsidRPr="0018682B">
          <w:rPr>
            <w:szCs w:val="24"/>
          </w:rPr>
          <w:t>[11]</w:t>
        </w:r>
        <w:r w:rsidR="00C351CA">
          <w:rPr>
            <w:lang w:val="en"/>
          </w:rPr>
          <w:fldChar w:fldCharType="end"/>
        </w:r>
        <w:r w:rsidR="00C351CA">
          <w:rPr>
            <w:lang w:val="en"/>
          </w:rPr>
          <w:t xml:space="preserve"> on spatial analysis for health research highlighted that geospatial approaches primarily focus on identification of spatial patterns, but seldom focus on prescriptive actions or interventions.</w:t>
        </w:r>
      </w:ins>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w:t>
      </w:r>
      <w:del w:id="50" w:author="Richard Wen" w:date="2026-02-24T17:52:00Z">
        <w:r w:rsidR="003B4B0D" w:rsidDel="0076503D">
          <w:rPr>
            <w:lang w:val="en"/>
          </w:rPr>
          <w:delText>can be done</w:delText>
        </w:r>
      </w:del>
      <w:ins w:id="51" w:author="Richard Wen" w:date="2026-02-24T17:52:00Z">
        <w:r w:rsidR="0076503D">
          <w:rPr>
            <w:lang w:val="en"/>
          </w:rPr>
          <w:t>actions can be taken</w:t>
        </w:r>
      </w:ins>
      <w:r w:rsidR="00FC7C66">
        <w:rPr>
          <w:lang w:val="en"/>
        </w:rPr>
        <w:t xml:space="preserve"> to decrease road traffic collisions at these hotspots (e.g., deploying traffic enforcement devices, reducing road widths) </w:t>
      </w:r>
      <w:ins w:id="52" w:author="Richard Wen" w:date="2026-02-24T17:52:00Z">
        <w:r w:rsidR="00172D67">
          <w:rPr>
            <w:lang w:val="en"/>
          </w:rPr>
          <w:t>are often</w:t>
        </w:r>
      </w:ins>
      <w:del w:id="53" w:author="Richard Wen" w:date="2026-02-24T17:52:00Z">
        <w:r w:rsidR="001E5840" w:rsidDel="00172D67">
          <w:rPr>
            <w:lang w:val="en"/>
          </w:rPr>
          <w:delText>is</w:delText>
        </w:r>
      </w:del>
      <w:r w:rsidR="001E5840">
        <w:rPr>
          <w:lang w:val="en"/>
        </w:rPr>
        <w:t xml:space="preserve">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ins w:id="54" w:author="Richard Wen" w:date="2026-02-27T17:02:00Z">
        <w:r w:rsidR="006D6D17">
          <w:rPr>
            <w:lang w:val="en"/>
          </w:rPr>
          <w:t xml:space="preserve"> Lastly, our past review of 136 articles on spatial decision support systems found </w:t>
        </w:r>
        <w:r w:rsidR="008A6F6C">
          <w:rPr>
            <w:lang w:val="en"/>
          </w:rPr>
          <w:t xml:space="preserve">that </w:t>
        </w:r>
        <w:r w:rsidR="006D6D17">
          <w:rPr>
            <w:lang w:val="en"/>
          </w:rPr>
          <w:t>studies</w:t>
        </w:r>
      </w:ins>
      <w:ins w:id="55" w:author="Richard Wen" w:date="2026-02-27T17:03:00Z">
        <w:r w:rsidR="006D6D17">
          <w:rPr>
            <w:lang w:val="en"/>
          </w:rPr>
          <w:t xml:space="preserve"> leveraging Geographic Information Systems (GIS)</w:t>
        </w:r>
      </w:ins>
      <w:ins w:id="56" w:author="Richard Wen" w:date="2026-02-27T17:02:00Z">
        <w:r w:rsidR="006D6D17">
          <w:rPr>
            <w:lang w:val="en"/>
          </w:rPr>
          <w:t xml:space="preserve"> were </w:t>
        </w:r>
      </w:ins>
      <w:ins w:id="57" w:author="Richard Wen" w:date="2026-02-27T17:04:00Z">
        <w:r w:rsidR="008A6F6C">
          <w:rPr>
            <w:lang w:val="en"/>
          </w:rPr>
          <w:t xml:space="preserve">mostly </w:t>
        </w:r>
      </w:ins>
      <w:ins w:id="58" w:author="Richard Wen" w:date="2026-02-27T17:02:00Z">
        <w:r w:rsidR="006D6D17">
          <w:rPr>
            <w:lang w:val="en"/>
          </w:rPr>
          <w:t>th</w:t>
        </w:r>
        <w:r w:rsidR="008A6F6C">
          <w:rPr>
            <w:lang w:val="en"/>
          </w:rPr>
          <w:t>eoretical or experimental,</w:t>
        </w:r>
      </w:ins>
      <w:ins w:id="59" w:author="Richard Wen" w:date="2026-02-27T17:04:00Z">
        <w:r w:rsidR="008A6F6C">
          <w:rPr>
            <w:lang w:val="en"/>
          </w:rPr>
          <w:t xml:space="preserve"> lacking evidence of usefulness to indicate practical success</w:t>
        </w:r>
      </w:ins>
      <w:ins w:id="60" w:author="Richard Wen" w:date="2026-02-27T17:10:00Z">
        <w:r w:rsidR="00FD619F">
          <w:rPr>
            <w:lang w:val="en"/>
          </w:rPr>
          <w:t xml:space="preserve"> </w:t>
        </w:r>
      </w:ins>
      <w:r w:rsidR="00FD619F">
        <w:rPr>
          <w:lang w:val="en"/>
        </w:rPr>
        <w:fldChar w:fldCharType="begin"/>
      </w:r>
      <w:r w:rsidR="00B67A5D">
        <w:rPr>
          <w:lang w:val="en"/>
        </w:rPr>
        <w:instrText xml:space="preserve"> ADDIN ZOTERO_ITEM CSL_CITATION {"citationID":"a21vopfkfb8","properties":{"formattedCitation":"[20]","plainCitation":"[20]","noteIndex":0},"citationItems":[{"id":2226,"uris":["http://zotero.org/users/6749620/items/EI7C95US"],"itemData":{"id":2226,"type":"article-journal","abstract":"Many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FD619F">
        <w:rPr>
          <w:lang w:val="en"/>
        </w:rPr>
        <w:fldChar w:fldCharType="separate"/>
      </w:r>
      <w:r w:rsidR="00B67A5D" w:rsidRPr="00B67A5D">
        <w:rPr>
          <w:szCs w:val="24"/>
        </w:rPr>
        <w:t>[20]</w:t>
      </w:r>
      <w:r w:rsidR="00FD619F">
        <w:rPr>
          <w:lang w:val="en"/>
        </w:rPr>
        <w:fldChar w:fldCharType="end"/>
      </w:r>
      <w:ins w:id="61" w:author="Richard Wen" w:date="2026-02-27T17:04:00Z">
        <w:r w:rsidR="008A6F6C">
          <w:rPr>
            <w:lang w:val="en"/>
          </w:rPr>
          <w:t xml:space="preserve">. </w:t>
        </w:r>
      </w:ins>
      <w:ins w:id="62" w:author="Richard Wen" w:date="2026-02-27T17:05:00Z">
        <w:r w:rsidR="008A6F6C">
          <w:rPr>
            <w:lang w:val="en"/>
          </w:rPr>
          <w:t xml:space="preserve">Thus, we emphasize the importance of </w:t>
        </w:r>
      </w:ins>
      <w:ins w:id="63" w:author="Richard Wen" w:date="2026-02-27T17:06:00Z">
        <w:r w:rsidR="008A6F6C">
          <w:rPr>
            <w:lang w:val="en"/>
          </w:rPr>
          <w:t xml:space="preserve">not only modelling </w:t>
        </w:r>
      </w:ins>
      <w:ins w:id="64" w:author="Richard Wen" w:date="2026-02-27T17:21:00Z">
        <w:r w:rsidR="002A0ABD">
          <w:rPr>
            <w:lang w:val="en"/>
          </w:rPr>
          <w:t>spatial phenomena</w:t>
        </w:r>
      </w:ins>
      <w:ins w:id="65" w:author="Richard Wen" w:date="2026-02-27T17:08:00Z">
        <w:r w:rsidR="008A6F6C">
          <w:rPr>
            <w:lang w:val="en"/>
          </w:rPr>
          <w:t>, but rather</w:t>
        </w:r>
      </w:ins>
      <w:ins w:id="66" w:author="Richard Wen" w:date="2026-02-27T17:09:00Z">
        <w:r w:rsidR="008A6F6C">
          <w:rPr>
            <w:lang w:val="en"/>
          </w:rPr>
          <w:t xml:space="preserve"> how</w:t>
        </w:r>
      </w:ins>
      <w:ins w:id="67" w:author="Richard Wen" w:date="2026-02-27T17:08:00Z">
        <w:r w:rsidR="008A6F6C">
          <w:rPr>
            <w:lang w:val="en"/>
          </w:rPr>
          <w:t xml:space="preserve"> these </w:t>
        </w:r>
      </w:ins>
      <w:ins w:id="68" w:author="Richard Wen" w:date="2026-02-27T17:21:00Z">
        <w:r w:rsidR="002A0ABD">
          <w:rPr>
            <w:lang w:val="en"/>
          </w:rPr>
          <w:t>phenomena can be altered</w:t>
        </w:r>
      </w:ins>
      <w:ins w:id="69" w:author="Richard Wen" w:date="2026-02-27T17:08:00Z">
        <w:r w:rsidR="008A6F6C">
          <w:rPr>
            <w:lang w:val="en"/>
          </w:rPr>
          <w:t xml:space="preserve"> to influence the real world.</w:t>
        </w:r>
      </w:ins>
      <w:del w:id="70" w:author="Richard Wen" w:date="2026-02-27T17:02:00Z">
        <w:r w:rsidR="006A2FC5" w:rsidDel="006D6D17">
          <w:rPr>
            <w:lang w:val="en"/>
          </w:rPr>
          <w:delText xml:space="preserve"> </w:delText>
        </w:r>
      </w:del>
    </w:p>
    <w:p w14:paraId="44D8B5D9" w14:textId="00ABAA06"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w:t>
      </w:r>
      <w:proofErr w:type="gramStart"/>
      <w:r w:rsidR="0024627E">
        <w:rPr>
          <w:lang w:val="en"/>
        </w:rPr>
        <w:t>and</w:t>
      </w:r>
      <w:proofErr w:type="gramEnd"/>
      <w:r w:rsidR="0024627E">
        <w:rPr>
          <w:lang w:val="en"/>
        </w:rPr>
        <w:t xml:space="preserve">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65C6D446" w:rsidR="00BD4EB1" w:rsidRDefault="00E86A32" w:rsidP="005539D0">
      <w:pPr>
        <w:pStyle w:val="MDPI31text"/>
      </w:pPr>
      <w:r>
        <w:t xml:space="preserve">To answer research questions </w:t>
      </w:r>
      <w:del w:id="71" w:author="Richard Wen" w:date="2026-02-28T00:35:00Z">
        <w:r w:rsidDel="00476464">
          <w:delText>(</w:delText>
        </w:r>
      </w:del>
      <w:r>
        <w:t>Q1</w:t>
      </w:r>
      <w:ins w:id="72" w:author="Richard Wen" w:date="2026-02-28T00:35:00Z">
        <w:r w:rsidR="00476464">
          <w:t>-</w:t>
        </w:r>
      </w:ins>
      <w:del w:id="73" w:author="Richard Wen" w:date="2026-02-28T00:35:00Z">
        <w:r w:rsidDel="00476464">
          <w:delText>) to (Q</w:delText>
        </w:r>
      </w:del>
      <w:r>
        <w:t>3</w:t>
      </w:r>
      <w:del w:id="74" w:author="Richard Wen" w:date="2026-02-28T00:35:00Z">
        <w:r w:rsidDel="00476464">
          <w:delText>)</w:delText>
        </w:r>
      </w:del>
      <w:r>
        <w:t xml:space="preserve">,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7837A4">
        <w:instrText xml:space="preserve"> ADDIN ZOTERO_ITEM CSL_CITATION {"citationID":"a1p1c41mlpa","properties":{"formattedCitation":"[27]","plainCitation":"[27]","noteIndex":0},"citationItems":[{"id":3210,"uris":["http://zotero.org/users/6749620/items/BSM3R6GX"],"itemData":{"id":3210,"type":"article-journal","abstract":"Although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schema":"https://github.com/citation-style-language/schema/raw/master/csl-citation.json"} </w:instrText>
      </w:r>
      <w:r w:rsidR="00B27A16">
        <w:fldChar w:fldCharType="separate"/>
      </w:r>
      <w:r w:rsidR="007837A4" w:rsidRPr="007837A4">
        <w:t>[27]</w:t>
      </w:r>
      <w:r w:rsidR="00B27A16">
        <w:fldChar w:fldCharType="end"/>
      </w:r>
      <w:r w:rsidR="00B27A16">
        <w:t>.</w:t>
      </w:r>
      <w:r w:rsidR="00657573">
        <w:t xml:space="preserve"> The</w:t>
      </w:r>
      <w:r w:rsidR="00EF12EE">
        <w:t xml:space="preserve"> first step,</w:t>
      </w:r>
      <w:r w:rsidR="00657573">
        <w:t xml:space="preserve"> problem </w:t>
      </w:r>
      <w:del w:id="75" w:author="Richard Wen" w:date="2026-02-27T17:22:00Z">
        <w:r w:rsidR="00657573" w:rsidDel="00017325">
          <w:delText>statement</w:delText>
        </w:r>
      </w:del>
      <w:ins w:id="76" w:author="Richard Wen" w:date="2026-02-27T17:22:00Z">
        <w:r w:rsidR="00017325">
          <w:t>formulation</w:t>
        </w:r>
      </w:ins>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 xml:space="preserve">questions </w:t>
      </w:r>
      <w:del w:id="77" w:author="Richard Wen" w:date="2026-02-28T00:35:00Z">
        <w:r w:rsidR="00657573" w:rsidDel="00476464">
          <w:delText>(</w:delText>
        </w:r>
      </w:del>
      <w:r w:rsidR="00657573">
        <w:t>Q</w:t>
      </w:r>
      <w:del w:id="78" w:author="Richard Wen" w:date="2026-02-28T00:35:00Z">
        <w:r w:rsidR="00657573" w:rsidDel="00476464">
          <w:delText>1) and (Q2</w:delText>
        </w:r>
      </w:del>
      <w:ins w:id="79" w:author="Richard Wen" w:date="2026-02-28T00:35:00Z">
        <w:r w:rsidR="00476464">
          <w:t>1-2</w:t>
        </w:r>
      </w:ins>
      <w:del w:id="80" w:author="Richard Wen" w:date="2026-02-28T00:35:00Z">
        <w:r w:rsidR="00657573" w:rsidDel="00476464">
          <w:delText>)</w:delText>
        </w:r>
      </w:del>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w:t>
      </w:r>
      <w:ins w:id="81" w:author="Richard Wen" w:date="2026-02-28T00:35:00Z">
        <w:r w:rsidR="00983A24">
          <w:t>C1-2</w:t>
        </w:r>
      </w:ins>
      <w:del w:id="82" w:author="Richard Wen" w:date="2026-02-28T00:35:00Z">
        <w:r w:rsidR="00F65050" w:rsidDel="00983A24">
          <w:delText>(C1) and (C2)</w:delText>
        </w:r>
      </w:del>
      <w:r w:rsidR="00F65050">
        <w:t xml:space="preserve"> to answer </w:t>
      </w:r>
      <w:r w:rsidR="00AE332E">
        <w:t xml:space="preserve">questions </w:t>
      </w:r>
      <w:del w:id="83" w:author="Richard Wen" w:date="2026-02-28T00:35:00Z">
        <w:r w:rsidR="00F65050" w:rsidDel="00983A24">
          <w:delText>(Q1) and (Q2)</w:delText>
        </w:r>
      </w:del>
      <w:ins w:id="84" w:author="Richard Wen" w:date="2026-02-28T00:35:00Z">
        <w:r w:rsidR="00983A24">
          <w:t>Q1-2</w:t>
        </w:r>
      </w:ins>
      <w:del w:id="85" w:author="Richard Wen" w:date="2026-02-28T00:35:00Z">
        <w:r w:rsidR="00CC3FC9" w:rsidDel="00983A24">
          <w:delText xml:space="preserve"> respectively</w:delText>
        </w:r>
      </w:del>
      <w:r w:rsidR="00CC3FC9">
        <w:t>.</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w:t>
      </w:r>
      <w:del w:id="86" w:author="Richard Wen" w:date="2026-02-28T00:35:00Z">
        <w:r w:rsidR="00F40DF0" w:rsidDel="00983A24">
          <w:delText>(</w:delText>
        </w:r>
      </w:del>
      <w:r w:rsidR="00F40DF0">
        <w:t>Q3</w:t>
      </w:r>
      <w:del w:id="87" w:author="Richard Wen" w:date="2026-02-28T00:35:00Z">
        <w:r w:rsidR="00F40DF0" w:rsidDel="00983A24">
          <w:delText>)</w:delText>
        </w:r>
      </w:del>
      <w:r w:rsidR="00F40DF0">
        <w:t>.</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 xml:space="preserve">research contribution </w:t>
      </w:r>
      <w:del w:id="88" w:author="Richard Wen" w:date="2026-02-28T00:36:00Z">
        <w:r w:rsidR="00C3538D" w:rsidDel="009B333D">
          <w:delText>(</w:delText>
        </w:r>
      </w:del>
      <w:r w:rsidR="00C3538D">
        <w:t>C3</w:t>
      </w:r>
      <w:del w:id="89" w:author="Richard Wen" w:date="2026-02-28T00:36:00Z">
        <w:r w:rsidR="006726BB" w:rsidDel="009B333D">
          <w:delText>)</w:delText>
        </w:r>
      </w:del>
      <w:r w:rsidR="00CE401E">
        <w:t xml:space="preserve"> by demonstrating</w:t>
      </w:r>
      <w:r w:rsidR="00F2199A">
        <w:t xml:space="preserve"> use of the framework for a real-world problem</w:t>
      </w:r>
      <w:r w:rsidR="00331F94">
        <w:t xml:space="preserve">, where geo-interventions were generated as locatable infrastructure changes to </w:t>
      </w:r>
      <w:r w:rsidR="00331F94">
        <w:lastRenderedPageBreak/>
        <w:t>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lang w:val="en-CA" w:eastAsia="en-CA" w:bidi="ar-SA"/>
        </w:rPr>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11"/>
                    <a:stretch>
                      <a:fillRect/>
                    </a:stretch>
                  </pic:blipFill>
                  <pic:spPr>
                    <a:xfrm>
                      <a:off x="0" y="0"/>
                      <a:ext cx="4302251" cy="3378122"/>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15FEAD1F"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7837A4">
        <w:rPr>
          <w:lang w:val="en"/>
        </w:rPr>
        <w:instrText xml:space="preserve"> ADDIN ZOTERO_ITEM CSL_CITATION {"citationID":"kT4RQbPe","properties":{"formattedCitation":"[28]","plainCitation":"[28]","noteIndex":0},"citationItems":[{"id":2341,"uris":["http://zotero.org/users/6749620/items/JTBY64ZB"],"itemData":{"id":2341,"type":"paper-conference","abstract":"The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geo-interventions.","container-title":"ISPRS Annals of the Photogrammetry, Remote Sensing and Spatial Information Sciences","DOI":"10.5194/isprs-annals-X-3-W2-2022-37-2022","event-title":"ISPRS TC III &amp; TC IV&lt;br&gt;Urban Geoinformatics 2022 - 1&amp;ndash;4 November 2022, Beijing, China","language":"English","note":"ISSN: 2194-9042","page":"37-42","publisher":"Copernicus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schema":"https://github.com/citation-style-language/schema/raw/master/csl-citation.json"} </w:instrText>
      </w:r>
      <w:r w:rsidR="00D30E94" w:rsidRPr="00BA2616">
        <w:rPr>
          <w:lang w:val="en"/>
        </w:rPr>
        <w:fldChar w:fldCharType="separate"/>
      </w:r>
      <w:r w:rsidR="007837A4" w:rsidRPr="007837A4">
        <w:t>[28]</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1F77FDA3"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actions</w:t>
      </w:r>
      <w:r w:rsidR="008A18EA">
        <w:rPr>
          <w:snapToGrid w:val="0"/>
          <w:lang w:val="en"/>
        </w:rPr>
        <w:t xml:space="preserve"> in </w:t>
      </w:r>
      <w:r w:rsidRPr="00BA2616">
        <w:rPr>
          <w:snapToGrid w:val="0"/>
          <w:lang w:val="en"/>
        </w:rPr>
        <w:t>are applied to for producing a desirable outcome in the context of decision-making (e.g., neighborhoods with high traffic collisions and streets with high-speed limits)</w:t>
      </w:r>
    </w:p>
    <w:p w14:paraId="61E8A974" w14:textId="4743CF7B"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actions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lang w:val="en-CA" w:eastAsia="en-CA" w:bidi="ar-SA"/>
        </w:rPr>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a:stretch>
                      <a:fillRect/>
                    </a:stretch>
                  </pic:blipFill>
                  <pic:spPr>
                    <a:xfrm>
                      <a:off x="0" y="0"/>
                      <a:ext cx="5089563" cy="966518"/>
                    </a:xfrm>
                    <a:prstGeom prst="rect">
                      <a:avLst/>
                    </a:prstGeom>
                  </pic:spPr>
                </pic:pic>
              </a:graphicData>
            </a:graphic>
          </wp:inline>
        </w:drawing>
      </w:r>
    </w:p>
    <w:p w14:paraId="48AA5062" w14:textId="5ACE99DB" w:rsidR="00B70C8E" w:rsidRDefault="005A7A5A" w:rsidP="00B70C8E">
      <w:pPr>
        <w:pStyle w:val="MDPI51figurecaption"/>
      </w:pPr>
      <w:bookmarkStart w:id="9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9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6B35A950"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commentRangeStart w:id="91"/>
      <w:commentRangeStart w:id="92"/>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commentRangeEnd w:id="91"/>
      <w:r w:rsidR="00364770">
        <w:rPr>
          <w:rStyle w:val="CommentReference"/>
          <w:sz w:val="20"/>
          <w:szCs w:val="22"/>
          <w:lang w:val="en"/>
        </w:rPr>
        <w:commentReference w:id="91"/>
      </w:r>
      <w:commentRangeEnd w:id="92"/>
      <w:r w:rsidR="00C165C1">
        <w:rPr>
          <w:rStyle w:val="CommentReference"/>
          <w:sz w:val="20"/>
          <w:szCs w:val="22"/>
          <w:lang w:val="en"/>
        </w:rPr>
        <w:commentReference w:id="92"/>
      </w:r>
      <w:ins w:id="93" w:author="Richard Wen" w:date="2026-02-19T13:05:00Z">
        <w:r w:rsidR="00C80CD4">
          <w:rPr>
            <w:lang w:val="en"/>
          </w:rPr>
          <w:t xml:space="preserve"> </w:t>
        </w:r>
      </w:ins>
      <w:r w:rsidR="00C80CD4">
        <w:rPr>
          <w:lang w:val="en"/>
        </w:rPr>
        <w:fldChar w:fldCharType="begin"/>
      </w:r>
      <w:r w:rsidR="007837A4">
        <w:rPr>
          <w:lang w:val="en"/>
        </w:rPr>
        <w:instrText xml:space="preserve"> ADDIN ZOTERO_ITEM CSL_CITATION {"citationID":"a2j9p33uhqr","properties":{"formattedCitation":"[29\\uc0\\u8211{}32]","plainCitation":"[29–32]","noteIndex":0},"citationItems":[{"id":3305,"uris":["http://zotero.org/users/6749620/items/FYITIHNI"],"itemData":{"id":3305,"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Tazul"}],"issued":{"date-parts":[["2014",2,1]]}}},{"id":3303,"uris":["http://zotero.org/users/6749620/items/LGARK4AJ"],"itemData":{"id":3303,"type":"article-journal","abstract":"Simulation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UJM0LWFb/lKFWriN3","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N"}],"issued":{"date-parts":[["2004",2,26]]}}},{"id":3307,"uris":["http://zotero.org/users/6749620/items/W8BDHLKU"],"itemData":{"id":3307,"type":"article-journal","container-title":"Journal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80CD4">
        <w:rPr>
          <w:lang w:val="en"/>
        </w:rPr>
        <w:fldChar w:fldCharType="separate"/>
      </w:r>
      <w:r w:rsidR="007837A4" w:rsidRPr="007837A4">
        <w:rPr>
          <w:szCs w:val="24"/>
        </w:rPr>
        <w:t>[29–32]</w:t>
      </w:r>
      <w:r w:rsidR="00C80CD4">
        <w:rPr>
          <w:lang w:val="en"/>
        </w:rPr>
        <w:fldChar w:fldCharType="end"/>
      </w:r>
      <w:r w:rsidR="000332FC">
        <w:rPr>
          <w:lang w:val="en"/>
        </w:rPr>
        <w:t>.</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lastRenderedPageBreak/>
        <w:t>2</w:t>
      </w:r>
      <w:r w:rsidRPr="00393CC9">
        <w:t xml:space="preserve">.1.1. </w:t>
      </w:r>
      <w:r>
        <w:t>Actions</w:t>
      </w:r>
    </w:p>
    <w:p w14:paraId="589602B1" w14:textId="67961EB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representing the characteristics of a road entity</w:t>
      </w:r>
      <w:r w:rsidR="005E588F">
        <w:t xml:space="preserve">. A </w:t>
      </w:r>
      <w:r w:rsidR="0002009A">
        <w:t>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w:t>
      </w:r>
      <w:proofErr w:type="gramStart"/>
      <w:r w:rsidR="00D62FC7" w:rsidRPr="00D62FC7">
        <w:rPr>
          <w:lang w:val="en"/>
        </w:rPr>
        <w:t>v</w:t>
      </w:r>
      <w:r w:rsidR="003410A4">
        <w:rPr>
          <w:lang w:val="en"/>
        </w:rPr>
        <w:t>ariables</w:t>
      </w:r>
      <w:r w:rsidR="00D62FC7" w:rsidRPr="00D62FC7">
        <w:rPr>
          <w:lang w:val="en"/>
        </w:rPr>
        <w:t xml:space="preserve"> </w:t>
      </w:r>
      <w:proofErr w:type="gramEnd"/>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186DA8">
        <w:tc>
          <w:tcPr>
            <w:tcW w:w="7428" w:type="dxa"/>
          </w:tcPr>
          <w:p w14:paraId="2F22754D" w14:textId="6B493AD6" w:rsidR="00D62FC7" w:rsidRPr="003030D2" w:rsidRDefault="00A068E5" w:rsidP="00186DA8">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186DA8">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2F036937"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7837A4">
        <w:rPr>
          <w:lang w:val="en"/>
        </w:rPr>
        <w:instrText xml:space="preserve"> ADDIN ZOTERO_ITEM CSL_CITATION {"citationID":"AXCRcQRR","properties":{"formattedCitation":"[33]","plainCitation":"[33]","noteIndex":0},"citationItems":[{"id":2182,"uris":["http://zotero.org/users/6749620/items/SXUWUVEK"],"itemData":{"id":2182,"type":"article-journal","abstract":"Around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addressed.","container-title":"ISPRS International Journal of Geo-Information","DOI":"10.3390/ijgi7110452","ISSN":"2220-9964","issue":"11","language":"en","license":"http://creativecommons.org/licenses/by/3.0/","note":"number: 11\npublisher: Multidisciplinary Digital Publishing Institute","page":"452","source":"www.mdpi.com","title":"Place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schema":"https://github.com/citation-style-language/schema/raw/master/csl-citation.json"} </w:instrText>
      </w:r>
      <w:r w:rsidR="0098198E" w:rsidRPr="0098198E">
        <w:rPr>
          <w:lang w:val="en"/>
        </w:rPr>
        <w:fldChar w:fldCharType="separate"/>
      </w:r>
      <w:r w:rsidR="007837A4" w:rsidRPr="007837A4">
        <w:t>[33]</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7837A4">
        <w:rPr>
          <w:lang w:val="en"/>
        </w:rPr>
        <w:instrText xml:space="preserve"> ADDIN ZOTERO_ITEM CSL_CITATION {"citationID":"P68EM19K","properties":{"formattedCitation":"[34]","plainCitation":"[34]","noteIndex":0},"citationItems":[{"id":2181,"uris":["http://zotero.org/users/6749620/items/BF47XPXY"],"itemData":{"id":2181,"type":"book","publisher":"CRC press","source":"Google Scholar","title":"Practical GIS analysis","author":[{"family":"Verbyla","given":"David L."}],"issued":{"date-parts":[["2002"]]}}}],"schema":"https://github.com/citation-style-language/schema/raw/master/csl-citation.json"} </w:instrText>
      </w:r>
      <w:r w:rsidR="0098198E" w:rsidRPr="0098198E">
        <w:rPr>
          <w:lang w:val="en"/>
        </w:rPr>
        <w:fldChar w:fldCharType="separate"/>
      </w:r>
      <w:r w:rsidR="007837A4" w:rsidRPr="007837A4">
        <w:t>[34]</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186DA8">
        <w:tc>
          <w:tcPr>
            <w:tcW w:w="7428" w:type="dxa"/>
          </w:tcPr>
          <w:p w14:paraId="592B21A6" w14:textId="75C9456E" w:rsidR="0098198E" w:rsidRPr="003030D2" w:rsidRDefault="0098198E" w:rsidP="00186DA8">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186DA8">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186DA8">
        <w:tc>
          <w:tcPr>
            <w:tcW w:w="7428" w:type="dxa"/>
          </w:tcPr>
          <w:p w14:paraId="0030CBC9" w14:textId="0F3072A0" w:rsidR="005079C4" w:rsidRPr="003030D2" w:rsidRDefault="00A068E5" w:rsidP="00186DA8">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186DA8">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w:t>
      </w:r>
      <w:proofErr w:type="gramStart"/>
      <w:r w:rsidR="0007057E">
        <w:rPr>
          <w:lang w:val="en"/>
        </w:rPr>
        <w:t>index</w:t>
      </w:r>
      <w:r w:rsidR="0098198E" w:rsidRPr="0098198E">
        <w:rPr>
          <w:lang w:val="en"/>
        </w:rPr>
        <w:t xml:space="preserve"> </w:t>
      </w:r>
      <w:proofErr w:type="gramEnd"/>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186DA8">
        <w:tc>
          <w:tcPr>
            <w:tcW w:w="7428" w:type="dxa"/>
          </w:tcPr>
          <w:p w14:paraId="063E5930" w14:textId="46A9C354" w:rsidR="004D516F" w:rsidRPr="003030D2" w:rsidRDefault="00A068E5"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186DA8">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w:t>
      </w:r>
      <w:proofErr w:type="gramStart"/>
      <w:r w:rsidR="00DA7843" w:rsidRPr="00DA7843">
        <w:rPr>
          <w:lang w:val="en"/>
        </w:rPr>
        <w:t xml:space="preserve">location </w:t>
      </w:r>
      <w:proofErr w:type="gramEnd"/>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186DA8">
        <w:tc>
          <w:tcPr>
            <w:tcW w:w="7428" w:type="dxa"/>
          </w:tcPr>
          <w:p w14:paraId="3A820F17" w14:textId="1A0A5FBE" w:rsidR="00DA7843" w:rsidRPr="003030D2" w:rsidRDefault="00A068E5" w:rsidP="00186DA8">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186DA8">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w:t>
      </w:r>
      <w:proofErr w:type="gramStart"/>
      <w:r w:rsidR="00C50BC2">
        <w:rPr>
          <w:lang w:val="en"/>
        </w:rPr>
        <w:t xml:space="preserve">actions </w:t>
      </w:r>
      <w:proofErr w:type="gramEnd"/>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proofErr w:type="gramStart"/>
      <w:r w:rsidR="00E63FA7" w:rsidRPr="00E63FA7">
        <w:rPr>
          <w:lang w:val="en"/>
        </w:rPr>
        <w:t>variables</w:t>
      </w:r>
      <w:r w:rsidR="00007555">
        <w:rPr>
          <w:lang w:val="en"/>
        </w:rPr>
        <w:t xml:space="preserve"> </w:t>
      </w:r>
      <w:proofErr w:type="gramEnd"/>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186DA8">
        <w:tc>
          <w:tcPr>
            <w:tcW w:w="7428" w:type="dxa"/>
          </w:tcPr>
          <w:p w14:paraId="6DB8B574" w14:textId="5F1D51EB" w:rsidR="00FF003A" w:rsidRPr="003030D2" w:rsidRDefault="00A068E5"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186DA8">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w:t>
      </w:r>
      <w:proofErr w:type="gramStart"/>
      <w:r w:rsidR="006D718F">
        <w:rPr>
          <w:lang w:val="en"/>
        </w:rPr>
        <w:t xml:space="preserve">locations </w:t>
      </w:r>
      <w:proofErr w:type="gramEnd"/>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186DA8">
        <w:tc>
          <w:tcPr>
            <w:tcW w:w="7428" w:type="dxa"/>
          </w:tcPr>
          <w:p w14:paraId="2518371B" w14:textId="2D45E8A6" w:rsidR="00FF003A" w:rsidRPr="003030D2" w:rsidRDefault="00042F95" w:rsidP="00186DA8">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186DA8">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lastRenderedPageBreak/>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186DA8">
        <w:tc>
          <w:tcPr>
            <w:tcW w:w="7428" w:type="dxa"/>
          </w:tcPr>
          <w:p w14:paraId="2DECCA2E" w14:textId="2C2BB036" w:rsidR="002467EE" w:rsidRPr="003030D2" w:rsidRDefault="00A068E5"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186DA8">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w:t>
      </w:r>
      <w:proofErr w:type="gramStart"/>
      <w:r>
        <w:rPr>
          <w:lang w:val="en"/>
        </w:rPr>
        <w:t xml:space="preserve">to </w:t>
      </w:r>
      <w:proofErr w:type="gramEnd"/>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186DA8">
        <w:tc>
          <w:tcPr>
            <w:tcW w:w="7428" w:type="dxa"/>
          </w:tcPr>
          <w:p w14:paraId="2927ACF4" w14:textId="6DAE5AE9" w:rsidR="00F41C18" w:rsidRPr="003030D2" w:rsidRDefault="00F41C18"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186DA8">
            <w:pPr>
              <w:pStyle w:val="MDPI3aequationnumber"/>
              <w:spacing w:line="260" w:lineRule="atLeast"/>
            </w:pPr>
            <w:r w:rsidRPr="003030D2">
              <w:t>(</w:t>
            </w:r>
            <w:r w:rsidR="00B61D19">
              <w:t>9</w:t>
            </w:r>
            <w:r w:rsidRPr="003030D2">
              <w:t>)</w:t>
            </w:r>
          </w:p>
        </w:tc>
      </w:tr>
    </w:tbl>
    <w:p w14:paraId="481C0733" w14:textId="0A3402E4"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7837A4">
        <w:rPr>
          <w:lang w:val="en"/>
        </w:rPr>
        <w:instrText xml:space="preserve"> ADDIN ZOTERO_ITEM CSL_CITATION {"citationID":"aB1BHDJu","properties":{"formattedCitation":"[35]","plainCitation":"[35]","noteIndex":0},"citationItems":[{"id":2281,"uris":["http://zotero.org/users/6749620/items/P8K4IT3A"],"itemData":{"id":2281,"type":"paper-conference","abstract":"The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provide.","container-title":"Automata, Languages and Programming","DOI":"10.1007/BFb0032050","event-place":"Berlin, Heidelberg","ISBN":"978-3-540-47159-2","language":"en","page":"446-461","publisher":"Springer","publisher-place":"Berlin, Heidelberg","source":"Springer Link","title":"Local optimization and the Traveling Salesman Problem","author":[{"family":"Johnson","given":"David S."}],"editor":[{"family":"Paterson","given":"Michael S."}],"issued":{"date-parts":[["1990"]]}}}],"schema":"https://github.com/citation-style-language/schema/raw/master/csl-citation.json"} </w:instrText>
      </w:r>
      <w:r w:rsidR="00816CE1">
        <w:rPr>
          <w:lang w:val="en"/>
        </w:rPr>
        <w:fldChar w:fldCharType="separate"/>
      </w:r>
      <w:r w:rsidR="007837A4" w:rsidRPr="007837A4">
        <w:t>[35]</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7837A4">
        <w:rPr>
          <w:lang w:val="en"/>
        </w:rPr>
        <w:instrText xml:space="preserve"> ADDIN ZOTERO_ITEM CSL_CITATION {"citationID":"GHFbDvHU","properties":{"formattedCitation":"[36]","plainCitation":"[36]","noteIndex":0},"citationItems":[{"id":2280,"uris":["http://zotero.org/users/6749620/items/CKIB6CQE"],"itemData":{"id":2280,"type":"book","publisher":"Springer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Thoai","given":"Nguyen"}],"accessed":{"date-parts":[["2024",12,24]]},"issued":{"date-parts":[["2000"]]}}}],"schema":"https://github.com/citation-style-language/schema/raw/master/csl-citation.json"} </w:instrText>
      </w:r>
      <w:r w:rsidR="00841CDE">
        <w:rPr>
          <w:lang w:val="en"/>
        </w:rPr>
        <w:fldChar w:fldCharType="separate"/>
      </w:r>
      <w:r w:rsidR="007837A4" w:rsidRPr="007837A4">
        <w:t>[36]</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w:t>
      </w:r>
      <w:proofErr w:type="gramStart"/>
      <w:r w:rsidR="00943184" w:rsidRPr="00943184">
        <w:rPr>
          <w:lang w:val="en"/>
        </w:rPr>
        <w:t xml:space="preserve">metric </w:t>
      </w:r>
      <w:proofErr w:type="gramEnd"/>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186DA8">
        <w:tc>
          <w:tcPr>
            <w:tcW w:w="7428" w:type="dxa"/>
          </w:tcPr>
          <w:p w14:paraId="461C083A" w14:textId="38899E8A" w:rsidR="009E1068" w:rsidRPr="003030D2" w:rsidRDefault="00391C30"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186DA8">
            <w:pPr>
              <w:pStyle w:val="MDPI3aequationnumber"/>
              <w:spacing w:line="260" w:lineRule="atLeast"/>
            </w:pPr>
            <w:r w:rsidRPr="003030D2">
              <w:t>(</w:t>
            </w:r>
            <w:r>
              <w:t>1</w:t>
            </w:r>
            <w:r w:rsidR="00FC67F0">
              <w:t>0</w:t>
            </w:r>
            <w:r w:rsidRPr="003030D2">
              <w:t>)</w:t>
            </w:r>
          </w:p>
        </w:tc>
      </w:tr>
    </w:tbl>
    <w:p w14:paraId="091882FE" w14:textId="54795F80"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7837A4">
        <w:rPr>
          <w:lang w:val="en"/>
        </w:rPr>
        <w:instrText xml:space="preserve"> ADDIN ZOTERO_ITEM CSL_CITATION {"citationID":"LC3qAVaY","properties":{"formattedCitation":"[37,38]","plainCitation":"[37,38]","noteIndex":0},"citationItems":[{"id":1732,"uris":["http://zotero.org/users/6749620/items/3P4XMK7V"],"itemData":{"id":1732,"type":"article-journal","abstract":"A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id":2268,"uris":["http://zotero.org/users/6749620/items/66QTEWUD"],"itemData":{"id":2268,"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Implications","volume":"115","author":[{"family":"Ho","given":"Y.C."},{"family":"Pepyne","given":"D.L."}],"issued":{"date-parts":[["2002",12]]}}}],"schema":"https://github.com/citation-style-language/schema/raw/master/csl-citation.json"} </w:instrText>
      </w:r>
      <w:r w:rsidR="00690AE2">
        <w:rPr>
          <w:lang w:val="en"/>
        </w:rPr>
        <w:fldChar w:fldCharType="separate"/>
      </w:r>
      <w:r w:rsidR="007837A4" w:rsidRPr="007837A4">
        <w:t>[37,38]</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186DA8">
        <w:tc>
          <w:tcPr>
            <w:tcW w:w="7428" w:type="dxa"/>
          </w:tcPr>
          <w:p w14:paraId="5D949458" w14:textId="2D6D9E76" w:rsidR="008637C3" w:rsidRPr="003030D2" w:rsidRDefault="00A068E5"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186DA8">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186DA8">
        <w:tc>
          <w:tcPr>
            <w:tcW w:w="7428" w:type="dxa"/>
          </w:tcPr>
          <w:p w14:paraId="206DFAC1" w14:textId="7D81D070" w:rsidR="003942D5" w:rsidRPr="003030D2" w:rsidRDefault="00A068E5"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186DA8">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627DEAB0"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w:t>
      </w:r>
      <w:del w:id="94" w:author="Richard Wen" w:date="2026-02-28T00:36:00Z">
        <w:r w:rsidR="00062E77" w:rsidDel="006C76D8">
          <w:delText>(Q1) how do we</w:delText>
        </w:r>
        <w:r w:rsidR="00615C62" w:rsidDel="006C76D8">
          <w:delText xml:space="preserve"> </w:delText>
        </w:r>
        <w:r w:rsidR="006611BF" w:rsidDel="006C76D8">
          <w:delText>model</w:delText>
        </w:r>
        <w:r w:rsidR="00253B5E" w:rsidDel="006C76D8">
          <w:rPr>
            <w:lang w:val="en"/>
          </w:rPr>
          <w:delText xml:space="preserve"> geo-interventions? </w:delText>
        </w:r>
        <w:r w:rsidR="0002305C" w:rsidDel="006C76D8">
          <w:rPr>
            <w:lang w:val="en"/>
          </w:rPr>
          <w:delText>and (</w:delText>
        </w:r>
        <w:r w:rsidR="00057CF4" w:rsidDel="006C76D8">
          <w:rPr>
            <w:lang w:val="en"/>
          </w:rPr>
          <w:delText>Q</w:delText>
        </w:r>
        <w:r w:rsidR="0002305C" w:rsidDel="006C76D8">
          <w:rPr>
            <w:lang w:val="en"/>
          </w:rPr>
          <w:delText>2)</w:delText>
        </w:r>
        <w:r w:rsidR="00253B5E" w:rsidDel="006C76D8">
          <w:rPr>
            <w:lang w:val="en"/>
          </w:rPr>
          <w:delText xml:space="preserve"> how do we </w:delText>
        </w:r>
        <w:r w:rsidR="006611BF" w:rsidDel="006C76D8">
          <w:rPr>
            <w:lang w:val="en"/>
          </w:rPr>
          <w:delText>generate</w:delText>
        </w:r>
        <w:r w:rsidR="00253B5E" w:rsidDel="006C76D8">
          <w:rPr>
            <w:lang w:val="en"/>
          </w:rPr>
          <w:delText xml:space="preserve"> geo-interventions?</w:delText>
        </w:r>
      </w:del>
      <w:ins w:id="95" w:author="Richard Wen" w:date="2026-02-28T00:36:00Z">
        <w:r w:rsidR="006C76D8">
          <w:t>Q1-2.</w:t>
        </w:r>
      </w:ins>
      <w:r w:rsidR="00080EDA">
        <w:rPr>
          <w:lang w:val="en"/>
        </w:rPr>
        <w:t xml:space="preserve"> </w:t>
      </w:r>
      <w:r w:rsidR="001802AE">
        <w:rPr>
          <w:lang w:val="en"/>
        </w:rPr>
        <w:t xml:space="preserve">For </w:t>
      </w:r>
      <w:del w:id="96" w:author="Richard Wen" w:date="2026-02-28T00:36:00Z">
        <w:r w:rsidR="001802AE" w:rsidDel="006C76D8">
          <w:rPr>
            <w:lang w:val="en"/>
          </w:rPr>
          <w:delText>(</w:delText>
        </w:r>
      </w:del>
      <w:r w:rsidR="00057CF4">
        <w:rPr>
          <w:lang w:val="en"/>
        </w:rPr>
        <w:t>Q</w:t>
      </w:r>
      <w:r w:rsidR="001802AE">
        <w:rPr>
          <w:lang w:val="en"/>
        </w:rPr>
        <w:t>1</w:t>
      </w:r>
      <w:del w:id="97" w:author="Richard Wen" w:date="2026-02-28T00:36:00Z">
        <w:r w:rsidR="001802AE" w:rsidDel="006C76D8">
          <w:rPr>
            <w:lang w:val="en"/>
          </w:rPr>
          <w:delText>)</w:delText>
        </w:r>
      </w:del>
      <w:r w:rsidR="001802AE">
        <w:rPr>
          <w:lang w:val="en"/>
        </w:rPr>
        <w:t xml:space="preserve">, we produce research contribution </w:t>
      </w:r>
      <w:ins w:id="98" w:author="Richard Wen" w:date="2026-02-28T00:37:00Z">
        <w:r w:rsidR="006C76D8">
          <w:rPr>
            <w:lang w:val="en"/>
          </w:rPr>
          <w:t>C1</w:t>
        </w:r>
      </w:ins>
      <w:del w:id="99" w:author="Richard Wen" w:date="2026-02-28T00:37:00Z">
        <w:r w:rsidR="001802AE" w:rsidDel="006C76D8">
          <w:rPr>
            <w:lang w:val="en"/>
          </w:rPr>
          <w:delText>(C1)</w:delText>
        </w:r>
      </w:del>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 xml:space="preserve">or </w:t>
      </w:r>
      <w:ins w:id="100" w:author="Richard Wen" w:date="2026-02-28T00:37:00Z">
        <w:r w:rsidR="006C76D8">
          <w:rPr>
            <w:lang w:val="en"/>
          </w:rPr>
          <w:t>Q2</w:t>
        </w:r>
      </w:ins>
      <w:del w:id="101" w:author="Richard Wen" w:date="2026-02-28T00:37:00Z">
        <w:r w:rsidR="00DF3FDF" w:rsidDel="006C76D8">
          <w:rPr>
            <w:lang w:val="en"/>
          </w:rPr>
          <w:delText>(Q2)</w:delText>
        </w:r>
      </w:del>
      <w:r w:rsidR="00DF3FDF">
        <w:rPr>
          <w:lang w:val="en"/>
        </w:rPr>
        <w:t>, we produce</w:t>
      </w:r>
      <w:r w:rsidR="00AC6921">
        <w:rPr>
          <w:lang w:val="en"/>
        </w:rPr>
        <w:t xml:space="preserve"> research contribution</w:t>
      </w:r>
      <w:r w:rsidR="00DF3FDF">
        <w:rPr>
          <w:lang w:val="en"/>
        </w:rPr>
        <w:t xml:space="preserve"> </w:t>
      </w:r>
      <w:del w:id="102" w:author="Richard Wen" w:date="2026-02-28T00:37:00Z">
        <w:r w:rsidR="00DF3FDF" w:rsidDel="006C76D8">
          <w:rPr>
            <w:lang w:val="en"/>
          </w:rPr>
          <w:delText>(C2)</w:delText>
        </w:r>
      </w:del>
      <w:ins w:id="103" w:author="Richard Wen" w:date="2026-02-28T00:37:00Z">
        <w:r w:rsidR="006C76D8">
          <w:rPr>
            <w:lang w:val="en"/>
          </w:rPr>
          <w:t>C2</w:t>
        </w:r>
      </w:ins>
      <w:r w:rsidR="00DF3FDF">
        <w:rPr>
          <w:lang w:val="en"/>
        </w:rPr>
        <w:t xml:space="preserve">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lastRenderedPageBreak/>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proofErr w:type="spellStart"/>
            <w:r>
              <w:t>Raster</w:t>
            </w:r>
            <w:r w:rsidR="003C09BD">
              <w:t>s</w:t>
            </w:r>
            <w:proofErr w:type="spellEnd"/>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lastRenderedPageBreak/>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lastRenderedPageBreak/>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lastRenderedPageBreak/>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001939C1" w:rsidR="00C70434" w:rsidRDefault="00C56970" w:rsidP="00C70434">
      <w:pPr>
        <w:pStyle w:val="MDPI31text"/>
        <w:rPr>
          <w:lang w:val="en"/>
        </w:rPr>
      </w:pPr>
      <w:r>
        <w:rPr>
          <w:lang w:val="en"/>
        </w:rPr>
        <w:t>Spatial data</w:t>
      </w:r>
      <w:r w:rsidR="00707F2A">
        <w:rPr>
          <w:lang w:val="en"/>
        </w:rPr>
        <w:t xml:space="preserve">, commonly used in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7837A4">
        <w:rPr>
          <w:lang w:val="en"/>
        </w:rPr>
        <w:instrText xml:space="preserve"> ADDIN ZOTERO_ITEM CSL_CITATION {"citationID":"uaiBkTDx","properties":{"formattedCitation":"[39]","plainCitation":"[39]","noteIndex":0},"citationItems":[{"id":2279,"uris":["http://zotero.org/users/6749620/items/G94VDKPK"],"itemData":{"id":2279,"type":"chapter","container-title":"Geospatial Technologies in Land Resources Mapping, Monitoring and Management","event-place":"Cham","ISBN":"978-3-319-78710-7","note":"collection-title: Geotechnologies and the Environment\nDOI: 10.1007/978-3-319-78711-4_7","page":"127-142","publisher":"Springer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Obi"}],"accessed":{"date-parts":[["2024",12,24]]},"issued":{"date-parts":[["2018"]]}}}],"schema":"https://github.com/citation-style-language/schema/raw/master/csl-citation.json"} </w:instrText>
      </w:r>
      <w:r w:rsidR="00E047A2">
        <w:rPr>
          <w:lang w:val="en"/>
        </w:rPr>
        <w:fldChar w:fldCharType="separate"/>
      </w:r>
      <w:r w:rsidR="007837A4" w:rsidRPr="007837A4">
        <w:t>[39]</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7837A4">
        <w:rPr>
          <w:lang w:val="en"/>
        </w:rPr>
        <w:instrText xml:space="preserve"> ADDIN ZOTERO_ITEM CSL_CITATION {"citationID":"uRODKYeh","properties":{"formattedCitation":"[40]","plainCitation":"[40]","noteIndex":0},"citationItems":[{"id":2278,"uris":["http://zotero.org/users/6749620/items/ZFESMYQL"],"itemData":{"id":2278,"type":"article-journal","abstract":"Ecology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A."}],"issued":{"date-parts":[["2010"]]}}}],"schema":"https://github.com/citation-style-language/schema/raw/master/csl-citation.json"} </w:instrText>
      </w:r>
      <w:r w:rsidR="00973F9F">
        <w:rPr>
          <w:lang w:val="en"/>
        </w:rPr>
        <w:fldChar w:fldCharType="separate"/>
      </w:r>
      <w:r w:rsidR="007837A4" w:rsidRPr="007837A4">
        <w:t>[40]</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w:t>
      </w:r>
      <w:proofErr w:type="gramStart"/>
      <w:r w:rsidR="0067342B">
        <w:t xml:space="preserve">locations </w:t>
      </w:r>
      <w:proofErr w:type="gramEnd"/>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7837A4">
        <w:rPr>
          <w:lang w:val="en"/>
        </w:rPr>
        <w:instrText xml:space="preserve"> ADDIN ZOTERO_ITEM CSL_CITATION {"citationID":"siQVK7qC","properties":{"formattedCitation":"[41,42]","plainCitation":"[41,42]","noteIndex":0},"citationItems":[{"id":2446,"uris":["http://zotero.org/users/6749620/items/LYCG4ZQJ"],"itemData":{"id":2446,"type":"article-journal","container-title":"Photogrammetric Engineering and Remote Sensing","issue":"10","page":"1397–1398","source":"Google Scholar","title":"Raster versus vector data encoding and handling: a commentary","title-short":"Raster versus vector data encoding and handling","volume":"53","author":[{"family":"Maffini","given":"Giulio"}],"issued":{"date-parts":[["1987"]]}}},{"id":2291,"uris":["http://zotero.org/users/6749620/items/6ZKSVIRH"],"itemData":{"id":2291,"type":"article-journal","container-title":"Photogrammetric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E34910">
        <w:rPr>
          <w:lang w:val="en"/>
        </w:rPr>
        <w:fldChar w:fldCharType="separate"/>
      </w:r>
      <w:r w:rsidR="007837A4" w:rsidRPr="007837A4">
        <w:t>[41,42]</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7837A4">
        <w:rPr>
          <w:lang w:val="en"/>
        </w:rPr>
        <w:instrText xml:space="preserve"> ADDIN ZOTERO_ITEM CSL_CITATION {"citationID":"8k5yhpTD","properties":{"formattedCitation":"[42]","plainCitation":"[42]","noteIndex":0},"citationItems":[{"id":2291,"uris":["http://zotero.org/users/6749620/items/6ZKSVIRH"],"itemData":{"id":2291,"type":"article-journal","container-title":"Photogrammetric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C7653B">
        <w:rPr>
          <w:lang w:val="en"/>
        </w:rPr>
        <w:fldChar w:fldCharType="separate"/>
      </w:r>
      <w:r w:rsidR="007837A4" w:rsidRPr="007837A4">
        <w:t>[42]</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7837A4">
        <w:rPr>
          <w:lang w:val="en"/>
        </w:rPr>
        <w:instrText xml:space="preserve"> ADDIN ZOTERO_ITEM CSL_CITATION {"citationID":"ElTQfJhv","properties":{"formattedCitation":"[43]","plainCitation":"[43]","noteIndex":0},"citationItems":[{"id":2290,"uris":["http://zotero.org/users/6749620/items/5LXK46SN"],"itemData":{"id":2290,"type":"article-journal","container-title":"Annals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9C3E71">
        <w:rPr>
          <w:lang w:val="en"/>
        </w:rPr>
        <w:fldChar w:fldCharType="separate"/>
      </w:r>
      <w:r w:rsidR="007837A4" w:rsidRPr="007837A4">
        <w:t>[43]</w:t>
      </w:r>
      <w:r w:rsidR="009C3E71">
        <w:rPr>
          <w:lang w:val="en"/>
        </w:rPr>
        <w:fldChar w:fldCharType="end"/>
      </w:r>
      <w:r w:rsidR="00555875">
        <w:rPr>
          <w:lang w:val="en"/>
        </w:rPr>
        <w:t xml:space="preserve">, object detection </w:t>
      </w:r>
      <w:r w:rsidR="00555875">
        <w:rPr>
          <w:lang w:val="en"/>
        </w:rPr>
        <w:fldChar w:fldCharType="begin"/>
      </w:r>
      <w:r w:rsidR="007837A4">
        <w:rPr>
          <w:lang w:val="en"/>
        </w:rPr>
        <w:instrText xml:space="preserve"> ADDIN ZOTERO_ITEM CSL_CITATION {"citationID":"ovfEFFrr","properties":{"formattedCitation":"[44]","plainCitation":"[44]","noteIndex":0},"citationItems":[{"id":2289,"uris":["http://zotero.org/users/6749620/items/KDTDUGIL"],"itemData":{"id":2289,"type":"article-journal","abstract":"Introduction: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555875">
        <w:rPr>
          <w:lang w:val="en"/>
        </w:rPr>
        <w:fldChar w:fldCharType="separate"/>
      </w:r>
      <w:r w:rsidR="007837A4" w:rsidRPr="007837A4">
        <w:t>[44]</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sub-</w:t>
      </w:r>
      <w:r w:rsidR="006D4E71">
        <w:rPr>
          <w:lang w:val="en"/>
        </w:rPr>
        <w:lastRenderedPageBreak/>
        <w:t xml:space="preserve">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7837A4">
        <w:instrText xml:space="preserve"> ADDIN ZOTERO_ITEM CSL_CITATION {"citationID":"ZxOtP8I3","properties":{"formattedCitation":"[45,46]","plainCitation":"[45,46]","noteIndex":0},"citationItems":[{"id":2262,"uris":["http://zotero.org/users/6749620/items/TXUXGACL"],"itemData":{"id":2262,"type":"paper-conference","container-title":"Proceedings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Marcos","dropping-particle":"do"},{"family":"Cacho","given":"Nélio"}],"accessed":{"date-parts":[["2025",1,4]]},"issued":{"date-parts":[["2020"]]}}},{"id":2261,"uris":["http://zotero.org/users/6749620/items/PIHRNDBJ"],"itemData":{"id":2261,"type":"article-journal","abstract":"In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schema":"https://github.com/citation-style-language/schema/raw/master/csl-citation.json"} </w:instrText>
      </w:r>
      <w:r w:rsidR="004D1B6D">
        <w:fldChar w:fldCharType="separate"/>
      </w:r>
      <w:r w:rsidR="007837A4" w:rsidRPr="007837A4">
        <w:t>[45,46]</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7837A4">
        <w:rPr>
          <w:lang w:val="en"/>
        </w:rPr>
        <w:instrText xml:space="preserve"> ADDIN ZOTERO_ITEM CSL_CITATION {"citationID":"4rdfm1JK","properties":{"formattedCitation":"[47]","plainCitation":"[47]","noteIndex":0},"citationItems":[{"id":2288,"uris":["http://zotero.org/users/6749620/items/P2BZF88F"],"itemData":{"id":2288,"type":"article-journal","abstract":"With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O."}],"issued":{"date-parts":[["2017",8,1]]}}}],"schema":"https://github.com/citation-style-language/schema/raw/master/csl-citation.json"} </w:instrText>
      </w:r>
      <w:r w:rsidR="0091630B">
        <w:rPr>
          <w:lang w:val="en"/>
        </w:rPr>
        <w:fldChar w:fldCharType="separate"/>
      </w:r>
      <w:r w:rsidR="007837A4" w:rsidRPr="007837A4">
        <w:t>[47]</w:t>
      </w:r>
      <w:r w:rsidR="0091630B">
        <w:rPr>
          <w:lang w:val="en"/>
        </w:rPr>
        <w:fldChar w:fldCharType="end"/>
      </w:r>
      <w:r w:rsidR="0091630B">
        <w:rPr>
          <w:lang w:val="en"/>
        </w:rPr>
        <w:t xml:space="preserve">, regularized grids for simulating land use change </w:t>
      </w:r>
      <w:r w:rsidR="0091630B">
        <w:rPr>
          <w:lang w:val="en"/>
        </w:rPr>
        <w:fldChar w:fldCharType="begin"/>
      </w:r>
      <w:r w:rsidR="007837A4">
        <w:rPr>
          <w:lang w:val="en"/>
        </w:rPr>
        <w:instrText xml:space="preserve"> ADDIN ZOTERO_ITEM CSL_CITATION {"citationID":"TzP0YRlr","properties":{"formattedCitation":"[48]","plainCitation":"[48]","noteIndex":0},"citationItems":[{"id":2287,"uris":["http://zotero.org/users/6749620/items/H5TM65XN"],"itemData":{"id":2287,"type":"article-journal","container-title":"International Journal of Remote Sensing","DOI":"10.1080/01431160512331316865","ISSN":"0143-1161","issue":"4","note":"publisher: Taylor &amp; Francis","page":"759-774","source":"tandfonline.com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Lopes"},{"family":"Batty","given":"Michael"}],"issued":{"date-parts":[["2005",2]]}}}],"schema":"https://github.com/citation-style-language/schema/raw/master/csl-citation.json"} </w:instrText>
      </w:r>
      <w:r w:rsidR="0091630B">
        <w:rPr>
          <w:lang w:val="en"/>
        </w:rPr>
        <w:fldChar w:fldCharType="separate"/>
      </w:r>
      <w:r w:rsidR="007837A4" w:rsidRPr="007837A4">
        <w:t>[48]</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7837A4">
        <w:rPr>
          <w:lang w:val="en"/>
        </w:rPr>
        <w:instrText xml:space="preserve"> ADDIN ZOTERO_ITEM CSL_CITATION {"citationID":"UaRfz1mW","properties":{"formattedCitation":"[49,50]","plainCitation":"[49,50]","noteIndex":0},"citationItems":[{"id":2491,"uris":["http://zotero.org/users/6749620/items/VWGHPMKX"],"itemData":{"id":2491,"type":"article-journal","abstract":"Data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A."}],"issued":{"date-parts":[["2009",9,1]]}}},{"id":2475,"uris":["http://zotero.org/users/6749620/items/VXAVZPHU"],"itemData":{"id":2475,"type":"article-journal","abstract":"Spatiotemporal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computation","volume":"17","author":[{"family":"Lopez","given":"I.F.V."},{"family":"Snodgrass","given":"R.T."},{"family":"Moon","given":"Bongki"}],"issued":{"date-parts":[["2005",2]]}}}],"schema":"https://github.com/citation-style-language/schema/raw/master/csl-citation.json"} </w:instrText>
      </w:r>
      <w:r w:rsidR="001B7B6A">
        <w:rPr>
          <w:lang w:val="en"/>
        </w:rPr>
        <w:fldChar w:fldCharType="separate"/>
      </w:r>
      <w:r w:rsidR="007837A4" w:rsidRPr="007837A4">
        <w:t>[49,50]</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7837A4">
        <w:rPr>
          <w:lang w:val="en"/>
        </w:rPr>
        <w:instrText xml:space="preserve"> ADDIN ZOTERO_ITEM CSL_CITATION {"citationID":"oe3vIZsE","properties":{"formattedCitation":"[51\\uc0\\u8211{}53]","plainCitation":"[51–53]","noteIndex":0},"citationItems":[{"id":1273,"uris":["http://zotero.org/users/6749620/items/LBBCWL35"],"itemData":{"id":1273,"type":"article-journal","abstract":"Spatial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id":2277,"uris":["http://zotero.org/users/6749620/items/EI9EKU55"],"itemData":{"id":2277,"type":"chapter","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id":1045,"uris":["http://zotero.org/users/6749620/items/KJBBJM2G"],"itemData":{"id":1045,"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schema":"https://github.com/citation-style-language/schema/raw/master/csl-citation.json"} </w:instrText>
      </w:r>
      <w:r w:rsidR="00D92466">
        <w:rPr>
          <w:lang w:val="en"/>
        </w:rPr>
        <w:fldChar w:fldCharType="separate"/>
      </w:r>
      <w:r w:rsidR="007837A4" w:rsidRPr="007837A4">
        <w:rPr>
          <w:szCs w:val="24"/>
        </w:rPr>
        <w:t>[51–53]</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696EB8CE"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w:t>
      </w:r>
      <w:proofErr w:type="gramStart"/>
      <w:r w:rsidR="000F71A7">
        <w:rPr>
          <w:lang w:val="en"/>
        </w:rPr>
        <w:t xml:space="preserve">data </w:t>
      </w:r>
      <w:proofErr w:type="gramEnd"/>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w:t>
      </w:r>
      <w:ins w:id="104" w:author="Richard Wen" w:date="2026-03-05T20:57:00Z">
        <w:r w:rsidR="00E51456">
          <w:rPr>
            <w:lang w:val="en"/>
          </w:rPr>
          <w:t>1</w:t>
        </w:r>
      </w:ins>
      <w:bookmarkStart w:id="105" w:name="_GoBack"/>
      <w:bookmarkEnd w:id="105"/>
      <w:del w:id="106" w:author="Richard Wen" w:date="2026-03-05T20:57:00Z">
        <w:r w:rsidR="003C1825" w:rsidDel="00E51456">
          <w:rPr>
            <w:lang w:val="en"/>
          </w:rPr>
          <w:delText>2</w:delText>
        </w:r>
      </w:del>
      <w:r w:rsidR="003C1825">
        <w:rPr>
          <w:lang w:val="en"/>
        </w:rPr>
        <w:t>.3.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7837A4">
        <w:rPr>
          <w:lang w:val="en"/>
        </w:rPr>
        <w:instrText xml:space="preserve"> ADDIN ZOTERO_ITEM CSL_CITATION {"citationID":"xvFNj27H","properties":{"formattedCitation":"[54]","plainCitation":"[54]","noteIndex":0},"citationItems":[{"id":2273,"uris":["http://zotero.org/users/6749620/items/XZWZT3DE"],"itemData":{"id":2273,"type":"chapter","container-title":"Clinical Prediction Models: A Practical Approach to Development, Validation, and Updating","event-place":"New York, NY","ISBN":"978-0-387-77244-8","language":"en","note":"DOI: 10.1007/978-0-387-77244-8_2","page":"11-31","publisher":"Springer","publisher-place":"New York, NY","source":"Springer Link","title":"Applications of prediction models","URL":"https://doi.org/10.1007/978-0-387-77244-8_2","author":[{"family":"Steyerberg","given":"E.W."}],"editor":[{"family":"Steyerberg","given":"E.W."}],"accessed":{"date-parts":[["2024",12,25]]},"issued":{"date-parts":[["2009"]]}},"label":"page"}],"schema":"https://github.com/citation-style-language/schema/raw/master/csl-citation.json"} </w:instrText>
      </w:r>
      <w:r w:rsidR="00150D6E">
        <w:rPr>
          <w:lang w:val="en"/>
        </w:rPr>
        <w:fldChar w:fldCharType="separate"/>
      </w:r>
      <w:r w:rsidR="007837A4" w:rsidRPr="007837A4">
        <w:t>[54]</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7837A4">
        <w:rPr>
          <w:lang w:val="en"/>
        </w:rPr>
        <w:instrText xml:space="preserve"> ADDIN ZOTERO_ITEM CSL_CITATION {"citationID":"snaFakQy","properties":{"formattedCitation":"[55]","plainCitation":"[55]","noteIndex":0},"citationItems":[{"id":2272,"uris":["http://zotero.org/users/6749620/items/W6BC7A6G"],"itemData":{"id":2272,"type":"paper-conference","container-title":"2019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schema":"https://github.com/citation-style-language/schema/raw/master/csl-citation.json"} </w:instrText>
      </w:r>
      <w:r w:rsidR="00150D6E">
        <w:rPr>
          <w:lang w:val="en"/>
        </w:rPr>
        <w:fldChar w:fldCharType="separate"/>
      </w:r>
      <w:r w:rsidR="007837A4" w:rsidRPr="007837A4">
        <w:t>[55]</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7837A4">
        <w:rPr>
          <w:lang w:val="en"/>
        </w:rPr>
        <w:instrText xml:space="preserve"> ADDIN ZOTERO_ITEM CSL_CITATION {"citationID":"3l1EDDAN","properties":{"formattedCitation":"[56]","plainCitation":"[56]","noteIndex":0},"citationItems":[{"id":2274,"uris":["http://zotero.org/users/6749620/items/X2CVBLVC"],"itemData":{"id":2274,"type":"article-journal","abstract":"Logistic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M."}],"issued":{"date-parts":[["2004"]]}}}],"schema":"https://github.com/citation-style-language/schema/raw/master/csl-citation.json"} </w:instrText>
      </w:r>
      <w:r w:rsidR="00755F1D">
        <w:rPr>
          <w:lang w:val="en"/>
        </w:rPr>
        <w:fldChar w:fldCharType="separate"/>
      </w:r>
      <w:r w:rsidR="007837A4" w:rsidRPr="007837A4">
        <w:t>[56]</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7837A4">
        <w:instrText xml:space="preserve"> ADDIN ZOTERO_ITEM CSL_CITATION {"citationID":"ie5wLUrf","properties":{"formattedCitation":"[57\\uc0\\u8211{}59]","plainCitation":"[57–59]","noteIndex":0},"citationItems":[{"id":1360,"uris":["http://zotero.org/users/6749620/items/TFCUAQ59"],"itemData":{"id":1360,"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R."}],"issued":{"date-parts":[["2002"]]}}},{"id":2275,"uris":["http://zotero.org/users/6749620/items/MMCMRLDX"],"itemData":{"id":2275,"type":"article-journal","container-title":"Essays in biochemistry","note":"publisher: Portland Press Ltd.","page":"177–194","source":"Google Scholar","title":"Sensitivity analysis: from model parameters to system behaviour","title-short":"Sensitivity analysis","volume":"45","author":[{"family":"Ingalls","given":"Brian"}],"issued":{"date-parts":[["2008"]]}}},{"id":2276,"uris":["http://zotero.org/users/6749620/items/DSF386CU"],"itemData":{"id":2276,"type":"article-journal","container-title":"Environmental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M."}],"issued":{"date-parts":[["1994",9]]}}}],"schema":"https://github.com/citation-style-language/schema/raw/master/csl-citation.json"} </w:instrText>
      </w:r>
      <w:r w:rsidR="00B65C37">
        <w:fldChar w:fldCharType="separate"/>
      </w:r>
      <w:r w:rsidR="007837A4" w:rsidRPr="007837A4">
        <w:rPr>
          <w:szCs w:val="24"/>
        </w:rPr>
        <w:t>[57–59]</w:t>
      </w:r>
      <w:r w:rsidR="00B65C37">
        <w:fldChar w:fldCharType="end"/>
      </w:r>
      <w:r w:rsidR="00FA3C2E">
        <w:t>. The mo</w:t>
      </w:r>
      <w:r w:rsidR="00427411">
        <w:t>d</w:t>
      </w:r>
      <w:r w:rsidR="00FA3C2E">
        <w:t>el</w:t>
      </w:r>
      <w:r w:rsidR="00881531">
        <w:t>s</w:t>
      </w:r>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7837A4">
        <w:instrText xml:space="preserve"> ADDIN ZOTERO_ITEM CSL_CITATION {"citationID":"VUjgvl26","properties":{"formattedCitation":"[60]","plainCitation":"[60]","noteIndex":0},"citationItems":[{"id":2271,"uris":["http://zotero.org/users/6749620/items/DFSKVKC8"],"itemData":{"id":2271,"type":"article-journal","container-title":"Journal of Chemical Information and Computer Sciences","DOI":"10.1021/ci0342472","ISSN":"0095-2338","issue":"1","journalAbbreviation":"J. Chem. Inf. Comput. Sci.","language":"en","page":"1-12","source":"DOI.org (Crossref)","title":"The Problem of Overfitting","volume":"44","author":[{"family":"Hawkins","given":"Douglas M."}],"issued":{"date-parts":[["2004",1,1]]}}}],"schema":"https://github.com/citation-style-language/schema/raw/master/csl-citation.json"} </w:instrText>
      </w:r>
      <w:r w:rsidR="00A75197">
        <w:fldChar w:fldCharType="separate"/>
      </w:r>
      <w:r w:rsidR="007837A4" w:rsidRPr="007837A4">
        <w:t>[60]</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7837A4">
        <w:instrText xml:space="preserve"> ADDIN ZOTERO_ITEM CSL_CITATION {"citationID":"piVmGf2F","properties":{"formattedCitation":"[61]","plainCitation":"[61]","noteIndex":0},"citationItems":[{"id":2269,"uris":["http://zotero.org/users/6749620/items/U6BDVQ5K"],"itemData":{"id":2269,"type":"article-journal","container-title":"IEEE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techniques","volume":"35","author":[{"family":"Ding","given":"Jie"},{"family":"Tarokh","given":"Vahid"},{"family":"Yang","given":"Yuhong"}],"issued":{"date-parts":[["2018"]]}}}],"schema":"https://github.com/citation-style-language/schema/raw/master/csl-citation.json"} </w:instrText>
      </w:r>
      <w:r w:rsidR="00690AE2">
        <w:fldChar w:fldCharType="separate"/>
      </w:r>
      <w:r w:rsidR="007837A4" w:rsidRPr="007837A4">
        <w:t>[61]</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7837A4">
        <w:instrText xml:space="preserve"> ADDIN ZOTERO_ITEM CSL_CITATION {"citationID":"0EIpetvP","properties":{"formattedCitation":"[62]","plainCitation":"[62]","noteIndex":0},"citationItems":[{"id":2270,"uris":["http://zotero.org/users/6749620/items/G8UHF2KM"],"itemData":{"id":2270,"type":"chapter","abstract":"Cross-validation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7716FF">
        <w:fldChar w:fldCharType="separate"/>
      </w:r>
      <w:r w:rsidR="007837A4" w:rsidRPr="007837A4">
        <w:t>[62]</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647E6FAB"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w:t>
      </w:r>
      <w:proofErr w:type="gramStart"/>
      <w:r w:rsidR="00D9624F">
        <w:rPr>
          <w:lang w:val="en"/>
        </w:rPr>
        <w:t xml:space="preserve">error </w:t>
      </w:r>
      <w:proofErr w:type="gramEnd"/>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w:t>
      </w:r>
      <w:proofErr w:type="gramStart"/>
      <w:r w:rsidR="00E43A94">
        <w:rPr>
          <w:lang w:val="en"/>
        </w:rPr>
        <w:t xml:space="preserve">metric </w:t>
      </w:r>
      <w:proofErr w:type="gramEnd"/>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w:t>
      </w:r>
      <w:proofErr w:type="gramStart"/>
      <w:r w:rsidR="00FE0E65">
        <w:rPr>
          <w:lang w:val="en"/>
        </w:rPr>
        <w:t>variables</w:t>
      </w:r>
      <w:r w:rsidR="00F04720">
        <w:rPr>
          <w:lang w:val="en"/>
        </w:rPr>
        <w:t xml:space="preserve"> </w:t>
      </w:r>
      <w:proofErr w:type="gramEnd"/>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w:t>
      </w:r>
      <w:r w:rsidR="00344634">
        <w:rPr>
          <w:lang w:val="en"/>
        </w:rPr>
        <w:lastRenderedPageBreak/>
        <w:t>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7837A4">
        <w:rPr>
          <w:lang w:val="en"/>
        </w:rPr>
        <w:instrText xml:space="preserve"> ADDIN ZOTERO_ITEM CSL_CITATION {"citationID":"Iw18Df3g","properties":{"formattedCitation":"[63,64]","plainCitation":"[63,64]","noteIndex":0},"citationItems":[{"id":2267,"uris":["http://zotero.org/users/6749620/items/AZ4TFMKV"],"itemData":{"id":2267,"type":"article-journal","container-title":"IEEE Transactions on Emerging Topics in Computational Intelligence","issue":"1","note":"publisher: IEEE","page":"51–64","source":"Google Scholar","title":"Insights on transfer optimization: Because experience is the best teacher","title-short":"Insights on transfer optimization","volume":"2","author":[{"family":"Gupta","given":"Abhishek"},{"family":"Ong","given":"Yew-Soon"},{"family":"Feng","given":"Liang"}],"issued":{"date-parts":[["2017"]]}}},{"id":2266,"uris":["http://zotero.org/users/6749620/items/86P6XBLH"],"itemData":{"id":2266,"type":"article-journal","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C."}],"issued":{"date-parts":[["2016",9]]}}}],"schema":"https://github.com/citation-style-language/schema/raw/master/csl-citation.json"} </w:instrText>
      </w:r>
      <w:r w:rsidR="008247FF">
        <w:rPr>
          <w:lang w:val="en"/>
        </w:rPr>
        <w:fldChar w:fldCharType="separate"/>
      </w:r>
      <w:r w:rsidR="007837A4" w:rsidRPr="007837A4">
        <w:t>[63,64]</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7837A4">
        <w:rPr>
          <w:lang w:val="en"/>
        </w:rPr>
        <w:instrText xml:space="preserve"> ADDIN ZOTERO_ITEM CSL_CITATION {"citationID":"8HApS15o","properties":{"formattedCitation":"[65]","plainCitation":"[65]","noteIndex":0},"citationItems":[{"id":1263,"uris":["http://zotero.org/users/6749620/items/6DLYZ9SY"],"itemData":{"id":1263,"type":"article-journal","abstract":"Measuring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257CC2">
        <w:rPr>
          <w:lang w:val="en"/>
        </w:rPr>
        <w:fldChar w:fldCharType="separate"/>
      </w:r>
      <w:r w:rsidR="007837A4" w:rsidRPr="007837A4">
        <w:t>[65]</w:t>
      </w:r>
      <w:r w:rsidR="00257CC2">
        <w:rPr>
          <w:lang w:val="en"/>
        </w:rPr>
        <w:fldChar w:fldCharType="end"/>
      </w:r>
      <w:r w:rsidR="00257CC2">
        <w:rPr>
          <w:lang w:val="en"/>
        </w:rPr>
        <w:t xml:space="preserve">, correlation coefficient </w:t>
      </w:r>
      <w:r w:rsidR="00257CC2">
        <w:rPr>
          <w:lang w:val="en"/>
        </w:rPr>
        <w:fldChar w:fldCharType="begin"/>
      </w:r>
      <w:r w:rsidR="007837A4">
        <w:rPr>
          <w:lang w:val="en"/>
        </w:rPr>
        <w:instrText xml:space="preserve"> ADDIN ZOTERO_ITEM CSL_CITATION {"citationID":"Xpk1RMlp","properties":{"formattedCitation":"[66]","plainCitation":"[66]","noteIndex":0},"citationItems":[{"id":2265,"uris":["http://zotero.org/users/6749620/items/3YC5CKUP"],"itemData":{"id":2265,"type":"article-journal","container-title":"Critical Reviews in Analytical Chemistry","DOI":"10.1080/10408340500526766","ISSN":"1040-8347","issue":"1","note":"publisher: Taylor &amp; Francis","page":"41-59","source":"tandfonline.com (Atypon)","title":"The Correlation Coefficient: An Overview","title-short":"The Correlation Coefficient","volume":"36","author":[{"family":"Asuero","given":"A. G."},{"family":"Sayago","given":"A."},{"family":"González","given":"A. G."}],"issued":{"date-parts":[["2006",1]]}}}],"schema":"https://github.com/citation-style-language/schema/raw/master/csl-citation.json"} </w:instrText>
      </w:r>
      <w:r w:rsidR="00257CC2">
        <w:rPr>
          <w:lang w:val="en"/>
        </w:rPr>
        <w:fldChar w:fldCharType="separate"/>
      </w:r>
      <w:r w:rsidR="007837A4" w:rsidRPr="007837A4">
        <w:t>[66]</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6452BF77"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7837A4">
        <w:instrText xml:space="preserve"> ADDIN ZOTERO_ITEM CSL_CITATION {"citationID":"POvezNs0","properties":{"formattedCitation":"[67]","plainCitation":"[67]","noteIndex":0},"citationItems":[{"id":2528,"uris":["http://zotero.org/users/6749620/items/XU6VKM8Y"],"itemData":{"id":2528,"type":"webpage","abstract":"Analyze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gender.","container-title":"Institute for Health Metrics and Evaluation","title":"Global Burden of Disease (GBD) Compare","URL":"http://vizhub.healthdata.org/gbd-compare","author":[{"literal":"Institute for Health Metrics and Evaluation"}],"accessed":{"date-parts":[["2023",2,21]]},"issued":{"date-parts":[["2019"]]}}}],"schema":"https://github.com/citation-style-language/schema/raw/master/csl-citation.json"} </w:instrText>
      </w:r>
      <w:r w:rsidRPr="0073604D">
        <w:fldChar w:fldCharType="separate"/>
      </w:r>
      <w:r w:rsidR="007837A4" w:rsidRPr="007837A4">
        <w:t>[67]</w:t>
      </w:r>
      <w:r w:rsidRPr="0073604D">
        <w:fldChar w:fldCharType="end"/>
      </w:r>
      <w:r w:rsidRPr="0073604D">
        <w:t xml:space="preserve">. Toronto is one of the largest cities in Canada with over 2 million people in 2021 </w:t>
      </w:r>
      <w:r w:rsidRPr="0073604D">
        <w:fldChar w:fldCharType="begin"/>
      </w:r>
      <w:r w:rsidR="007837A4">
        <w:instrText xml:space="preserve"> ADDIN ZOTERO_ITEM CSL_CITATION {"citationID":"GFXilbLp","properties":{"formattedCitation":"[68]","plainCitation":"[68]","noteIndex":0},"citationItems":[{"id":2527,"uris":["http://zotero.org/users/6749620/items/IRF2F4P8"],"itemData":{"id":2527,"type":"webpage","abstract":"Statistics Canada's Census Profile presents information from the 2021 Census of Population - Toronto, City (C) [Census subdivision], Ontario.","language":"eng","note":"Last Modified: 2023-02-08","title":"2021 Census of Population","URL":"https://www12.statcan.gc.ca/census-recensement/2021/dp-pd/prof/index.cfm?Lang=E","author":[{"literal":"Statistics Canada"}],"accessed":{"date-parts":[["2023",2,22]]},"issued":{"date-parts":[["2023"]]}}}],"schema":"https://github.com/citation-style-language/schema/raw/master/csl-citation.json"} </w:instrText>
      </w:r>
      <w:r w:rsidRPr="0073604D">
        <w:fldChar w:fldCharType="separate"/>
      </w:r>
      <w:r w:rsidR="007837A4" w:rsidRPr="007837A4">
        <w:t>[68]</w:t>
      </w:r>
      <w:r w:rsidRPr="0073604D">
        <w:fldChar w:fldCharType="end"/>
      </w:r>
      <w:r w:rsidRPr="0073604D">
        <w:t xml:space="preserve"> and approximately 55 fatal traffic collisions per year from 2006 to 2021 </w:t>
      </w:r>
      <w:r w:rsidRPr="0073604D">
        <w:fldChar w:fldCharType="begin"/>
      </w:r>
      <w:r w:rsidR="007837A4">
        <w:instrText xml:space="preserve"> ADDIN ZOTERO_ITEM CSL_CITATION {"citationID":"FiMrWpyp","properties":{"formattedCitation":"[69]","plainCitation":"[69]","noteIndex":0},"citationItems":[{"id":2503,"uris":["http://zotero.org/users/6749620/items/LWKWSDEV"],"itemData":{"id":2503,"type":"webpage","abstract":"Fatal Collisions","language":"en-us","title":"Fatal KSI Collisions","URL":"https://data.torontopolice.on.ca/pages/fatalities","author":[{"literal":"Toronto Police Service"}],"accessed":{"date-parts":[["2023",3,19]]},"issued":{"date-parts":[["2023",3,19]]}}}],"schema":"https://github.com/citation-style-language/schema/raw/master/csl-citation.json"} </w:instrText>
      </w:r>
      <w:r w:rsidRPr="0073604D">
        <w:fldChar w:fldCharType="separate"/>
      </w:r>
      <w:r w:rsidR="007837A4" w:rsidRPr="007837A4">
        <w:t>[69]</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7837A4">
        <w:instrText xml:space="preserve"> ADDIN ZOTERO_ITEM CSL_CITATION {"citationID":"qhix5Ps8","properties":{"formattedCitation":"[70,71]","plainCitation":"[70,71]","noteIndex":0},"citationItems":[{"id":2525,"uris":["http://zotero.org/users/6749620/items/Q39XFP5K"],"itemData":{"id":2525,"type":"article-journal","abstract":"Road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id":2502,"uris":["http://zotero.org/users/6749620/items/N4474CIM"],"itemData":{"id":2502,"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[…]","container-title":"City of Toronto","language":"en-CA","license":"Copyright: City of Toronto","note":"archive_location: Toronto, Ontario, Canada\npublisher: City of Toronto","title":"Vision Zero Plan Overview","URL":"https://www.toronto.ca/services-payments/streets-parking-transportation/road-safety/vision-zero/vision-zero-plan-overview/","author":[{"literal":"City of Toronto"}],"accessed":{"date-parts":[["2023",3,19]]},"issued":{"date-parts":[["2017",11,17]]}}}],"schema":"https://github.com/citation-style-language/schema/raw/master/csl-citation.json"} </w:instrText>
      </w:r>
      <w:r w:rsidRPr="0073604D">
        <w:fldChar w:fldCharType="separate"/>
      </w:r>
      <w:r w:rsidR="007837A4" w:rsidRPr="007837A4">
        <w:t>[70,71]</w:t>
      </w:r>
      <w:r w:rsidRPr="0073604D">
        <w:fldChar w:fldCharType="end"/>
      </w:r>
      <w:r w:rsidRPr="0073604D">
        <w:t xml:space="preserve">. The City of Toronto and Toronto Police Services collect and distribute detailed </w:t>
      </w:r>
      <w:proofErr w:type="spellStart"/>
      <w:r w:rsidRPr="0073604D">
        <w:t>geodata</w:t>
      </w:r>
      <w:proofErr w:type="spellEnd"/>
      <w:r w:rsidRPr="0073604D">
        <w:t xml:space="preserve"> on traffic collisions in Toronto through the City of Toronto Open Data Portal </w:t>
      </w:r>
      <w:r w:rsidRPr="0073604D">
        <w:fldChar w:fldCharType="begin"/>
      </w:r>
      <w:r w:rsidR="007837A4">
        <w:instrText xml:space="preserve"> ADDIN ZOTERO_ITEM CSL_CITATION {"citationID":"pGM4D316","properties":{"formattedCitation":"[72]","plainCitation":"[72]","noteIndex":0},"citationItems":[{"id":2501,"uris":["http://zotero.org/users/6749620/items/K5LIS27I"],"itemData":{"id":2501,"type":"webpage","language":"en","title":"City of Toronto Open Data Portal","URL":"https://open.toronto.ca/","author":[{"literal":"City of Toronto"}],"accessed":{"date-parts":[["2023",3,19]]},"issued":{"date-parts":[["2023"]]}}}],"schema":"https://github.com/citation-style-language/schema/raw/master/csl-citation.json"} </w:instrText>
      </w:r>
      <w:r w:rsidRPr="0073604D">
        <w:fldChar w:fldCharType="separate"/>
      </w:r>
      <w:r w:rsidR="007837A4" w:rsidRPr="007837A4">
        <w:t>[72]</w:t>
      </w:r>
      <w:r w:rsidRPr="0073604D">
        <w:fldChar w:fldCharType="end"/>
      </w:r>
      <w:r w:rsidRPr="0073604D">
        <w:t xml:space="preserve"> and the Toronto Police Service Public Safety Data Portal </w:t>
      </w:r>
      <w:r w:rsidRPr="0073604D">
        <w:fldChar w:fldCharType="begin"/>
      </w:r>
      <w:r w:rsidR="007837A4">
        <w:instrText xml:space="preserve"> ADDIN ZOTERO_ITEM CSL_CITATION {"citationID":"UJphYJzG","properties":{"formattedCitation":"[73]","plainCitation":"[73]","noteIndex":0},"citationItems":[{"id":2500,"uris":["http://zotero.org/users/6749620/items/PX8G4QIF"],"itemData":{"id":2500,"type":"webpage","abstract":"Open Data","language":"en-us","title":"Toronto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Pr="0073604D">
        <w:fldChar w:fldCharType="separate"/>
      </w:r>
      <w:r w:rsidR="007837A4" w:rsidRPr="007837A4">
        <w:t>[73]</w:t>
      </w:r>
      <w:r w:rsidRPr="0073604D">
        <w:fldChar w:fldCharType="end"/>
      </w:r>
      <w:r w:rsidRPr="0073604D">
        <w:t>. In addition to traffic collision data, the City of Toronto Open Data Portal also provide</w:t>
      </w:r>
      <w:r w:rsidR="00D4271F" w:rsidRPr="0073604D">
        <w:t>s</w:t>
      </w:r>
      <w:r w:rsidRPr="0073604D">
        <w:t xml:space="preserve"> government curated </w:t>
      </w:r>
      <w:proofErr w:type="spellStart"/>
      <w:r w:rsidRPr="0073604D">
        <w:t>geodata</w:t>
      </w:r>
      <w:proofErr w:type="spellEnd"/>
      <w:r w:rsidRPr="0073604D">
        <w:t xml:space="preserve"> (e.g., infrastructure and sociodemographic entities)</w:t>
      </w:r>
      <w:r w:rsidR="00773AAB" w:rsidRPr="0073604D">
        <w:t>,</w:t>
      </w:r>
      <w:r w:rsidRPr="0073604D">
        <w:t xml:space="preserve"> which may be linked to the traffic collision data.</w:t>
      </w:r>
    </w:p>
    <w:p w14:paraId="23A893F6" w14:textId="36DD16C0" w:rsidR="00281326" w:rsidRPr="00AE79DB" w:rsidRDefault="00E537B3" w:rsidP="00BF4F07">
      <w:pPr>
        <w:pStyle w:val="MDPI31text"/>
        <w:rPr>
          <w:rPrChange w:id="107" w:author="Richard Wen" w:date="2025-12-24T15:40:00Z">
            <w:rPr>
              <w:lang w:val="en"/>
            </w:rPr>
          </w:rPrChange>
        </w:rPr>
      </w:pPr>
      <w:r>
        <w:t xml:space="preserve">We applied the </w:t>
      </w:r>
      <w:r w:rsidR="00BD4EEA">
        <w:t>geo-intervention model</w:t>
      </w:r>
      <w:r>
        <w:t xml:space="preserve">ling framework to a case study in Toronto, Ontario, Canada, producing research contribution </w:t>
      </w:r>
      <w:del w:id="108" w:author="Richard Wen" w:date="2026-02-28T00:34:00Z">
        <w:r w:rsidDel="00415CF3">
          <w:delText>(</w:delText>
        </w:r>
      </w:del>
      <w:r>
        <w:t>C3</w:t>
      </w:r>
      <w:del w:id="109" w:author="Richard Wen" w:date="2026-02-28T00:34:00Z">
        <w:r w:rsidDel="00415CF3">
          <w:delText>)</w:delText>
        </w:r>
      </w:del>
      <w:ins w:id="110" w:author="Richard Wen" w:date="2026-02-28T00:34:00Z">
        <w:r w:rsidR="00415CF3">
          <w:t xml:space="preserve"> </w:t>
        </w:r>
      </w:ins>
      <w:del w:id="111" w:author="Richard Wen" w:date="2026-02-28T00:34:00Z">
        <w:r w:rsidDel="00415CF3">
          <w:delText xml:space="preserve">, </w:delText>
        </w:r>
      </w:del>
      <w:r>
        <w:t xml:space="preserve">to answer research question </w:t>
      </w:r>
      <w:del w:id="112" w:author="Richard Wen" w:date="2026-02-28T00:34:00Z">
        <w:r w:rsidDel="00415CF3">
          <w:delText>(</w:delText>
        </w:r>
      </w:del>
      <w:r>
        <w:t>Q3</w:t>
      </w:r>
      <w:ins w:id="113" w:author="Richard Wen" w:date="2026-02-28T00:34:00Z">
        <w:r w:rsidR="00415CF3">
          <w:t xml:space="preserve">. </w:t>
        </w:r>
      </w:ins>
      <w:del w:id="114" w:author="Richard Wen" w:date="2026-02-28T00:34:00Z">
        <w:r w:rsidDel="00415CF3">
          <w:delText xml:space="preserve">) </w:delText>
        </w:r>
        <w:r w:rsidDel="00415CF3">
          <w:rPr>
            <w:lang w:val="en"/>
          </w:rPr>
          <w:delText>how do we apply the geo-intervention generation framework using available models and data?</w:delText>
        </w:r>
        <w:r w:rsidR="00A3026F" w:rsidDel="00415CF3">
          <w:rPr>
            <w:lang w:val="en"/>
          </w:rPr>
          <w:delText xml:space="preserve"> </w:delText>
        </w:r>
      </w:del>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51429CE6"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7837A4">
        <w:rPr>
          <w:lang w:val="en"/>
        </w:rPr>
        <w:instrText xml:space="preserve"> ADDIN ZOTERO_ITEM CSL_CITATION {"citationID":"hG5IZomg","properties":{"formattedCitation":"[73]","plainCitation":"[73]","noteIndex":0},"citationItems":[{"id":2500,"uris":["http://zotero.org/users/6749620/items/PX8G4QIF"],"itemData":{"id":2500,"type":"webpage","abstract":"Open Data","language":"en-us","title":"Toronto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00281326">
        <w:rPr>
          <w:lang w:val="en"/>
        </w:rPr>
        <w:fldChar w:fldCharType="separate"/>
      </w:r>
      <w:r w:rsidR="007837A4" w:rsidRPr="007837A4">
        <w:t>[73]</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7837A4">
        <w:rPr>
          <w:lang w:val="en"/>
        </w:rPr>
        <w:instrText xml:space="preserve"> ADDIN ZOTERO_ITEM CSL_CITATION {"citationID":"fKX2Le0y","properties":{"formattedCitation":"[72]","plainCitation":"[72]","noteIndex":0},"citationItems":[{"id":2501,"uris":["http://zotero.org/users/6749620/items/K5LIS27I"],"itemData":{"id":2501,"type":"webpage","language":"en","title":"City of Toronto Open Data Portal","URL":"https://open.toronto.ca/","author":[{"literal":"City of Toronto"}],"accessed":{"date-parts":[["2023",3,19]]},"issued":{"date-parts":[["2023"]]}}}],"schema":"https://github.com/citation-style-language/schema/raw/master/csl-citation.json"} </w:instrText>
      </w:r>
      <w:r w:rsidR="00961057">
        <w:rPr>
          <w:lang w:val="en"/>
        </w:rPr>
        <w:fldChar w:fldCharType="separate"/>
      </w:r>
      <w:r w:rsidR="007837A4" w:rsidRPr="007837A4">
        <w:t>[72]</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proofErr w:type="spellStart"/>
      <w:r w:rsidR="00F30C0E">
        <w:rPr>
          <w:lang w:val="en"/>
        </w:rPr>
        <w:t>centrelines</w:t>
      </w:r>
      <w:proofErr w:type="spellEnd"/>
      <w:r w:rsidR="00F30C0E">
        <w:rPr>
          <w:lang w:val="en"/>
        </w:rPr>
        <w:t>.</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186DA8">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459A5901" w:rsidR="00293B81" w:rsidRPr="00281E43" w:rsidRDefault="00293B81" w:rsidP="00F7150C">
            <w:pPr>
              <w:pStyle w:val="MDPI42tablebody"/>
            </w:pPr>
            <w:proofErr w:type="spellStart"/>
            <w:r>
              <w:lastRenderedPageBreak/>
              <w:t>Centrelines</w:t>
            </w:r>
            <w:proofErr w:type="spellEnd"/>
            <w:r w:rsidR="00F7150C">
              <w:t xml:space="preserve"> </w:t>
            </w:r>
            <w:r w:rsidR="004B2A9D">
              <w:fldChar w:fldCharType="begin"/>
            </w:r>
            <w:r w:rsidR="007837A4">
              <w:instrText xml:space="preserve"> ADDIN ZOTERO_ITEM CSL_CITATION {"citationID":"TwH8rbDD","properties":{"formattedCitation":"[74]","plainCitation":"[74]","noteIndex":0},"citationItems":[{"id":2241,"uris":["http://zotero.org/users/6749620/items/4ZCJFG3S"],"itemData":{"id":2241,"type":"webpage","container-title":"City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Toronto"}],"accessed":{"date-parts":[["2024",12,30]]},"issued":{"date-parts":[["2023"]]}}}],"schema":"https://github.com/citation-style-language/schema/raw/master/csl-citation.json"} </w:instrText>
            </w:r>
            <w:r w:rsidR="004B2A9D">
              <w:fldChar w:fldCharType="separate"/>
            </w:r>
            <w:r w:rsidR="007837A4" w:rsidRPr="007837A4">
              <w:t>[74]</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7AC45714" w:rsidR="00293B81" w:rsidRPr="00BC2766" w:rsidRDefault="00293B81" w:rsidP="006600AC">
            <w:pPr>
              <w:pStyle w:val="MDPI42tablebody"/>
            </w:pPr>
            <w:r w:rsidRPr="00BC2766">
              <w:t>Collisions</w:t>
            </w:r>
            <w:r w:rsidR="00F7150C">
              <w:t xml:space="preserve"> </w:t>
            </w:r>
            <w:r w:rsidR="00F7150C">
              <w:fldChar w:fldCharType="begin"/>
            </w:r>
            <w:r w:rsidR="007837A4">
              <w:instrText xml:space="preserve"> ADDIN ZOTERO_ITEM CSL_CITATION {"citationID":"oNs2unNQ","properties":{"formattedCitation":"[75]","plainCitation":"[75]","noteIndex":0},"citationItems":[{"id":2264,"uris":["http://zotero.org/users/6749620/items/6QLXZDQ6"],"itemData":{"id":2264,"type":"webpage","abstract":"Collision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Service"}],"accessed":{"date-parts":[["2024",12,30]]},"issued":{"date-parts":[["2023"]]}}}],"schema":"https://github.com/citation-style-language/schema/raw/master/csl-citation.json"} </w:instrText>
            </w:r>
            <w:r w:rsidR="00F7150C">
              <w:fldChar w:fldCharType="separate"/>
            </w:r>
            <w:r w:rsidR="007837A4" w:rsidRPr="007837A4">
              <w:t>[75]</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1A703CBC" w:rsidR="00293B81" w:rsidRPr="00BC2766" w:rsidRDefault="00293B81" w:rsidP="006600AC">
            <w:pPr>
              <w:pStyle w:val="MDPI42tablebody"/>
            </w:pPr>
            <w:r>
              <w:t>Traffic Volumes</w:t>
            </w:r>
            <w:r w:rsidR="00D76427">
              <w:t xml:space="preserve"> </w:t>
            </w:r>
            <w:r w:rsidR="00D76427">
              <w:fldChar w:fldCharType="begin"/>
            </w:r>
            <w:r w:rsidR="007837A4">
              <w:instrText xml:space="preserve"> ADDIN ZOTERO_ITEM CSL_CITATION {"citationID":"DD2umN6m","properties":{"formattedCitation":"[76]","plainCitation":"[76]","noteIndex":0},"citationItems":[{"id":2242,"uris":["http://zotero.org/users/6749620/items/8PKCWD9K"],"itemData":{"id":2242,"type":"webpage","container-title":"City of Toronto Open Data Portal","language":"en","title":"Traffic Volumes at Intersections for All Modes (2010 to 2019)","URL":"https://open.toronto.ca/dataset/traffic-volumes-at-intersections-for-all-modes/","author":[{"literal":"City of Toronto"}],"accessed":{"date-parts":[["2024",12,30]]},"issued":{"date-parts":[["2023"]]}}}],"schema":"https://github.com/citation-style-language/schema/raw/master/csl-citation.json"} </w:instrText>
            </w:r>
            <w:r w:rsidR="00D76427">
              <w:fldChar w:fldCharType="separate"/>
            </w:r>
            <w:r w:rsidR="007837A4" w:rsidRPr="007837A4">
              <w:t>[76]</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0C5E64D6" w:rsidR="00293B81" w:rsidRPr="00BC2766" w:rsidRDefault="00293B81" w:rsidP="006600AC">
            <w:pPr>
              <w:pStyle w:val="MDPI42tablebody"/>
            </w:pPr>
            <w:r>
              <w:t>Cameras</w:t>
            </w:r>
            <w:r w:rsidR="004C0FF8">
              <w:t xml:space="preserve"> </w:t>
            </w:r>
            <w:r w:rsidR="004C0FF8">
              <w:fldChar w:fldCharType="begin"/>
            </w:r>
            <w:r w:rsidR="007837A4">
              <w:instrText xml:space="preserve"> ADDIN ZOTERO_ITEM CSL_CITATION {"citationID":"yrB504z2","properties":{"formattedCitation":"[77]","plainCitation":"[77]","noteIndex":0},"citationItems":[{"id":2243,"uris":["http://zotero.org/users/6749620/items/A4K9J7AQ"],"itemData":{"id":2243,"type":"webpage","container-title":"City of Toronto Open Data Portal","language":"en","title":"Automated Speed Enforcement Locations","URL":"https://open.toronto.ca/dataset/automated-speed-enforcement-locations/","author":[{"literal":"City of Toronto"}],"accessed":{"date-parts":[["2024",12,30]]},"issued":{"date-parts":[["2023"]]}}}],"schema":"https://github.com/citation-style-language/schema/raw/master/csl-citation.json"} </w:instrText>
            </w:r>
            <w:r w:rsidR="004C0FF8">
              <w:fldChar w:fldCharType="separate"/>
            </w:r>
            <w:r w:rsidR="007837A4" w:rsidRPr="007837A4">
              <w:t>[77]</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151CDCB2" w:rsidR="00293B81" w:rsidRPr="00BC2766" w:rsidRDefault="00293B81" w:rsidP="006600AC">
            <w:pPr>
              <w:pStyle w:val="MDPI42tablebody"/>
            </w:pPr>
            <w:r>
              <w:t>Watch Your Speed Devices</w:t>
            </w:r>
            <w:r w:rsidR="009B0BF1">
              <w:t xml:space="preserve"> </w:t>
            </w:r>
            <w:r w:rsidR="009B0BF1">
              <w:fldChar w:fldCharType="begin"/>
            </w:r>
            <w:r w:rsidR="007837A4">
              <w:instrText xml:space="preserve"> ADDIN ZOTERO_ITEM CSL_CITATION {"citationID":"hfd7UzLX","properties":{"formattedCitation":"[78]","plainCitation":"[78]","noteIndex":0},"citationItems":[{"id":2244,"uris":["http://zotero.org/users/6749620/items/EUUJY2S9"],"itemData":{"id":2244,"type":"webpage","container-title":"City of Toronto Open Data Portal","language":"en","title":"School Safety Zone Watch Your Speed Program – Locations","URL":"https://open.toronto.ca/dataset/school-safety-zone-watch-your-speed-program-locations/","author":[{"literal":"City of Toronto"}],"accessed":{"date-parts":[["2024",12,30]]},"issued":{"date-parts":[["2023"]]}}}],"schema":"https://github.com/citation-style-language/schema/raw/master/csl-citation.json"} </w:instrText>
            </w:r>
            <w:r w:rsidR="009B0BF1">
              <w:fldChar w:fldCharType="separate"/>
            </w:r>
            <w:r w:rsidR="007837A4" w:rsidRPr="007837A4">
              <w:t>[78]</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5F369F3D" w:rsidR="00293B81" w:rsidRPr="00BC2766" w:rsidRDefault="00293B81" w:rsidP="006600AC">
            <w:pPr>
              <w:pStyle w:val="MDPI42tablebody"/>
            </w:pPr>
            <w:r>
              <w:t>Cameras</w:t>
            </w:r>
            <w:r w:rsidR="00615ACE">
              <w:t xml:space="preserve"> </w:t>
            </w:r>
            <w:r w:rsidR="00615ACE">
              <w:fldChar w:fldCharType="begin"/>
            </w:r>
            <w:r w:rsidR="007837A4">
              <w:instrText xml:space="preserve"> ADDIN ZOTERO_ITEM CSL_CITATION {"citationID":"q7Lat5Wk","properties":{"formattedCitation":"[79]","plainCitation":"[79]","noteIndex":0},"citationItems":[{"id":2245,"uris":["http://zotero.org/users/6749620/items/E9GJETRN"],"itemData":{"id":2245,"type":"webpage","container-title":"City of Toronto Open Data Portal","language":"en","title":"Red Light Cameras","URL":"https://open.toronto.ca/dataset/red-light-cameras/","author":[{"literal":"City of Toronto"}],"accessed":{"date-parts":[["2024",12,30]]},"issued":{"date-parts":[["2023"]]}}}],"schema":"https://github.com/citation-style-language/schema/raw/master/csl-citation.json"} </w:instrText>
            </w:r>
            <w:r w:rsidR="00615ACE">
              <w:fldChar w:fldCharType="separate"/>
            </w:r>
            <w:r w:rsidR="007837A4" w:rsidRPr="007837A4">
              <w:t>[79]</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486D3C01" w:rsidR="00293B81" w:rsidRPr="00BC2766" w:rsidRDefault="00293B81" w:rsidP="006600AC">
            <w:pPr>
              <w:pStyle w:val="MDPI42tablebody"/>
            </w:pPr>
            <w:r>
              <w:t>Police Facilities</w:t>
            </w:r>
            <w:r w:rsidR="00BB6DC0">
              <w:t xml:space="preserve"> </w:t>
            </w:r>
            <w:r w:rsidR="00BB6DC0">
              <w:fldChar w:fldCharType="begin"/>
            </w:r>
            <w:r w:rsidR="007837A4">
              <w:instrText xml:space="preserve"> ADDIN ZOTERO_ITEM CSL_CITATION {"citationID":"SFG5N6hz","properties":{"formattedCitation":"[80]","plainCitation":"[80]","noteIndex":0},"citationItems":[{"id":2246,"uris":["http://zotero.org/users/6749620/items/M5YQZHME"],"itemData":{"id":2246,"type":"webpage","container-title":"City of Toronto Open Data Portal","language":"en","title":"Police Facility Locations","URL":"https://open.toronto.ca/dataset/police-facility-locations/","author":[{"literal":"City of Toronto"}],"accessed":{"date-parts":[["2024",12,30]]},"issued":{"date-parts":[["2023"]]}}}],"schema":"https://github.com/citation-style-language/schema/raw/master/csl-citation.json"} </w:instrText>
            </w:r>
            <w:r w:rsidR="00BB6DC0">
              <w:fldChar w:fldCharType="separate"/>
            </w:r>
            <w:r w:rsidR="007837A4" w:rsidRPr="007837A4">
              <w:t>[80]</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690BA894" w:rsidR="00293B81" w:rsidRPr="00BC2766" w:rsidRDefault="00293B81" w:rsidP="006600AC">
            <w:pPr>
              <w:pStyle w:val="MDPI42tablebody"/>
            </w:pPr>
            <w:r>
              <w:t>Stations</w:t>
            </w:r>
            <w:r w:rsidR="00B75506">
              <w:t xml:space="preserve"> </w:t>
            </w:r>
            <w:r w:rsidR="00B75506">
              <w:fldChar w:fldCharType="begin"/>
            </w:r>
            <w:r w:rsidR="007837A4">
              <w:instrText xml:space="preserve"> ADDIN ZOTERO_ITEM CSL_CITATION {"citationID":"IOTt1QZV","properties":{"formattedCitation":"[81]","plainCitation":"[81]","noteIndex":0},"citationItems":[{"id":2247,"uris":["http://zotero.org/users/6749620/items/CEETX8F6"],"itemData":{"id":2247,"type":"webpage","container-title":"City of Toronto Open Data Portal","language":"en","title":"Ambulance Station Locations","URL":"https://open.toronto.ca/dataset/ambulance-station-locations/","author":[{"literal":"City of Toronto"}],"accessed":{"date-parts":[["2024",12,30]]},"issued":{"date-parts":[["2023"]]}}}],"schema":"https://github.com/citation-style-language/schema/raw/master/csl-citation.json"} </w:instrText>
            </w:r>
            <w:r w:rsidR="00B75506">
              <w:fldChar w:fldCharType="separate"/>
            </w:r>
            <w:r w:rsidR="007837A4" w:rsidRPr="007837A4">
              <w:t>[81]</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65BA8821" w:rsidR="00293B81" w:rsidRPr="00BC2766" w:rsidRDefault="00293B81" w:rsidP="006600AC">
            <w:pPr>
              <w:pStyle w:val="MDPI42tablebody"/>
            </w:pPr>
            <w:r>
              <w:t>Fire Hydrants</w:t>
            </w:r>
            <w:r w:rsidR="00B75506">
              <w:t xml:space="preserve"> </w:t>
            </w:r>
            <w:r w:rsidR="005A15CC">
              <w:fldChar w:fldCharType="begin"/>
            </w:r>
            <w:r w:rsidR="007837A4">
              <w:instrText xml:space="preserve"> ADDIN ZOTERO_ITEM CSL_CITATION {"citationID":"35T2AXWh","properties":{"formattedCitation":"[82]","plainCitation":"[82]","noteIndex":0},"citationItems":[{"id":2248,"uris":["http://zotero.org/users/6749620/items/IVV52WLC"],"itemData":{"id":2248,"type":"webpage","container-title":"City of Toronto Open Data Portal","language":"en","title":"Fire Hydrants","URL":"https://open.toronto.ca/dataset/fire-hydrants/","author":[{"literal":"City of Toronto"}],"accessed":{"date-parts":[["2024",12,30]]},"issued":{"date-parts":[["2023"]]}}}],"schema":"https://github.com/citation-style-language/schema/raw/master/csl-citation.json"} </w:instrText>
            </w:r>
            <w:r w:rsidR="005A15CC">
              <w:fldChar w:fldCharType="separate"/>
            </w:r>
            <w:r w:rsidR="007837A4" w:rsidRPr="007837A4">
              <w:t>[82]</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4849B781" w:rsidR="00293B81" w:rsidRPr="00BC2766" w:rsidRDefault="00293B81" w:rsidP="006600AC">
            <w:pPr>
              <w:pStyle w:val="MDPI42tablebody"/>
            </w:pPr>
            <w:r>
              <w:t>Fire Stations</w:t>
            </w:r>
            <w:r w:rsidR="005A15CC">
              <w:t xml:space="preserve"> </w:t>
            </w:r>
            <w:r w:rsidR="001F7366">
              <w:fldChar w:fldCharType="begin"/>
            </w:r>
            <w:r w:rsidR="007837A4">
              <w:instrText xml:space="preserve"> ADDIN ZOTERO_ITEM CSL_CITATION {"citationID":"ZHYW3e4z","properties":{"formattedCitation":"[83]","plainCitation":"[83]","noteIndex":0},"citationItems":[{"id":2249,"uris":["http://zotero.org/users/6749620/items/79X2AVE8"],"itemData":{"id":2249,"type":"webpage","container-title":"City of Toronto Open Data Portal","language":"en","title":"Fire Facility Locations","URL":"https://open.toronto.ca/dataset/fire-station-locations/","author":[{"literal":"City of Toronto"}],"accessed":{"date-parts":[["2024",12,30]]},"issued":{"date-parts":[["2023"]]}}}],"schema":"https://github.com/citation-style-language/schema/raw/master/csl-citation.json"} </w:instrText>
            </w:r>
            <w:r w:rsidR="001F7366">
              <w:fldChar w:fldCharType="separate"/>
            </w:r>
            <w:r w:rsidR="007837A4" w:rsidRPr="007837A4">
              <w:t>[83]</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221338BF" w:rsidR="00293B81" w:rsidRPr="00BC2766" w:rsidRDefault="00293B81" w:rsidP="006600AC">
            <w:pPr>
              <w:pStyle w:val="MDPI42tablebody"/>
            </w:pPr>
            <w:r>
              <w:t>Renewable Energy Installations</w:t>
            </w:r>
            <w:r w:rsidR="00467084">
              <w:t xml:space="preserve"> </w:t>
            </w:r>
            <w:r w:rsidR="00467084">
              <w:fldChar w:fldCharType="begin"/>
            </w:r>
            <w:r w:rsidR="007837A4">
              <w:instrText xml:space="preserve"> ADDIN ZOTERO_ITEM CSL_CITATION {"citationID":"WJSoONC0","properties":{"formattedCitation":"[84]","plainCitation":"[84]","noteIndex":0},"citationItems":[{"id":2250,"uris":["http://zotero.org/users/6749620/items/GDGS8MSB"],"itemData":{"id":2250,"type":"webpage","container-title":"City of Toronto Open Data Portal","language":"en","title":"Renewable Energy Installations","URL":"https://open.toronto.ca/dataset/renewable-energy-installations/","author":[{"literal":"City of Toronto"}],"accessed":{"date-parts":[["2024",12,30]]},"issued":{"date-parts":[["2023"]]}}}],"schema":"https://github.com/citation-style-language/schema/raw/master/csl-citation.json"} </w:instrText>
            </w:r>
            <w:r w:rsidR="00467084">
              <w:fldChar w:fldCharType="separate"/>
            </w:r>
            <w:r w:rsidR="007837A4" w:rsidRPr="007837A4">
              <w:t>[84]</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3000E7E9" w:rsidR="00293B81" w:rsidRPr="00BC2766" w:rsidRDefault="00293B81" w:rsidP="006600AC">
            <w:pPr>
              <w:pStyle w:val="MDPI42tablebody"/>
            </w:pPr>
            <w:r>
              <w:t>Bicycle Parking</w:t>
            </w:r>
            <w:r w:rsidR="00B36819">
              <w:t xml:space="preserve"> </w:t>
            </w:r>
            <w:r w:rsidR="00B36819">
              <w:fldChar w:fldCharType="begin"/>
            </w:r>
            <w:r w:rsidR="007837A4">
              <w:instrText xml:space="preserve"> ADDIN ZOTERO_ITEM CSL_CITATION {"citationID":"qCaS9pKD","properties":{"formattedCitation":"[85]","plainCitation":"[85]","noteIndex":0},"citationItems":[{"id":2251,"uris":["http://zotero.org/users/6749620/items/AL7GBGLT"],"itemData":{"id":2251,"type":"webpage","container-title":"City of Toronto Open Data Portal","language":"en","title":"Street Furniture - Bicycle Parking","URL":"https://open.toronto.ca/dataset/street-furniture-bicycle-parking/","author":[{"literal":"City of Toronto"}],"accessed":{"date-parts":[["2024",12,30]]},"issued":{"date-parts":[["2023"]]}}}],"schema":"https://github.com/citation-style-language/schema/raw/master/csl-citation.json"} </w:instrText>
            </w:r>
            <w:r w:rsidR="00B36819">
              <w:fldChar w:fldCharType="separate"/>
            </w:r>
            <w:r w:rsidR="007837A4" w:rsidRPr="007837A4">
              <w:t>[85]</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717C1A58" w:rsidR="00293B81" w:rsidRPr="00BC2766" w:rsidRDefault="00293B81" w:rsidP="006600AC">
            <w:pPr>
              <w:pStyle w:val="MDPI42tablebody"/>
            </w:pPr>
            <w:r>
              <w:t>Transit Shelters</w:t>
            </w:r>
            <w:r w:rsidR="00B36819">
              <w:t xml:space="preserve"> </w:t>
            </w:r>
            <w:r w:rsidR="00917186">
              <w:fldChar w:fldCharType="begin"/>
            </w:r>
            <w:r w:rsidR="007837A4">
              <w:instrText xml:space="preserve"> ADDIN ZOTERO_ITEM CSL_CITATION {"citationID":"Z71gllNI","properties":{"formattedCitation":"[86]","plainCitation":"[86]","noteIndex":0},"citationItems":[{"id":2252,"uris":["http://zotero.org/users/6749620/items/KC32C9RQ"],"itemData":{"id":2252,"type":"webpage","container-title":"City of Toronto Open Data Portal","language":"en","title":"Street Furniture - Transit Shelter","URL":"https://open.toronto.ca/dataset/street-furniture-transit-shelter/","author":[{"literal":"City of Toronto"}],"accessed":{"date-parts":[["2024",12,30]]},"issued":{"date-parts":[["2023"]]}}}],"schema":"https://github.com/citation-style-language/schema/raw/master/csl-citation.json"} </w:instrText>
            </w:r>
            <w:r w:rsidR="00917186">
              <w:fldChar w:fldCharType="separate"/>
            </w:r>
            <w:r w:rsidR="007837A4" w:rsidRPr="007837A4">
              <w:t>[86]</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4F8750F5" w:rsidR="00293B81" w:rsidRPr="00BC2766" w:rsidRDefault="00293B81" w:rsidP="006600AC">
            <w:pPr>
              <w:pStyle w:val="MDPI42tablebody"/>
            </w:pPr>
            <w:r>
              <w:t>Structures</w:t>
            </w:r>
            <w:r w:rsidR="00201B77">
              <w:t xml:space="preserve"> </w:t>
            </w:r>
            <w:r w:rsidR="00201B77">
              <w:fldChar w:fldCharType="begin"/>
            </w:r>
            <w:r w:rsidR="007837A4">
              <w:instrText xml:space="preserve"> ADDIN ZOTERO_ITEM CSL_CITATION {"citationID":"Up7LnX1h","properties":{"formattedCitation":"[87]","plainCitation":"[87]","noteIndex":0},"citationItems":[{"id":2253,"uris":["http://zotero.org/users/6749620/items/6FAQQXRQ"],"itemData":{"id":2253,"type":"webpage","container-title":"City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Toronto"}],"accessed":{"date-parts":[["2024",12,30]]},"issued":{"date-parts":[["2023"]]}}}],"schema":"https://github.com/citation-style-language/schema/raw/master/csl-citation.json"} </w:instrText>
            </w:r>
            <w:r w:rsidR="00201B77">
              <w:fldChar w:fldCharType="separate"/>
            </w:r>
            <w:r w:rsidR="007837A4" w:rsidRPr="007837A4">
              <w:t>[87]</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313D9AF5" w:rsidR="00293B81" w:rsidRPr="00BC2766" w:rsidRDefault="00293B81" w:rsidP="006600AC">
            <w:pPr>
              <w:pStyle w:val="MDPI42tablebody"/>
            </w:pPr>
            <w:r>
              <w:t>Litter Recepta</w:t>
            </w:r>
            <w:r w:rsidR="00AF37C6">
              <w:t>cles</w:t>
            </w:r>
            <w:r w:rsidR="00216A1B">
              <w:t xml:space="preserve"> </w:t>
            </w:r>
            <w:r w:rsidR="00216A1B">
              <w:fldChar w:fldCharType="begin"/>
            </w:r>
            <w:r w:rsidR="007837A4">
              <w:instrText xml:space="preserve"> ADDIN ZOTERO_ITEM CSL_CITATION {"citationID":"QN4xAOGD","properties":{"formattedCitation":"[88]","plainCitation":"[88]","noteIndex":0},"citationItems":[{"id":2254,"uris":["http://zotero.org/users/6749620/items/C7S3DA98"],"itemData":{"id":2254,"type":"webpage","container-title":"City of Toronto Open Data Portal","language":"en","title":"Street Furniture - Litter Receptacle","URL":"https://open.toronto.ca/dataset/street-furniture-litter-receptacle/","author":[{"literal":"City of Toronto"}],"accessed":{"date-parts":[["2024",12,30]]},"issued":{"date-parts":[["2023"]]}}}],"schema":"https://github.com/citation-style-language/schema/raw/master/csl-citation.json"} </w:instrText>
            </w:r>
            <w:r w:rsidR="00216A1B">
              <w:fldChar w:fldCharType="separate"/>
            </w:r>
            <w:r w:rsidR="007837A4" w:rsidRPr="007837A4">
              <w:t>[88]</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73C4D13F" w:rsidR="00293B81" w:rsidRPr="00BC2766" w:rsidRDefault="00293B81" w:rsidP="006600AC">
            <w:pPr>
              <w:pStyle w:val="MDPI42tablebody"/>
            </w:pPr>
            <w:r>
              <w:t>Schools</w:t>
            </w:r>
            <w:r w:rsidR="003A1A87">
              <w:t xml:space="preserve"> </w:t>
            </w:r>
            <w:r w:rsidR="003A1A87">
              <w:fldChar w:fldCharType="begin"/>
            </w:r>
            <w:r w:rsidR="007837A4">
              <w:instrText xml:space="preserve"> ADDIN ZOTERO_ITEM CSL_CITATION {"citationID":"7xpmxqMl","properties":{"formattedCitation":"[89]","plainCitation":"[89]","noteIndex":0},"citationItems":[{"id":2255,"uris":["http://zotero.org/users/6749620/items/ATK5QTMP"],"itemData":{"id":2255,"type":"webpage","container-title":"City of Toronto Open Data Portal","language":"en","title":"School Locations - All Types","URL":"https://open.toronto.ca/dataset/school-locations-all-types/","author":[{"literal":"City of Toronto"}],"accessed":{"date-parts":[["2024",12,30]]},"issued":{"date-parts":[["2023"]]}}}],"schema":"https://github.com/citation-style-language/schema/raw/master/csl-citation.json"} </w:instrText>
            </w:r>
            <w:r w:rsidR="003A1A87">
              <w:fldChar w:fldCharType="separate"/>
            </w:r>
            <w:r w:rsidR="007837A4" w:rsidRPr="007837A4">
              <w:t>[89]</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721E9186" w:rsidR="00293B81" w:rsidRPr="00BC2766" w:rsidRDefault="00293B81" w:rsidP="006600AC">
            <w:pPr>
              <w:pStyle w:val="MDPI42tablebody"/>
            </w:pPr>
            <w:r>
              <w:t>Childcare Centers</w:t>
            </w:r>
            <w:r w:rsidR="00686DDC">
              <w:t xml:space="preserve"> </w:t>
            </w:r>
            <w:r w:rsidR="00686DDC">
              <w:fldChar w:fldCharType="begin"/>
            </w:r>
            <w:r w:rsidR="007837A4">
              <w:instrText xml:space="preserve"> ADDIN ZOTERO_ITEM CSL_CITATION {"citationID":"8zk7QTC3","properties":{"formattedCitation":"[90]","plainCitation":"[90]","noteIndex":0},"citationItems":[{"id":2259,"uris":["http://zotero.org/users/6749620/items/SZVMZEVD"],"itemData":{"id":2259,"type":"webpage","container-title":"City of Toronto Open Data Portal","language":"en","title":"Licensed Child Care Centres","URL":"https://open.toronto.ca/dataset/child-care-licensed-child-care-spaces/","author":[{"literal":"City of Toronto"}],"accessed":{"date-parts":[["2024",12,30]]},"issued":{"date-parts":[["2023"]]}}}],"schema":"https://github.com/citation-style-language/schema/raw/master/csl-citation.json"} </w:instrText>
            </w:r>
            <w:r w:rsidR="00686DDC">
              <w:fldChar w:fldCharType="separate"/>
            </w:r>
            <w:r w:rsidR="007837A4" w:rsidRPr="007837A4">
              <w:t>[90]</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218D9370" w:rsidR="00293B81" w:rsidRPr="00BC2766" w:rsidRDefault="00293B81" w:rsidP="006600AC">
            <w:pPr>
              <w:pStyle w:val="MDPI42tablebody"/>
            </w:pPr>
            <w:r>
              <w:t>Public Art</w:t>
            </w:r>
            <w:r w:rsidR="0060343B">
              <w:t xml:space="preserve"> </w:t>
            </w:r>
            <w:r w:rsidR="0060343B">
              <w:fldChar w:fldCharType="begin"/>
            </w:r>
            <w:r w:rsidR="007837A4">
              <w:instrText xml:space="preserve"> ADDIN ZOTERO_ITEM CSL_CITATION {"citationID":"SSu8aWqc","properties":{"formattedCitation":"[91]","plainCitation":"[91]","noteIndex":0},"citationItems":[{"id":2257,"uris":["http://zotero.org/users/6749620/items/V4UT2BYA"],"itemData":{"id":2257,"type":"webpage","container-title":"City of Toronto Open Data Portal","language":"en","title":"Public Art","URL":"https://open.toronto.ca/dataset/public-art/","author":[{"literal":"City of Toronto"}],"accessed":{"date-parts":[["2024",12,30]]},"issued":{"date-parts":[["2023"]]}}}],"schema":"https://github.com/citation-style-language/schema/raw/master/csl-citation.json"} </w:instrText>
            </w:r>
            <w:r w:rsidR="0060343B">
              <w:fldChar w:fldCharType="separate"/>
            </w:r>
            <w:r w:rsidR="007837A4" w:rsidRPr="007837A4">
              <w:t>[91]</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71C2259C"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7837A4">
              <w:instrText xml:space="preserve"> ADDIN ZOTERO_ITEM CSL_CITATION {"citationID":"yz4rexhb","properties":{"formattedCitation":"[92]","plainCitation":"[92]","noteIndex":0},"citationItems":[{"id":2256,"uris":["http://zotero.org/users/6749620/items/IBC8DRQ4"],"itemData":{"id":2256,"type":"webpage","container-title":"City of Toronto Open Data Portal","language":"en","title":"Cultural Hotspot - Points of Interest","URL":"https://open.toronto.ca/dataset/cultural-hotspot-points-of-interest/","author":[{"literal":"City of Toronto"}],"accessed":{"date-parts":[["2024",12,30]]},"issued":{"date-parts":[["2023"]]}}}],"schema":"https://github.com/citation-style-language/schema/raw/master/csl-citation.json"} </w:instrText>
            </w:r>
            <w:r w:rsidR="0060343B">
              <w:fldChar w:fldCharType="separate"/>
            </w:r>
            <w:r w:rsidR="007837A4" w:rsidRPr="007837A4">
              <w:t>[92]</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68163CCE" w:rsidR="00293B81" w:rsidRPr="00BC2766" w:rsidRDefault="006E53FF" w:rsidP="006600AC">
            <w:pPr>
              <w:pStyle w:val="MDPI42tablebody"/>
            </w:pPr>
            <w:r>
              <w:t>Places of Worship</w:t>
            </w:r>
            <w:r w:rsidR="00AB0ECB">
              <w:t xml:space="preserve"> </w:t>
            </w:r>
            <w:r w:rsidR="00AB0ECB">
              <w:fldChar w:fldCharType="begin"/>
            </w:r>
            <w:r w:rsidR="007837A4">
              <w:instrText xml:space="preserve"> ADDIN ZOTERO_ITEM CSL_CITATION {"citationID":"IKiLR20W","properties":{"formattedCitation":"[93]","plainCitation":"[93]","noteIndex":0},"citationItems":[{"id":2258,"uris":["http://zotero.org/users/6749620/items/5HEVKMQQ"],"itemData":{"id":2258,"type":"webpage","container-title":"City of Toronto Open Data Portal","language":"en","title":"Places of Worship","URL":"https://open.toronto.ca/dataset/places-of-worship/","author":[{"literal":"City of Toronto"}],"accessed":{"date-parts":[["2024",12,30]]},"issued":{"date-parts":[["2023"]]}}}],"schema":"https://github.com/citation-style-language/schema/raw/master/csl-citation.json"} </w:instrText>
            </w:r>
            <w:r w:rsidR="00AB0ECB">
              <w:fldChar w:fldCharType="separate"/>
            </w:r>
            <w:r w:rsidR="007837A4" w:rsidRPr="007837A4">
              <w:t>[93]</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w:t>
            </w:r>
            <w:r w:rsidRPr="00BC2766">
              <w:lastRenderedPageBreak/>
              <w:t xml:space="preserve">mosques, </w:t>
            </w:r>
            <w:proofErr w:type="spellStart"/>
            <w:r w:rsidRPr="00BC2766">
              <w:t>etc</w:t>
            </w:r>
            <w:proofErr w:type="spellEnd"/>
            <w:r w:rsidRPr="00BC2766">
              <w:t xml:space="preserve">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07B4FE18" w:rsidR="00293B81" w:rsidRPr="00BC2766" w:rsidRDefault="00CF2DC4" w:rsidP="006600AC">
            <w:pPr>
              <w:pStyle w:val="MDPI42tablebody"/>
            </w:pPr>
            <w:r>
              <w:t xml:space="preserve">Indicators </w:t>
            </w:r>
            <w:r w:rsidR="005A56DF">
              <w:fldChar w:fldCharType="begin"/>
            </w:r>
            <w:r w:rsidR="007837A4">
              <w:instrText xml:space="preserve"> ADDIN ZOTERO_ITEM CSL_CITATION {"citationID":"v55iddW1","properties":{"formattedCitation":"[94]","plainCitation":"[94]","noteIndex":0},"citationItems":[{"id":2263,"uris":["http://zotero.org/users/6749620/items/XNBNQEZ4"],"itemData":{"id":2263,"type":"webpage","abstract":"Major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5A56DF">
              <w:fldChar w:fldCharType="separate"/>
            </w:r>
            <w:r w:rsidR="007837A4" w:rsidRPr="007837A4">
              <w:t>[94]</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50245A87" w:rsidR="003C5286" w:rsidRDefault="008E3FBB" w:rsidP="006D3FCD">
      <w:pPr>
        <w:pStyle w:val="MDPI36textafterlist"/>
      </w:pPr>
      <w:commentRangeStart w:id="115"/>
      <w:commentRangeStart w:id="116"/>
      <w:r>
        <w:rPr>
          <w:lang w:val="en"/>
        </w:rPr>
        <w:t xml:space="preserve">We spatially aggregated the 21 datasets into regularized </w:t>
      </w:r>
      <w:ins w:id="117" w:author="Richard Wen" w:date="2025-12-22T19:01:00Z">
        <w:r w:rsidR="0051665B">
          <w:rPr>
            <w:lang w:val="en"/>
          </w:rPr>
          <w:t xml:space="preserve">vector </w:t>
        </w:r>
      </w:ins>
      <w:r>
        <w:rPr>
          <w:lang w:val="en"/>
        </w:rPr>
        <w:t>grids of 10 by 10, 40 by 40, and 80 by 80 cells to improve interpretability and provide simpler visualization of the results.</w:t>
      </w:r>
      <w:commentRangeEnd w:id="115"/>
      <w:r w:rsidR="00DD7194">
        <w:rPr>
          <w:rStyle w:val="CommentReference"/>
          <w:sz w:val="20"/>
          <w:szCs w:val="22"/>
          <w:lang w:val="en"/>
        </w:rPr>
        <w:commentReference w:id="115"/>
      </w:r>
      <w:commentRangeEnd w:id="116"/>
      <w:r w:rsidR="007C73EB">
        <w:rPr>
          <w:rStyle w:val="CommentReference"/>
          <w:sz w:val="20"/>
          <w:szCs w:val="22"/>
          <w:lang w:val="en"/>
        </w:rPr>
        <w:commentReference w:id="116"/>
      </w:r>
      <w:del w:id="118" w:author="Richard Wen" w:date="2026-02-27T18:55:00Z">
        <w:r w:rsidDel="003C08D2">
          <w:rPr>
            <w:lang w:val="en"/>
          </w:rPr>
          <w:delText xml:space="preserve"> </w:delText>
        </w:r>
      </w:del>
      <w:r>
        <w:rPr>
          <w:lang w:val="en"/>
        </w:rPr>
        <w:t xml:space="preserve">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186DA8">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186DA8">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186DA8">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186DA8">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186DA8">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1C1B001C" w:rsidR="00834310" w:rsidRPr="00F220D4" w:rsidRDefault="001642BA" w:rsidP="00186DA8">
            <w:pPr>
              <w:pStyle w:val="MDPI42tablebody"/>
              <w:spacing w:line="240" w:lineRule="auto"/>
              <w:jc w:val="left"/>
            </w:pPr>
            <w:r w:rsidRPr="001642BA">
              <w:t xml:space="preserve">Count </w:t>
            </w:r>
            <w:commentRangeStart w:id="119"/>
            <w:commentRangeStart w:id="120"/>
            <w:r w:rsidRPr="001642BA">
              <w:t>line objects</w:t>
            </w:r>
            <w:ins w:id="121" w:author="Richard Wen" w:date="2025-12-22T18:40:00Z">
              <w:r w:rsidR="00996DE8">
                <w:t xml:space="preserve"> (segments)</w:t>
              </w:r>
            </w:ins>
            <w:r w:rsidRPr="001642BA">
              <w:t xml:space="preserve"> </w:t>
            </w:r>
            <w:commentRangeEnd w:id="119"/>
            <w:r w:rsidR="00DD7194" w:rsidRPr="001642BA">
              <w:rPr>
                <w:rStyle w:val="CommentReference"/>
                <w:sz w:val="20"/>
                <w:szCs w:val="20"/>
              </w:rPr>
              <w:commentReference w:id="119"/>
            </w:r>
            <w:commentRangeEnd w:id="120"/>
            <w:r w:rsidR="006B6D5F" w:rsidRPr="001642BA">
              <w:rPr>
                <w:rStyle w:val="CommentReference"/>
                <w:sz w:val="20"/>
                <w:szCs w:val="20"/>
              </w:rPr>
              <w:commentReference w:id="120"/>
            </w:r>
            <w:r w:rsidRPr="001642BA">
              <w:t>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186DA8">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0F01CF8D" w:rsidR="001A2409" w:rsidRPr="00F220D4" w:rsidRDefault="00C63A46" w:rsidP="00186DA8">
            <w:pPr>
              <w:pStyle w:val="MDPI42tablebody"/>
              <w:spacing w:line="240" w:lineRule="auto"/>
              <w:jc w:val="left"/>
            </w:pPr>
            <w:r w:rsidRPr="00C63A46">
              <w:t xml:space="preserve">Count </w:t>
            </w:r>
            <w:ins w:id="122" w:author="Richard Wen" w:date="2025-12-22T19:02:00Z">
              <w:r w:rsidR="009455F5">
                <w:t xml:space="preserve">intersecting </w:t>
              </w:r>
            </w:ins>
            <w:commentRangeStart w:id="123"/>
            <w:commentRangeStart w:id="124"/>
            <w:r w:rsidRPr="00C63A46">
              <w:t xml:space="preserve">polygon objects </w:t>
            </w:r>
            <w:commentRangeEnd w:id="123"/>
            <w:r w:rsidR="00DD7194" w:rsidRPr="00C63A46">
              <w:rPr>
                <w:rStyle w:val="CommentReference"/>
                <w:sz w:val="20"/>
                <w:szCs w:val="20"/>
              </w:rPr>
              <w:commentReference w:id="123"/>
            </w:r>
            <w:commentRangeEnd w:id="124"/>
            <w:r w:rsidR="00E0078F" w:rsidRPr="00C63A46">
              <w:rPr>
                <w:rStyle w:val="CommentReference"/>
                <w:sz w:val="20"/>
                <w:szCs w:val="20"/>
              </w:rPr>
              <w:commentReference w:id="124"/>
            </w:r>
            <w:r w:rsidRPr="00C63A46">
              <w:t xml:space="preserve">inside cell; Calculate statistics for </w:t>
            </w:r>
            <w:ins w:id="125" w:author="Richard Wen" w:date="2025-12-22T18:41:00Z">
              <w:r w:rsidR="009455F5">
                <w:t>intersecting</w:t>
              </w:r>
              <w:r w:rsidR="00996DE8">
                <w:t xml:space="preserve"> </w:t>
              </w:r>
            </w:ins>
            <w:r w:rsidRPr="00C63A46">
              <w:t>polygon areas</w:t>
            </w:r>
            <w:ins w:id="126" w:author="Richard Wen" w:date="2025-12-22T20:52:00Z">
              <w:r w:rsidR="00C5423D">
                <w:t>/</w:t>
              </w:r>
            </w:ins>
            <w:del w:id="127" w:author="Richard Wen" w:date="2025-12-22T20:52:00Z">
              <w:r w:rsidRPr="00C63A46" w:rsidDel="00C5423D">
                <w:delText xml:space="preserve">, </w:delText>
              </w:r>
            </w:del>
            <w:r w:rsidRPr="00C63A46">
              <w:t>lengths</w:t>
            </w:r>
            <w:ins w:id="128" w:author="Richard Wen" w:date="2025-12-22T20:52:00Z">
              <w:r w:rsidR="00C5423D">
                <w:t>/</w:t>
              </w:r>
            </w:ins>
            <w:del w:id="129" w:author="Richard Wen" w:date="2025-12-22T20:52:00Z">
              <w:r w:rsidRPr="00C63A46" w:rsidDel="00C5423D">
                <w:delText xml:space="preserve">, and </w:delText>
              </w:r>
            </w:del>
            <w:r w:rsidRPr="00C63A46">
              <w:t>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186DA8">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186DA8">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186DA8">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186DA8">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186DA8">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186DA8">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701EA12F" w:rsidR="003850DF" w:rsidRPr="00D90430" w:rsidRDefault="008F45DF" w:rsidP="003850DF">
      <w:pPr>
        <w:pStyle w:val="MDPI31text"/>
      </w:pPr>
      <w:r>
        <w:rPr>
          <w:lang w:val="en"/>
        </w:rPr>
        <w:t>For the case study, we applied Automated Machine Learning (</w:t>
      </w:r>
      <w:proofErr w:type="spellStart"/>
      <w:r>
        <w:rPr>
          <w:lang w:val="en"/>
        </w:rPr>
        <w:t>AutoML</w:t>
      </w:r>
      <w:proofErr w:type="spellEnd"/>
      <w:r>
        <w:rPr>
          <w:lang w:val="en"/>
        </w:rPr>
        <w:t xml:space="preserve">)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7837A4">
        <w:rPr>
          <w:lang w:val="en"/>
        </w:rPr>
        <w:instrText xml:space="preserve"> ADDIN ZOTERO_ITEM CSL_CITATION {"citationID":"N0nnNcku","properties":{"formattedCitation":"[95]","plainCitation":"[95]","noteIndex":0},"citationItems":[{"id":1880,"uris":["http://zotero.org/users/6749620/items/V4LN3Y27"],"itemData":{"id":1880,"type":"chapter","abstract":"Automated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outlined.","collection-title":"Natural Computing Series","container-title":"Automated Design of Machine Learning and Search Algorithms","event-place":"Cham","ISBN":"978-3-030-72069-8","language":"en","note":"DOI: 10.1007/978-3-030-72069-8_2","page":"11-28","publisher":"Springer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Jair"}],"editor":[{"family":"Pillay","given":"Nelishia"},{"family":"Qu","given":"Rong"}],"accessed":{"date-parts":[["2022",6,19]]},"issued":{"date-parts":[["2021"]]}}}],"schema":"https://github.com/citation-style-language/schema/raw/master/csl-citation.json"} </w:instrText>
      </w:r>
      <w:r w:rsidR="009662EF">
        <w:rPr>
          <w:lang w:val="en"/>
        </w:rPr>
        <w:fldChar w:fldCharType="separate"/>
      </w:r>
      <w:r w:rsidR="007837A4" w:rsidRPr="007837A4">
        <w:t>[95]</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w:t>
      </w:r>
      <w:proofErr w:type="spellStart"/>
      <w:r w:rsidR="007778F3">
        <w:rPr>
          <w:lang w:val="en"/>
        </w:rPr>
        <w:t>AutoML</w:t>
      </w:r>
      <w:proofErr w:type="spellEnd"/>
      <w:r w:rsidR="007778F3">
        <w:rPr>
          <w:lang w:val="en"/>
        </w:rPr>
        <w:t xml:space="preserve">: </w:t>
      </w:r>
      <w:r w:rsidR="007778F3" w:rsidRPr="000537A3">
        <w:rPr>
          <w:i/>
          <w:iCs/>
          <w:lang w:val="en"/>
        </w:rPr>
        <w:t>auto-</w:t>
      </w:r>
      <w:proofErr w:type="spellStart"/>
      <w:r w:rsidR="007778F3" w:rsidRPr="000537A3">
        <w:rPr>
          <w:i/>
          <w:iCs/>
          <w:lang w:val="en"/>
        </w:rPr>
        <w:t>sklearn</w:t>
      </w:r>
      <w:proofErr w:type="spellEnd"/>
      <w:r w:rsidR="007778F3">
        <w:rPr>
          <w:lang w:val="en"/>
        </w:rPr>
        <w:t xml:space="preserve"> and </w:t>
      </w:r>
      <w:proofErr w:type="spellStart"/>
      <w:r w:rsidR="007778F3" w:rsidRPr="000537A3">
        <w:rPr>
          <w:i/>
          <w:iCs/>
          <w:lang w:val="en"/>
        </w:rPr>
        <w:t>tpot</w:t>
      </w:r>
      <w:proofErr w:type="spellEnd"/>
      <w:r w:rsidR="007778F3">
        <w:rPr>
          <w:lang w:val="en"/>
        </w:rPr>
        <w:t xml:space="preserve">. The package </w:t>
      </w:r>
      <w:r w:rsidR="007778F3" w:rsidRPr="000537A3">
        <w:rPr>
          <w:i/>
          <w:iCs/>
          <w:lang w:val="en"/>
        </w:rPr>
        <w:t>auto-</w:t>
      </w:r>
      <w:proofErr w:type="spellStart"/>
      <w:r w:rsidR="007778F3" w:rsidRPr="000537A3">
        <w:rPr>
          <w:i/>
          <w:iCs/>
          <w:lang w:val="en"/>
        </w:rPr>
        <w:t>sklearn</w:t>
      </w:r>
      <w:proofErr w:type="spellEnd"/>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7837A4">
        <w:rPr>
          <w:lang w:val="en"/>
        </w:rPr>
        <w:instrText xml:space="preserve"> ADDIN ZOTERO_ITEM CSL_CITATION {"citationID":"tnmdlVZN","properties":{"formattedCitation":"[96]","plainCitation":"[96]","noteIndex":0},"citationItems":[{"id":1063,"uris":["http://zotero.org/users/6749620/items/YS8IMQNU"],"itemData":{"id":1063,"type":"chapter","container-title":"Advances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2A6A1E">
        <w:rPr>
          <w:lang w:val="en"/>
        </w:rPr>
        <w:fldChar w:fldCharType="separate"/>
      </w:r>
      <w:r w:rsidR="007837A4" w:rsidRPr="007837A4">
        <w:t>[96]</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7837A4">
        <w:rPr>
          <w:lang w:val="en"/>
        </w:rPr>
        <w:instrText xml:space="preserve"> ADDIN ZOTERO_ITEM CSL_CITATION {"citationID":"U1uW3KD2","properties":{"formattedCitation":"[97]","plainCitation":"[97]","noteIndex":0},"citationItems":[{"id":2214,"uris":["http://zotero.org/users/6749620/items/7VRJ7XM6"],"itemData":{"id":2214,"type":"article-journal","abstract":"Different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Meta-Learning","volume":"18","author":[{"family":"Vilalta","given":"Ricardo"},{"family":"Drissi","given":"Youssef"}],"issued":{"date-parts":[["2002",6,1]]}}}],"schema":"https://github.com/citation-style-language/schema/raw/master/csl-citation.json"} </w:instrText>
      </w:r>
      <w:r w:rsidR="002A6A1E">
        <w:rPr>
          <w:lang w:val="en"/>
        </w:rPr>
        <w:fldChar w:fldCharType="separate"/>
      </w:r>
      <w:r w:rsidR="007837A4" w:rsidRPr="007837A4">
        <w:t>[97]</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7837A4">
        <w:rPr>
          <w:lang w:val="en"/>
        </w:rPr>
        <w:instrText xml:space="preserve"> ADDIN ZOTERO_ITEM CSL_CITATION {"citationID":"nQvZjUXy","properties":{"formattedCitation":"[98]","plainCitation":"[98]","noteIndex":0},"citationItems":[{"id":1335,"uris":["http://zotero.org/users/6749620/items/D9TSECMD"],"itemData":{"id":1335,"type":"paper-conference","abstract":"We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selection.","collection-title":"ICML '04","container-title":"Proceedings of the twenty-first international conference on Machine learning","DOI":"10.1145/1015330.1015432","event-place":"New York, NY, USA","ISBN":"978-1-58113-838-2","page":"18","publisher":"Association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schema":"https://github.com/citation-style-language/schema/raw/master/csl-citation.json"} </w:instrText>
      </w:r>
      <w:r w:rsidR="002A6A1E">
        <w:rPr>
          <w:lang w:val="en"/>
        </w:rPr>
        <w:fldChar w:fldCharType="separate"/>
      </w:r>
      <w:r w:rsidR="007837A4" w:rsidRPr="007837A4">
        <w:t>[98]</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7837A4">
        <w:rPr>
          <w:lang w:val="en"/>
        </w:rPr>
        <w:instrText xml:space="preserve"> ADDIN ZOTERO_ITEM CSL_CITATION {"citationID":"TA6HuCNJ","properties":{"formattedCitation":"[99,100]","plainCitation":"[99,100]","noteIndex":0},"citationItems":[{"id":1978,"uris":["http://zotero.org/users/6749620/items/MPZ8F3N3"],"itemData":{"id":1978,"type":"article-journal","container-title":"Advances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1332,"uris":["http://zotero.org/users/6749620/items/HHNIN4WU"],"itemData":{"id":1332,"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Auto-sklearn.","container-title":"Automated Machine Learning","event-place":"Cham","ISBN":"978-3-030-05317-8","language":"en","note":"collection-title: The Springer Series on Challenges in Machine Learning\nDOI: 10.1007/978-3-030-05318-5_6","page":"113-134","publisher":"Springer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9C7661">
        <w:rPr>
          <w:lang w:val="en"/>
        </w:rPr>
        <w:fldChar w:fldCharType="separate"/>
      </w:r>
      <w:r w:rsidR="007837A4" w:rsidRPr="007837A4">
        <w:t>[99,100]</w:t>
      </w:r>
      <w:r w:rsidR="009C7661">
        <w:rPr>
          <w:lang w:val="en"/>
        </w:rPr>
        <w:fldChar w:fldCharType="end"/>
      </w:r>
      <w:r w:rsidR="007778F3">
        <w:rPr>
          <w:lang w:val="en"/>
        </w:rPr>
        <w:t>.</w:t>
      </w:r>
      <w:r w:rsidR="000537A3">
        <w:rPr>
          <w:lang w:val="en"/>
        </w:rPr>
        <w:t xml:space="preserve"> The package </w:t>
      </w:r>
      <w:proofErr w:type="spellStart"/>
      <w:r w:rsidR="000537A3" w:rsidRPr="00C63EDA">
        <w:rPr>
          <w:i/>
          <w:iCs/>
          <w:lang w:val="en"/>
        </w:rPr>
        <w:t>tpot</w:t>
      </w:r>
      <w:proofErr w:type="spellEnd"/>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7837A4">
        <w:rPr>
          <w:lang w:val="en"/>
        </w:rPr>
        <w:instrText xml:space="preserve"> ADDIN ZOTERO_ITEM CSL_CITATION {"citationID":"RGP9X19Z","properties":{"formattedCitation":"[101]","plainCitation":"[101]","noteIndex":0},"citationItems":[{"id":2504,"uris":["http://zotero.org/users/6749620/items/W7NQNMJL"],"itemData":{"id":2504,"type":"book","abstract":"Genetic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techniques.","ISBN":"978-3-662-04726-2","language":"en","note":"Google-Books-ID: zsaqCAAAQBAJ","number-of-pages":"265","publisher":"Springer Science &amp; Business Media","source":"Google Books","title":"Foundations of Genetic Programming","author":[{"family":"Langdon","given":"William B."},{"family":"Poli","given":"Riccardo"}],"issued":{"date-parts":[["2013",3,9]]}}}],"schema":"https://github.com/citation-style-language/schema/raw/master/csl-citation.json"} </w:instrText>
      </w:r>
      <w:r w:rsidR="002A6A1E">
        <w:rPr>
          <w:lang w:val="en"/>
        </w:rPr>
        <w:fldChar w:fldCharType="separate"/>
      </w:r>
      <w:r w:rsidR="007837A4" w:rsidRPr="007837A4">
        <w:t>[101]</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7837A4">
        <w:rPr>
          <w:lang w:val="en"/>
        </w:rPr>
        <w:instrText xml:space="preserve"> ADDIN ZOTERO_ITEM CSL_CITATION {"citationID":"NKqpimaY","properties":{"formattedCitation":"[102,102]","plainCitation":"[102,102]","noteIndex":0},"citationItems":[{"id":1344,"uris":["http://zotero.org/users/6749620/items/87X5S4X6"],"itemData":{"id":1344,"type":"paper-conference","abstract":"As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747D53">
        <w:rPr>
          <w:lang w:val="en"/>
        </w:rPr>
        <w:fldChar w:fldCharType="separate"/>
      </w:r>
      <w:r w:rsidR="007837A4" w:rsidRPr="007837A4">
        <w:t>[102,102]</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models sub-component contained both </w:t>
      </w:r>
      <w:r w:rsidR="001F2E78">
        <w:rPr>
          <w:i/>
          <w:iCs/>
          <w:lang w:val="en"/>
        </w:rPr>
        <w:t>auto-</w:t>
      </w:r>
      <w:proofErr w:type="spellStart"/>
      <w:r w:rsidR="001F2E78">
        <w:rPr>
          <w:i/>
          <w:iCs/>
          <w:lang w:val="en"/>
        </w:rPr>
        <w:t>sklearn</w:t>
      </w:r>
      <w:proofErr w:type="spellEnd"/>
      <w:r w:rsidR="001F2E78">
        <w:rPr>
          <w:lang w:val="en"/>
        </w:rPr>
        <w:t xml:space="preserve"> and </w:t>
      </w:r>
      <w:proofErr w:type="spellStart"/>
      <w:r w:rsidR="001F2E78">
        <w:rPr>
          <w:i/>
          <w:iCs/>
          <w:lang w:val="en"/>
        </w:rPr>
        <w:t>tpot</w:t>
      </w:r>
      <w:proofErr w:type="spellEnd"/>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7837A4">
        <w:rPr>
          <w:lang w:val="en"/>
        </w:rPr>
        <w:instrText xml:space="preserve"> ADDIN ZOTERO_ITEM CSL_CITATION {"citationID":"fgE8Qzq8","properties":{"formattedCitation":"[103]","plainCitation":"[103]","noteIndex":0},"citationItems":[{"id":2497,"uris":["http://zotero.org/users/6749620/items/6UJ3QDST"],"itemData":{"id":2497,"type":"article-journal","container-title":"Climate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J."},{"family":"Matsuura","given":"Kenji"}],"issued":{"date-parts":[["2005"]]}}}],"schema":"https://github.com/citation-style-language/schema/raw/master/csl-citation.json"} </w:instrText>
      </w:r>
      <w:r w:rsidR="00B16726">
        <w:rPr>
          <w:lang w:val="en"/>
        </w:rPr>
        <w:fldChar w:fldCharType="separate"/>
      </w:r>
      <w:r w:rsidR="007837A4" w:rsidRPr="007837A4">
        <w:t>[103]</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w:t>
      </w:r>
      <w:proofErr w:type="spellStart"/>
      <w:r w:rsidR="00D90430">
        <w:rPr>
          <w:i/>
          <w:iCs/>
          <w:lang w:val="en"/>
        </w:rPr>
        <w:t>sklearn</w:t>
      </w:r>
      <w:proofErr w:type="spellEnd"/>
      <w:r w:rsidR="00D90430">
        <w:rPr>
          <w:lang w:val="en"/>
        </w:rPr>
        <w:t xml:space="preserve"> and </w:t>
      </w:r>
      <w:proofErr w:type="spellStart"/>
      <w:r w:rsidR="00D90430">
        <w:rPr>
          <w:i/>
          <w:iCs/>
          <w:lang w:val="en"/>
        </w:rPr>
        <w:t>tpot</w:t>
      </w:r>
      <w:proofErr w:type="spellEnd"/>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71D45645"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7837A4">
        <w:rPr>
          <w:lang w:val="en"/>
        </w:rPr>
        <w:instrText xml:space="preserve"> ADDIN ZOTERO_ITEM CSL_CITATION {"citationID":"iDGq183s","properties":{"formattedCitation":"[65]","plainCitation":"[65]","noteIndex":0},"citationItems":[{"id":1263,"uris":["http://zotero.org/users/6749620/items/6DLYZ9SY"],"itemData":{"id":1263,"type":"article-journal","abstract":"Measuring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3A18B8">
        <w:rPr>
          <w:lang w:val="en"/>
        </w:rPr>
        <w:fldChar w:fldCharType="separate"/>
      </w:r>
      <w:r w:rsidR="007837A4" w:rsidRPr="007837A4">
        <w:t>[65]</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7837A4">
        <w:rPr>
          <w:lang w:val="en"/>
        </w:rPr>
        <w:instrText xml:space="preserve"> ADDIN ZOTERO_ITEM CSL_CITATION {"citationID":"a5h2jpdkj6","properties":{"formattedCitation":"[96]","plainCitation":"[96]","noteIndex":0},"citationItems":[{"id":1063,"uris":["http://zotero.org/users/6749620/items/YS8IMQNU"],"itemData":{"id":1063,"type":"chapter","container-title":"Advances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775A7C">
        <w:rPr>
          <w:lang w:val="en"/>
        </w:rPr>
        <w:fldChar w:fldCharType="separate"/>
      </w:r>
      <w:r w:rsidR="007837A4" w:rsidRPr="007837A4">
        <w:t>[96]</w:t>
      </w:r>
      <w:r w:rsidR="00775A7C">
        <w:rPr>
          <w:lang w:val="en"/>
        </w:rPr>
        <w:fldChar w:fldCharType="end"/>
      </w:r>
      <w:r w:rsidR="006A185E">
        <w:rPr>
          <w:lang w:val="en"/>
        </w:rPr>
        <w:t xml:space="preserve"> </w:t>
      </w:r>
      <w:r w:rsidR="006A185E">
        <w:rPr>
          <w:lang w:val="en"/>
        </w:rPr>
        <w:lastRenderedPageBreak/>
        <w:t>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commentRangeStart w:id="130"/>
      <w:r w:rsidRPr="001F31D1">
        <w:t>3. Results</w:t>
      </w:r>
      <w:commentRangeEnd w:id="130"/>
      <w:r w:rsidR="00380E09" w:rsidRPr="001F31D1">
        <w:rPr>
          <w:rStyle w:val="CommentReference"/>
          <w:sz w:val="20"/>
          <w:szCs w:val="22"/>
        </w:rPr>
        <w:commentReference w:id="130"/>
      </w:r>
    </w:p>
    <w:p w14:paraId="71D85416" w14:textId="7BDBF366"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del w:id="131" w:author="Richard Wen" w:date="2026-02-28T00:32:00Z">
        <w:r w:rsidR="00C86FA4" w:rsidDel="007740FD">
          <w:rPr>
            <w:lang w:val="en"/>
          </w:rPr>
          <w:delText>(</w:delText>
        </w:r>
      </w:del>
      <w:r w:rsidR="00C86FA4">
        <w:rPr>
          <w:lang w:val="en"/>
        </w:rPr>
        <w:t>Q1</w:t>
      </w:r>
      <w:del w:id="132" w:author="Richard Wen" w:date="2026-02-28T00:33:00Z">
        <w:r w:rsidR="00C86FA4" w:rsidDel="007740FD">
          <w:rPr>
            <w:lang w:val="en"/>
          </w:rPr>
          <w:delText xml:space="preserve">) </w:delText>
        </w:r>
        <w:r w:rsidR="00B534A9" w:rsidDel="007740FD">
          <w:rPr>
            <w:lang w:val="en"/>
          </w:rPr>
          <w:delText>h</w:delText>
        </w:r>
        <w:r w:rsidR="00C86FA4" w:rsidDel="007740FD">
          <w:rPr>
            <w:lang w:val="en"/>
          </w:rPr>
          <w:delText xml:space="preserve">ow do we model geo-interventions? and (Q2) </w:delText>
        </w:r>
        <w:r w:rsidR="00B534A9" w:rsidDel="007740FD">
          <w:rPr>
            <w:lang w:val="en"/>
          </w:rPr>
          <w:delText>h</w:delText>
        </w:r>
        <w:r w:rsidR="00C86FA4" w:rsidDel="007740FD">
          <w:rPr>
            <w:lang w:val="en"/>
          </w:rPr>
          <w:delText>ow do we generate geo-</w:delText>
        </w:r>
        <w:r w:rsidR="00B205A0" w:rsidDel="007740FD">
          <w:rPr>
            <w:lang w:val="en"/>
          </w:rPr>
          <w:delText>interventions?</w:delText>
        </w:r>
      </w:del>
      <w:ins w:id="133" w:author="Richard Wen" w:date="2026-02-28T00:33:00Z">
        <w:r w:rsidR="007740FD">
          <w:rPr>
            <w:lang w:val="en"/>
          </w:rPr>
          <w:t>-Q2.</w:t>
        </w:r>
      </w:ins>
      <w:r w:rsidR="001C5845">
        <w:rPr>
          <w:lang w:val="en"/>
        </w:rPr>
        <w:t xml:space="preserve"> </w:t>
      </w:r>
      <w:r w:rsidR="00580904">
        <w:rPr>
          <w:lang w:val="en"/>
        </w:rPr>
        <w:t xml:space="preserve">For </w:t>
      </w:r>
      <w:del w:id="134" w:author="Richard Wen" w:date="2026-02-28T00:33:00Z">
        <w:r w:rsidR="00580904" w:rsidDel="007740FD">
          <w:rPr>
            <w:lang w:val="en"/>
          </w:rPr>
          <w:delText>question (</w:delText>
        </w:r>
      </w:del>
      <w:r w:rsidR="00580904">
        <w:rPr>
          <w:lang w:val="en"/>
        </w:rPr>
        <w:t>Q1</w:t>
      </w:r>
      <w:del w:id="135" w:author="Richard Wen" w:date="2026-02-28T00:33:00Z">
        <w:r w:rsidR="00580904" w:rsidDel="007740FD">
          <w:rPr>
            <w:lang w:val="en"/>
          </w:rPr>
          <w:delText>)</w:delText>
        </w:r>
      </w:del>
      <w:r w:rsidR="00580904">
        <w:rPr>
          <w:lang w:val="en"/>
        </w:rPr>
        <w:t>, the framework structured a data modelling process to create prediction models for a target outcome associated with potential geo-interventions, while</w:t>
      </w:r>
      <w:r w:rsidR="004F19FE">
        <w:rPr>
          <w:lang w:val="en"/>
        </w:rPr>
        <w:t xml:space="preserve"> for </w:t>
      </w:r>
      <w:del w:id="136" w:author="Richard Wen" w:date="2026-02-28T00:33:00Z">
        <w:r w:rsidR="004F19FE" w:rsidDel="006D194E">
          <w:rPr>
            <w:lang w:val="en"/>
          </w:rPr>
          <w:delText>question (</w:delText>
        </w:r>
      </w:del>
      <w:r w:rsidR="004F19FE">
        <w:rPr>
          <w:lang w:val="en"/>
        </w:rPr>
        <w:t>Q2</w:t>
      </w:r>
      <w:del w:id="137" w:author="Richard Wen" w:date="2026-02-28T00:33:00Z">
        <w:r w:rsidR="004F19FE" w:rsidDel="006D194E">
          <w:rPr>
            <w:lang w:val="en"/>
          </w:rPr>
          <w:delText>)</w:delText>
        </w:r>
      </w:del>
      <w:r w:rsidR="004F19FE">
        <w:rPr>
          <w:lang w:val="en"/>
        </w:rPr>
        <w:t xml:space="preserve">,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w:t>
      </w:r>
      <w:ins w:id="138" w:author="Richard Wen" w:date="2026-02-28T00:33:00Z">
        <w:r w:rsidR="00DE380A">
          <w:rPr>
            <w:lang w:val="en"/>
          </w:rPr>
          <w:t xml:space="preserve"> Q3</w:t>
        </w:r>
      </w:ins>
      <w:del w:id="139" w:author="Richard Wen" w:date="2026-02-28T00:33:00Z">
        <w:r w:rsidR="00CF0304" w:rsidDel="00DE380A">
          <w:rPr>
            <w:lang w:val="en"/>
          </w:rPr>
          <w:delText xml:space="preserve"> (Q3) </w:delText>
        </w:r>
        <w:r w:rsidR="005D199E" w:rsidDel="00DE380A">
          <w:rPr>
            <w:lang w:val="en"/>
          </w:rPr>
          <w:delText>how do we apply the geo-intervention generation framework using available models and data?</w:delText>
        </w:r>
      </w:del>
      <w:ins w:id="140" w:author="Richard Wen" w:date="2026-02-28T00:33:00Z">
        <w:r w:rsidR="00DE380A">
          <w:rPr>
            <w:lang w:val="en"/>
          </w:rPr>
          <w:t>.</w:t>
        </w:r>
      </w:ins>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commentRangeStart w:id="141"/>
      <w:commentRangeStart w:id="142"/>
      <w:r>
        <w:t>3</w:t>
      </w:r>
      <w:r w:rsidRPr="000672EC">
        <w:t>.</w:t>
      </w:r>
      <w:r>
        <w:t>1</w:t>
      </w:r>
      <w:r w:rsidRPr="000672EC">
        <w:t xml:space="preserve">. </w:t>
      </w:r>
      <w:r w:rsidR="003B6E53">
        <w:t>Geo-intervention Modelling Framework</w:t>
      </w:r>
      <w:commentRangeEnd w:id="141"/>
      <w:r w:rsidR="00815FC5">
        <w:rPr>
          <w:rStyle w:val="CommentReference"/>
          <w:sz w:val="20"/>
          <w:szCs w:val="22"/>
        </w:rPr>
        <w:commentReference w:id="141"/>
      </w:r>
      <w:commentRangeEnd w:id="142"/>
      <w:r w:rsidR="0053364C">
        <w:rPr>
          <w:rStyle w:val="CommentReference"/>
          <w:sz w:val="20"/>
          <w:szCs w:val="22"/>
        </w:rPr>
        <w:commentReference w:id="142"/>
      </w:r>
    </w:p>
    <w:p w14:paraId="226A637C" w14:textId="0B571FF5" w:rsidR="007442A9" w:rsidRPr="00A37069" w:rsidRDefault="003B0B48" w:rsidP="00F701BB">
      <w:pPr>
        <w:pStyle w:val="MDPI31text"/>
        <w:rPr>
          <w:b/>
          <w:snapToGrid/>
          <w:sz w:val="16"/>
          <w:szCs w:val="16"/>
          <w:rPrChange w:id="143" w:author="Richard Wen" w:date="2026-02-27T18:15:00Z">
            <w:rPr/>
          </w:rPrChange>
        </w:rPr>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ins w:id="144" w:author="Richard Wen" w:date="2026-02-27T18:09:00Z">
        <w:r w:rsidR="006B347D">
          <w:t xml:space="preserve"> </w:t>
        </w:r>
      </w:ins>
      <w:moveToRangeStart w:id="145" w:author="Richard Wen" w:date="2026-02-27T18:09:00Z" w:name="move223108167"/>
      <w:moveTo w:id="146" w:author="Richard Wen" w:date="2026-02-27T18:09:00Z">
        <w:r w:rsidR="006B347D" w:rsidRPr="00FA4979">
          <w:t xml:space="preserve">The </w:t>
        </w:r>
      </w:moveTo>
      <w:ins w:id="147" w:author="Richard Wen" w:date="2026-02-27T18:09:00Z">
        <w:r w:rsidR="006B347D">
          <w:t xml:space="preserve">relevant </w:t>
        </w:r>
      </w:ins>
      <w:moveTo w:id="148" w:author="Richard Wen" w:date="2026-02-27T18:09:00Z">
        <w:r w:rsidR="006B347D" w:rsidRPr="00FA4979">
          <w:t xml:space="preserve">raster sub-component was optionally included as raster data can be processed into vector structured data with various GIS approaches (e.g., polygon grids </w:t>
        </w:r>
        <w:r w:rsidR="006B347D" w:rsidRPr="00FA4979">
          <w:fldChar w:fldCharType="begin"/>
        </w:r>
        <w:r w:rsidR="006B347D">
          <w:instrText xml:space="preserve"> ADDIN ZOTERO_ITEM CSL_CITATION {"citationID":"l04kHQEH","properties":{"formattedCitation":"[42]","plainCitation":"[42]","noteIndex":0},"citationItems":[{"id":2291,"uris":["http://zotero.org/users/6749620/items/6ZKSVIRH"],"itemData":{"id":2291,"type":"article-journal","container-title":"Photogrammetric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6B347D" w:rsidRPr="00FA4979">
          <w:fldChar w:fldCharType="separate"/>
        </w:r>
        <w:r w:rsidR="006B347D" w:rsidRPr="007837A4">
          <w:t>[42]</w:t>
        </w:r>
        <w:r w:rsidR="006B347D" w:rsidRPr="00FA4979">
          <w:fldChar w:fldCharType="end"/>
        </w:r>
        <w:r w:rsidR="006B347D" w:rsidRPr="00FA4979">
          <w:t xml:space="preserve">, edge-tracing </w:t>
        </w:r>
        <w:r w:rsidR="006B347D" w:rsidRPr="00FA4979">
          <w:fldChar w:fldCharType="begin"/>
        </w:r>
        <w:r w:rsidR="006B347D">
          <w:instrText xml:space="preserve"> ADDIN ZOTERO_ITEM CSL_CITATION {"citationID":"enbpowBm","properties":{"formattedCitation":"[43]","plainCitation":"[43]","noteIndex":0},"citationItems":[{"id":2290,"uris":["http://zotero.org/users/6749620/items/5LXK46SN"],"itemData":{"id":2290,"type":"article-journal","container-title":"Annals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6B347D" w:rsidRPr="00FA4979">
          <w:fldChar w:fldCharType="separate"/>
        </w:r>
        <w:r w:rsidR="006B347D" w:rsidRPr="007837A4">
          <w:t>[43]</w:t>
        </w:r>
        <w:r w:rsidR="006B347D" w:rsidRPr="00FA4979">
          <w:fldChar w:fldCharType="end"/>
        </w:r>
        <w:r w:rsidR="006B347D" w:rsidRPr="00FA4979">
          <w:t xml:space="preserve">, object detection </w:t>
        </w:r>
        <w:r w:rsidR="006B347D" w:rsidRPr="00FA4979">
          <w:fldChar w:fldCharType="begin"/>
        </w:r>
        <w:r w:rsidR="006B347D">
          <w:instrText xml:space="preserve"> ADDIN ZOTERO_ITEM CSL_CITATION {"citationID":"MqW25UtN","properties":{"formattedCitation":"[44]","plainCitation":"[44]","noteIndex":0},"citationItems":[{"id":2289,"uris":["http://zotero.org/users/6749620/items/KDTDUGIL"],"itemData":{"id":2289,"type":"article-journal","abstract":"Introduction: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6B347D" w:rsidRPr="00FA4979">
          <w:fldChar w:fldCharType="separate"/>
        </w:r>
        <w:r w:rsidR="006B347D" w:rsidRPr="007837A4">
          <w:t>[44]</w:t>
        </w:r>
        <w:r w:rsidR="006B347D" w:rsidRPr="00FA4979">
          <w:fldChar w:fldCharType="end"/>
        </w:r>
        <w:r w:rsidR="006B347D" w:rsidRPr="00FA4979">
          <w:t>).</w:t>
        </w:r>
      </w:moveTo>
      <w:ins w:id="149" w:author="Richard Wen" w:date="2026-02-27T18:09:00Z">
        <w:r w:rsidR="006B347D">
          <w:t xml:space="preserve"> </w:t>
        </w:r>
      </w:ins>
      <w:moveTo w:id="150" w:author="Richard Wen" w:date="2026-02-27T18:09:00Z">
        <w:del w:id="151" w:author="Richard Wen" w:date="2026-02-27T18:09:00Z">
          <w:r w:rsidR="006B347D" w:rsidRPr="00FA4979" w:rsidDel="006B347D">
            <w:delText xml:space="preserve"> </w:delText>
          </w:r>
        </w:del>
      </w:moveTo>
      <w:moveToRangeEnd w:id="145"/>
      <w:del w:id="152" w:author="Richard Wen" w:date="2026-02-27T18:09:00Z">
        <w:r w:rsidR="003A7882" w:rsidDel="006B347D">
          <w:delText xml:space="preserve"> </w:delText>
        </w:r>
      </w:del>
      <w:r w:rsidR="003A7882">
        <w:t>The</w:t>
      </w:r>
      <w:ins w:id="153" w:author="Richard Wen" w:date="2026-02-27T18:09:00Z">
        <w:r w:rsidR="006B347D">
          <w:t xml:space="preserve"> set of</w:t>
        </w:r>
      </w:ins>
      <w:del w:id="154" w:author="Richard Wen" w:date="2026-02-27T18:09:00Z">
        <w:r w:rsidR="003A7882" w:rsidDel="006B347D">
          <w:delText>se</w:delText>
        </w:r>
      </w:del>
      <w:r w:rsidR="003A7882">
        <w:t xml:space="preserve"> variables</w:t>
      </w:r>
      <w:ins w:id="155" w:author="Richard Wen" w:date="2026-02-27T18:09:00Z">
        <w:r w:rsidR="006B347D">
          <w:t xml:space="preserve"> from the spatial data component</w:t>
        </w:r>
      </w:ins>
      <w:r w:rsidR="003A7882">
        <w:t xml:space="preserve"> </w:t>
      </w:r>
      <w:r w:rsidR="002D3944">
        <w:t>were</w:t>
      </w:r>
      <w:r w:rsidR="003A7882">
        <w:t xml:space="preserve"> then used to build models that predict</w:t>
      </w:r>
      <w:r w:rsidR="005E56CE">
        <w:t>ed</w:t>
      </w:r>
      <w:r w:rsidR="003A7882">
        <w:t xml:space="preserve"> a target outcome</w:t>
      </w:r>
      <w:ins w:id="156" w:author="Richard Wen" w:date="2026-02-27T18:10:00Z">
        <w:r w:rsidR="006B347D">
          <w:t xml:space="preserve"> in the outcome modelling component. Here, a</w:t>
        </w:r>
      </w:ins>
      <w:del w:id="157" w:author="Richard Wen" w:date="2026-02-27T18:10:00Z">
        <w:r w:rsidR="003A7882" w:rsidDel="006B347D">
          <w:delText xml:space="preserve">, where </w:delText>
        </w:r>
        <w:r w:rsidR="00FA0DD6" w:rsidDel="006B347D">
          <w:delText>a</w:delText>
        </w:r>
      </w:del>
      <w:r w:rsidR="00FA0DD6">
        <w:t xml:space="preserve"> </w:t>
      </w:r>
      <w:r w:rsidR="003A7882">
        <w:t xml:space="preserve">model’s accuracy </w:t>
      </w:r>
      <w:r w:rsidR="007B2375">
        <w:t>was</w:t>
      </w:r>
      <w:r w:rsidR="003A7882">
        <w:t xml:space="preserve"> measured by a metric on the predicted outcomes.</w:t>
      </w:r>
      <w:ins w:id="158" w:author="Richard Wen" w:date="2026-02-27T18:10:00Z">
        <w:r w:rsidR="0092167B">
          <w:t xml:space="preserve"> </w:t>
        </w:r>
      </w:ins>
      <w:ins w:id="159" w:author="Richard Wen" w:date="2026-02-27T18:11:00Z">
        <w:r w:rsidR="0092167B">
          <w:t>This component was</w:t>
        </w:r>
        <w:r w:rsidR="0092167B">
          <w:rPr>
            <w:lang w:val="en"/>
          </w:rPr>
          <w:t xml:space="preserve"> divided into two main sub-component processes of models and model selection. Optionally, parameters can be included in each model to adjust model behaviors, with the goal of improving model performance. The models sub-component’s objective was to discover patterns in the variables that can predict an outcome variable with performance measured by the model metric sub-component. If more than one model was built, the model selection sub-component must be defined with a selection strategy or algorithm </w:t>
        </w:r>
        <w:r w:rsidR="0092167B">
          <w:t xml:space="preserve">(e.g., cross validation </w:t>
        </w:r>
        <w:r w:rsidR="0092167B">
          <w:fldChar w:fldCharType="begin"/>
        </w:r>
        <w:r w:rsidR="0092167B">
          <w:instrText xml:space="preserve"> ADDIN ZOTERO_ITEM CSL_CITATION {"citationID":"pXWEqA3O","properties":{"formattedCitation":"[62]","plainCitation":"[62]","noteIndex":0},"citationItems":[{"id":2270,"uris":["http://zotero.org/users/6749620/items/G8UHF2KM"],"itemData":{"id":2270,"type":"chapter","abstract":"Cross-validation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92167B">
          <w:fldChar w:fldCharType="separate"/>
        </w:r>
        <w:r w:rsidR="0092167B" w:rsidRPr="007837A4">
          <w:t>[62]</w:t>
        </w:r>
        <w:r w:rsidR="0092167B">
          <w:fldChar w:fldCharType="end"/>
        </w:r>
        <w:r w:rsidR="0092167B">
          <w:t xml:space="preserve">, selecting the model with the best model metric value) </w:t>
        </w:r>
        <w:r w:rsidR="0092167B">
          <w:rPr>
            <w:lang w:val="en"/>
          </w:rPr>
          <w:t xml:space="preserve">based on the predicted model outcomes and model metrics. This model selection process results in a best model being </w:t>
        </w:r>
      </w:ins>
      <w:ins w:id="160" w:author="Richard Wen" w:date="2026-02-27T18:12:00Z">
        <w:r w:rsidR="00A561BB">
          <w:rPr>
            <w:lang w:val="en"/>
          </w:rPr>
          <w:t>selected</w:t>
        </w:r>
      </w:ins>
      <w:del w:id="161" w:author="Richard Wen" w:date="2026-02-27T18:12:00Z">
        <w:r w:rsidR="001276ED" w:rsidDel="00A561BB">
          <w:delText xml:space="preserve"> The best model out of a test of several models </w:delText>
        </w:r>
        <w:r w:rsidR="0024381D" w:rsidDel="00A561BB">
          <w:delText>was</w:delText>
        </w:r>
        <w:r w:rsidR="001276ED" w:rsidDel="00A561BB">
          <w:delText xml:space="preserve"> selected</w:delText>
        </w:r>
      </w:del>
      <w:r w:rsidR="001276ED">
        <w:t xml:space="preserve"> to generate geo-interventions</w:t>
      </w:r>
      <w:ins w:id="162" w:author="Richard Wen" w:date="2026-02-27T18:13:00Z">
        <w:r w:rsidR="001F4CEE">
          <w:t xml:space="preserve"> in the geo-intervention generation component</w:t>
        </w:r>
      </w:ins>
      <w:del w:id="163" w:author="Richard Wen" w:date="2026-02-27T18:13:00Z">
        <w:r w:rsidR="001276ED" w:rsidDel="00E94180">
          <w:delText>, where this</w:delText>
        </w:r>
      </w:del>
      <w:ins w:id="164" w:author="Richard Wen" w:date="2026-02-27T18:13:00Z">
        <w:r w:rsidR="00E94180">
          <w:t>.</w:t>
        </w:r>
      </w:ins>
      <w:ins w:id="165" w:author="Richard Wen" w:date="2026-02-27T18:14:00Z">
        <w:r w:rsidR="00A37069">
          <w:t xml:space="preserve"> This component </w:t>
        </w:r>
        <w:r w:rsidR="00A37069">
          <w:rPr>
            <w:lang w:val="en"/>
          </w:rPr>
          <w:t xml:space="preserve">consisted of sub-components that formed an optimization </w:t>
        </w:r>
        <w:r w:rsidR="00A37069">
          <w:rPr>
            <w:lang w:val="en"/>
          </w:rPr>
          <w:lastRenderedPageBreak/>
          <w:t>problem, where the actions sub-component was optimized based on the constraints and outcome metric sub-components.</w:t>
        </w:r>
      </w:ins>
      <w:ins w:id="166" w:author="Richard Wen" w:date="2026-02-27T18:15:00Z">
        <w:r w:rsidR="00A37069">
          <w:rPr>
            <w:lang w:val="en"/>
          </w:rPr>
          <w:t xml:space="preserve"> The optimization algorithm</w:t>
        </w:r>
      </w:ins>
      <w:ins w:id="167" w:author="Richard Wen" w:date="2026-02-27T18:17:00Z">
        <w:r w:rsidR="00575AA4">
          <w:rPr>
            <w:lang w:val="en"/>
          </w:rPr>
          <w:t xml:space="preserve"> process</w:t>
        </w:r>
      </w:ins>
      <w:ins w:id="168" w:author="Richard Wen" w:date="2026-02-27T18:15:00Z">
        <w:r w:rsidR="00575AA4">
          <w:rPr>
            <w:lang w:val="en"/>
          </w:rPr>
          <w:t xml:space="preserve"> </w:t>
        </w:r>
        <w:r w:rsidR="00A37069">
          <w:rPr>
            <w:lang w:val="en"/>
          </w:rPr>
          <w:t>searched for the most optimal outcome metric value given the actions and optional constraints sub-components. The actions sub-component contained changes to the best model’s variables to produce a set of predicted outcomes associated with those changes, while the constraints sub-component contained limitations on the possible actions to optimize for based on prior knowledge. The outcome metrics sub-component sets the objective for the optimization algorithm sub-component, in which a measure is defined based on the predicted outcomes, and a minimization or maximization objective is chosen for the algorithm based on this measure. The optimization algorithm sub-component produced the best outcomes and geo-interventions sub-components based on optimizing for the selected outcome metric, which represents the generated geo-interventions and its associated predicted outcomes. These geo-interventions represented the most optimal actions for each of the locations to produce the optimal predicted outcomes, given the constraints set</w:t>
        </w:r>
        <w:r w:rsidR="00A37069">
          <w:rPr>
            <w:b/>
            <w:snapToGrid/>
            <w:sz w:val="16"/>
            <w:szCs w:val="16"/>
          </w:rPr>
          <w:t xml:space="preserve">. </w:t>
        </w:r>
      </w:ins>
      <w:del w:id="169" w:author="Richard Wen" w:date="2026-02-27T18:18:00Z">
        <w:r w:rsidR="001276ED" w:rsidDel="00FD24CD">
          <w:delText xml:space="preserve"> model’s predicted outcomes </w:delText>
        </w:r>
        <w:r w:rsidR="00786FFF" w:rsidDel="00FD24CD">
          <w:delText>were</w:delText>
        </w:r>
        <w:r w:rsidR="001276ED" w:rsidDel="00FD24CD">
          <w:delText xml:space="preserve"> optimized by searching for the best actions (changes in model variable values) that satisf</w:delText>
        </w:r>
        <w:r w:rsidR="003E29D1" w:rsidDel="00FD24CD">
          <w:delText>ied</w:delText>
        </w:r>
        <w:r w:rsidR="001276ED" w:rsidDel="00FD24CD">
          <w:delText xml:space="preserve"> action and location constraints set by the user.</w:delText>
        </w:r>
        <w:r w:rsidR="008E47AF" w:rsidDel="00FD24CD">
          <w:delText xml:space="preserve"> </w:delText>
        </w:r>
      </w:del>
      <w:r w:rsidR="00B33D7A">
        <w:t>Appendix A</w:t>
      </w:r>
      <w:r w:rsidR="008E47AF">
        <w:t xml:space="preserve"> </w:t>
      </w:r>
      <w:del w:id="170" w:author="Richard Wen" w:date="2026-02-27T18:54:00Z">
        <w:r w:rsidR="008E47AF" w:rsidDel="00590EAC">
          <w:delText>provid</w:delText>
        </w:r>
      </w:del>
      <w:ins w:id="171" w:author="Richard Wen" w:date="2026-02-27T18:54:00Z">
        <w:r w:rsidR="00590EAC">
          <w:t>illustrate</w:t>
        </w:r>
      </w:ins>
      <w:ins w:id="172" w:author="Richard Wen" w:date="2026-02-27T18:06:00Z">
        <w:r w:rsidR="00B33D7A">
          <w:t>s</w:t>
        </w:r>
      </w:ins>
      <w:del w:id="173" w:author="Richard Wen" w:date="2026-02-27T18:06:00Z">
        <w:r w:rsidR="008E47AF" w:rsidDel="00B33D7A">
          <w:delText>ing</w:delText>
        </w:r>
      </w:del>
      <w:r w:rsidR="008E47AF">
        <w:t xml:space="preserve"> minimal examples</w:t>
      </w:r>
      <w:ins w:id="174" w:author="Richard Wen" w:date="2026-02-27T18:06:00Z">
        <w:r w:rsidR="00B33D7A">
          <w:t xml:space="preserve"> of the three framework </w:t>
        </w:r>
      </w:ins>
      <w:ins w:id="175" w:author="Richard Wen" w:date="2026-02-27T18:07:00Z">
        <w:r w:rsidR="006B347D">
          <w:t>components</w:t>
        </w:r>
      </w:ins>
      <w:r w:rsidR="008E47AF">
        <w:t xml:space="preserve"> for better understanding</w:t>
      </w:r>
      <w:ins w:id="176" w:author="Richard Wen" w:date="2026-02-27T18:54:00Z">
        <w:r w:rsidR="00590EAC">
          <w:t>, while Appendix B provides common considerations when defining</w:t>
        </w:r>
      </w:ins>
      <w:ins w:id="177" w:author="Richard Wen" w:date="2026-02-27T18:55:00Z">
        <w:r w:rsidR="00590EAC">
          <w:t xml:space="preserve"> and applying</w:t>
        </w:r>
      </w:ins>
      <w:ins w:id="178" w:author="Richard Wen" w:date="2026-02-27T18:54:00Z">
        <w:r w:rsidR="00590EAC">
          <w:t xml:space="preserve"> framework components</w:t>
        </w:r>
      </w:ins>
      <w:ins w:id="179" w:author="Richard Wen" w:date="2026-02-27T18:55:00Z">
        <w:r w:rsidR="00590EAC">
          <w:t>.</w:t>
        </w:r>
      </w:ins>
      <w:del w:id="180" w:author="Richard Wen" w:date="2026-02-27T18:54:00Z">
        <w:r w:rsidR="005A01D8" w:rsidDel="00590EAC">
          <w:delText>.</w:delText>
        </w:r>
      </w:del>
      <w:del w:id="181" w:author="Richard Wen" w:date="2026-02-27T18:06:00Z">
        <w:r w:rsidR="00AD39DC" w:rsidDel="00090962">
          <w:delText xml:space="preserve"> </w:delText>
        </w:r>
      </w:del>
      <w:moveFromRangeStart w:id="182" w:author="Richard Wen" w:date="2026-02-27T17:53:00Z" w:name="move223107196"/>
      <w:moveFrom w:id="183" w:author="Richard Wen" w:date="2026-02-27T17:53:00Z">
        <w:r w:rsidR="00AD39DC" w:rsidRPr="00AD39DC" w:rsidDel="00FE0B67">
          <w:t>The Python code for the minimal examples is available at</w:t>
        </w:r>
        <w:r w:rsidR="003F4023" w:rsidDel="00FE0B67">
          <w:t xml:space="preserve"> </w:t>
        </w:r>
        <w:r w:rsidR="003F4023" w:rsidDel="00FE0B67">
          <w:fldChar w:fldCharType="begin"/>
        </w:r>
        <w:r w:rsidR="007837A4" w:rsidDel="00FE0B67">
          <w:instrText xml:space="preserve"> ADDIN ZOTERO_ITEM CSL_CITATION {"citationID":"akufekauhh","properties":{"formattedCitation":"[104]","plainCitation":"[104]","noteIndex":0},"citationItems":[{"id":2260,"uris":["http://zotero.org/users/6749620/items/J7ZPSY2Q"],"itemData":{"id":2260,"type":"webpage","license":"MIT","title":"Example: Geo-intervention Modelling Framework","URL":"https://github.com/rrwen/geointerv-paper/blob/main/src/example.ipynb","author":[{"literal":"Richard Wen"}],"accessed":{"date-parts":[["2025",2,4]]},"issued":{"date-parts":[["2025",2,4]]}}}],"schema":"https://github.com/citation-style-language/schema/raw/master/csl-citation.json"} </w:instrText>
        </w:r>
        <w:r w:rsidR="003F4023" w:rsidDel="00FE0B67">
          <w:fldChar w:fldCharType="separate"/>
        </w:r>
        <w:r w:rsidR="007837A4" w:rsidRPr="007837A4" w:rsidDel="00FE0B67">
          <w:t>[104]</w:t>
        </w:r>
        <w:r w:rsidR="003F4023" w:rsidDel="00FE0B67">
          <w:fldChar w:fldCharType="end"/>
        </w:r>
        <w:r w:rsidR="00AD39DC" w:rsidDel="00FE0B67">
          <w:t>.</w:t>
        </w:r>
      </w:moveFrom>
      <w:moveFromRangeEnd w:id="182"/>
    </w:p>
    <w:p w14:paraId="66774F68" w14:textId="77777777" w:rsidR="007442A9" w:rsidRDefault="007442A9" w:rsidP="0085307D">
      <w:pPr>
        <w:pStyle w:val="MDPI52figure"/>
        <w:jc w:val="right"/>
      </w:pPr>
      <w:r w:rsidRPr="000B5B48">
        <w:rPr>
          <w:noProof/>
          <w:lang w:val="en-CA" w:eastAsia="en-CA" w:bidi="ar-SA"/>
        </w:rPr>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3"/>
                    <a:stretch>
                      <a:fillRect/>
                    </a:stretch>
                  </pic:blipFill>
                  <pic:spPr>
                    <a:xfrm>
                      <a:off x="0" y="0"/>
                      <a:ext cx="4996982" cy="3419599"/>
                    </a:xfrm>
                    <a:prstGeom prst="rect">
                      <a:avLst/>
                    </a:prstGeom>
                  </pic:spPr>
                </pic:pic>
              </a:graphicData>
            </a:graphic>
          </wp:inline>
        </w:drawing>
      </w:r>
    </w:p>
    <w:p w14:paraId="4E63C2FB" w14:textId="0F927A3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6EADF105" w14:textId="05D8D72B" w:rsidR="00726107" w:rsidDel="009A4C1C" w:rsidRDefault="00726107" w:rsidP="00726107">
      <w:pPr>
        <w:pStyle w:val="MDPI23heading3"/>
        <w:rPr>
          <w:del w:id="184" w:author="Richard Wen" w:date="2026-02-27T18:15:00Z"/>
          <w:lang w:val="en"/>
        </w:rPr>
      </w:pPr>
      <w:del w:id="185" w:author="Richard Wen" w:date="2026-02-27T18:15:00Z">
        <w:r w:rsidDel="009A4C1C">
          <w:delText>3.1.1. Spatial Data Component</w:delText>
        </w:r>
      </w:del>
    </w:p>
    <w:p w14:paraId="4AF9DC30" w14:textId="5B53728C" w:rsidR="00726107" w:rsidRPr="00244520" w:rsidDel="009A4C1C" w:rsidRDefault="009D0AF4" w:rsidP="00FA4979">
      <w:pPr>
        <w:pStyle w:val="MDPI31text"/>
        <w:rPr>
          <w:del w:id="186" w:author="Richard Wen" w:date="2026-02-27T18:15:00Z"/>
        </w:rPr>
      </w:pPr>
      <w:del w:id="187" w:author="Richard Wen" w:date="2026-02-27T18:15:00Z">
        <w:r w:rsidRPr="00FA4979" w:rsidDel="009A4C1C">
          <w:delText>The spatial data component consist</w:delText>
        </w:r>
        <w:r w:rsidR="008B5972" w:rsidDel="009A4C1C">
          <w:delText>ed</w:delText>
        </w:r>
        <w:r w:rsidRPr="00FA4979" w:rsidDel="009A4C1C">
          <w:delText xml:space="preserve"> </w:delText>
        </w:r>
        <w:r w:rsidR="00875F0E" w:rsidRPr="00FA4979" w:rsidDel="009A4C1C">
          <w:delText>of optional sub-components raster and spatial feature engineering, along with required</w:delText>
        </w:r>
        <w:r w:rsidRPr="00FA4979" w:rsidDel="009A4C1C">
          <w:delText xml:space="preserve"> </w:delText>
        </w:r>
        <w:r w:rsidR="00875F0E" w:rsidRPr="00FA4979" w:rsidDel="009A4C1C">
          <w:delText>vector data sub-components</w:delText>
        </w:r>
        <w:r w:rsidR="00C812A1" w:rsidRPr="00FA4979" w:rsidDel="009A4C1C">
          <w:delText xml:space="preserve"> </w:delText>
        </w:r>
        <w:r w:rsidR="00875F0E" w:rsidRPr="00FA4979" w:rsidDel="009A4C1C">
          <w:delText>points, lines, and polygons</w:delText>
        </w:r>
        <w:r w:rsidR="00726107" w:rsidRPr="00FA4979" w:rsidDel="009A4C1C">
          <w:delText>.</w:delText>
        </w:r>
        <w:r w:rsidR="00D13A90" w:rsidRPr="00FA4979" w:rsidDel="009A4C1C">
          <w:delText xml:space="preserve"> </w:delText>
        </w:r>
      </w:del>
      <w:moveFromRangeStart w:id="188" w:author="Richard Wen" w:date="2026-02-27T18:09:00Z" w:name="move223108167"/>
      <w:moveFrom w:id="189" w:author="Richard Wen" w:date="2026-02-27T18:09:00Z">
        <w:del w:id="190" w:author="Richard Wen" w:date="2026-02-27T18:15:00Z">
          <w:r w:rsidR="000F4982" w:rsidRPr="00FA4979" w:rsidDel="009A4C1C">
            <w:delText xml:space="preserve">The raster </w:delText>
          </w:r>
          <w:r w:rsidR="00D13A90" w:rsidRPr="00FA4979" w:rsidDel="009A4C1C">
            <w:delText xml:space="preserve">sub-component </w:delText>
          </w:r>
          <w:r w:rsidR="000F4982" w:rsidRPr="00FA4979" w:rsidDel="009A4C1C">
            <w:delText xml:space="preserve">was optionally included as raster data can be processed into vector structured data with various GIS approaches (e.g., polygon grids </w:delText>
          </w:r>
          <w:r w:rsidR="000F4982" w:rsidRPr="00FA4979" w:rsidDel="009A4C1C">
            <w:fldChar w:fldCharType="begin"/>
          </w:r>
          <w:r w:rsidR="007837A4" w:rsidRPr="009A4C1C" w:rsidDel="009A4C1C">
            <w:delInstrText xml:space="preserve"> ADDIN ZOTERO_ITEM CSL_CITATION {"citationID":"l04kHQEH","properties":{"formattedCitation":"[42]","plainCitation":"[42]","noteIndex":0},"citationItems":[{"id":2291,"uris":["http://zotero.org/users/6749620/items/6ZKSVIRH"],"itemData":{"id":2291,"type":"article-journal","container-title":"Photogrammetric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delInstrText>
          </w:r>
          <w:r w:rsidR="000F4982" w:rsidRPr="00FA4979" w:rsidDel="009A4C1C">
            <w:fldChar w:fldCharType="separate"/>
          </w:r>
          <w:r w:rsidR="007837A4" w:rsidRPr="007837A4" w:rsidDel="009A4C1C">
            <w:delText>[42]</w:delText>
          </w:r>
          <w:r w:rsidR="000F4982" w:rsidRPr="00FA4979" w:rsidDel="009A4C1C">
            <w:fldChar w:fldCharType="end"/>
          </w:r>
          <w:r w:rsidR="000F4982" w:rsidRPr="00FA4979" w:rsidDel="009A4C1C">
            <w:delText xml:space="preserve">, edge-tracing </w:delText>
          </w:r>
          <w:r w:rsidR="000F4982" w:rsidRPr="00FA4979" w:rsidDel="009A4C1C">
            <w:fldChar w:fldCharType="begin"/>
          </w:r>
          <w:r w:rsidR="007837A4" w:rsidDel="009A4C1C">
            <w:delInstrText xml:space="preserve"> ADDIN ZOTERO_ITEM CSL_CITATION {"citationID":"enbpowBm","properties":{"formattedCitation":"[43]","plainCitation":"[43]","noteIndex":0},"citationItems":[{"id":2290,"uris":["http://zotero.org/users/6749620/items/5LXK46SN"],"itemData":{"id":2290,"type":"article-journal","container-title":"Annals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delInstrText>
          </w:r>
          <w:r w:rsidR="000F4982" w:rsidRPr="00FA4979" w:rsidDel="009A4C1C">
            <w:fldChar w:fldCharType="separate"/>
          </w:r>
          <w:r w:rsidR="007837A4" w:rsidRPr="007837A4" w:rsidDel="009A4C1C">
            <w:delText>[43]</w:delText>
          </w:r>
          <w:r w:rsidR="000F4982" w:rsidRPr="00FA4979" w:rsidDel="009A4C1C">
            <w:fldChar w:fldCharType="end"/>
          </w:r>
          <w:r w:rsidR="000F4982" w:rsidRPr="00FA4979" w:rsidDel="009A4C1C">
            <w:delText xml:space="preserve">, object detection </w:delText>
          </w:r>
          <w:r w:rsidR="000F4982" w:rsidRPr="00FA4979" w:rsidDel="009A4C1C">
            <w:fldChar w:fldCharType="begin"/>
          </w:r>
          <w:r w:rsidR="007837A4" w:rsidDel="009A4C1C">
            <w:delInstrText xml:space="preserve"> ADDIN ZOTERO_ITEM CSL_CITATION {"citationID":"MqW25UtN","properties":{"formattedCitation":"[44]","plainCitation":"[44]","noteIndex":0},"citationItems":[{"id":2289,"uris":["http://zotero.org/users/6749620/items/KDTDUGIL"],"itemData":{"id":2289,"type":"article-journal","abstract":"Introduction: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delInstrText>
          </w:r>
          <w:r w:rsidR="000F4982" w:rsidRPr="00FA4979" w:rsidDel="009A4C1C">
            <w:fldChar w:fldCharType="separate"/>
          </w:r>
          <w:r w:rsidR="007837A4" w:rsidRPr="007837A4" w:rsidDel="009A4C1C">
            <w:delText>[44]</w:delText>
          </w:r>
          <w:r w:rsidR="000F4982" w:rsidRPr="00FA4979" w:rsidDel="009A4C1C">
            <w:fldChar w:fldCharType="end"/>
          </w:r>
          <w:r w:rsidR="000F4982" w:rsidRPr="00FA4979" w:rsidDel="009A4C1C">
            <w:delText>).</w:delText>
          </w:r>
          <w:r w:rsidR="008E2E1C" w:rsidRPr="00FA4979" w:rsidDel="009A4C1C">
            <w:delText xml:space="preserve"> </w:delText>
          </w:r>
        </w:del>
      </w:moveFrom>
      <w:moveFromRangeEnd w:id="188"/>
      <w:del w:id="191" w:author="Richard Wen" w:date="2026-02-27T18:15:00Z">
        <w:r w:rsidR="008E2E1C" w:rsidRPr="00FA4979" w:rsidDel="009A4C1C">
          <w:delText>The vector data sub-components (points, lines, and polygons) then represent</w:delText>
        </w:r>
        <w:r w:rsidR="00EB77BA" w:rsidRPr="00FA4979" w:rsidDel="009A4C1C">
          <w:delText>ed</w:delText>
        </w:r>
        <w:r w:rsidR="008E2E1C" w:rsidRPr="00FA4979" w:rsidDel="009A4C1C">
          <w:delText xml:space="preserve"> the </w:delText>
        </w:r>
        <w:r w:rsidR="00162277" w:rsidRPr="00FA4979" w:rsidDel="009A4C1C">
          <w:delText>simplest</w:delText>
        </w:r>
        <w:r w:rsidR="008E2E1C" w:rsidRPr="00FA4979" w:rsidDel="009A4C1C">
          <w:delText xml:space="preserve"> geometries of spatial data, structured as ordered coordinates forming locations in the real-world</w:delText>
        </w:r>
        <w:r w:rsidR="00C34112" w:rsidRPr="00FA4979" w:rsidDel="009A4C1C">
          <w:delText xml:space="preserve">, while also containing several variables describing </w:delText>
        </w:r>
        <w:r w:rsidR="00045673" w:rsidRPr="00FA4979" w:rsidDel="009A4C1C">
          <w:delText>phenomena, entities, and characteristics at these</w:delText>
        </w:r>
        <w:r w:rsidR="00C34112" w:rsidRPr="00FA4979" w:rsidDel="009A4C1C">
          <w:delText xml:space="preserve"> locations</w:delText>
        </w:r>
        <w:r w:rsidR="008E2E1C" w:rsidRPr="00FA4979" w:rsidDel="009A4C1C">
          <w:delText xml:space="preserve">. </w:delText>
        </w:r>
        <w:r w:rsidR="00EB77BA" w:rsidRPr="00FA4979" w:rsidDel="009A4C1C">
          <w:delText>These vector sub-components</w:delText>
        </w:r>
        <w:r w:rsidR="00C34112" w:rsidRPr="00FA4979" w:rsidDel="009A4C1C">
          <w:delText xml:space="preserve"> </w:delText>
        </w:r>
        <w:r w:rsidR="005C6EA3" w:rsidRPr="00FA4979" w:rsidDel="009A4C1C">
          <w:delText>are optionally processed using a spatial feature engineering sub-component, which creates, modifies, or removes variables for each point, line, or polygo</w:delText>
        </w:r>
        <w:r w:rsidR="000D52CB" w:rsidDel="009A4C1C">
          <w:delText>n</w:delText>
        </w:r>
        <w:r w:rsidR="005C6EA3" w:rsidRPr="00FA4979" w:rsidDel="009A4C1C">
          <w:delText>.</w:delText>
        </w:r>
        <w:r w:rsidR="007027C3" w:rsidRPr="00FA4979" w:rsidDel="009A4C1C">
          <w:delText xml:space="preserve"> </w:delText>
        </w:r>
      </w:del>
      <w:del w:id="192" w:author="Richard Wen" w:date="2026-02-27T17:47:00Z">
        <w:r w:rsidR="007027C3" w:rsidRPr="00FA4979" w:rsidDel="00E232AF">
          <w:delText>Table 4 shows a</w:delText>
        </w:r>
        <w:r w:rsidR="0074566E" w:rsidDel="00E232AF">
          <w:delText xml:space="preserve"> simple</w:delText>
        </w:r>
        <w:r w:rsidR="007027C3" w:rsidRPr="00FA4979" w:rsidDel="00E232AF">
          <w:delText xml:space="preserve"> example of tabular data representing vector sub-components and processed variables from the spatial feature engineering sub-component.</w:delText>
        </w:r>
        <w:r w:rsidR="00244520" w:rsidDel="00E232AF">
          <w:delText xml:space="preserve"> </w:delText>
        </w:r>
        <w:r w:rsidR="008D725C" w:rsidDel="00E232AF">
          <w:delText>V</w:delText>
        </w:r>
        <w:r w:rsidR="00244520" w:rsidDel="00E232AF">
          <w:delText>ariables X</w:delText>
        </w:r>
        <w:r w:rsidR="00E5076A" w:rsidDel="00E232AF">
          <w:rPr>
            <w:vertAlign w:val="subscript"/>
          </w:rPr>
          <w:delText>i,1</w:delText>
        </w:r>
        <w:r w:rsidR="00244520" w:rsidDel="00E232AF">
          <w:delText>…X</w:delText>
        </w:r>
        <w:r w:rsidR="00E5076A" w:rsidDel="00E232AF">
          <w:rPr>
            <w:vertAlign w:val="subscript"/>
          </w:rPr>
          <w:delText>i,2</w:delText>
        </w:r>
        <w:r w:rsidR="00244520" w:rsidDel="00E232AF">
          <w:delText xml:space="preserve"> represent the original variables for each location L</w:delText>
        </w:r>
        <w:r w:rsidR="00244520" w:rsidRPr="00244520" w:rsidDel="00E232AF">
          <w:rPr>
            <w:vertAlign w:val="subscript"/>
          </w:rPr>
          <w:delText>i</w:delText>
        </w:r>
        <w:r w:rsidR="00244520" w:rsidDel="00E232AF">
          <w:delText>, while X</w:delText>
        </w:r>
        <w:r w:rsidR="00612A3C" w:rsidDel="00E232AF">
          <w:rPr>
            <w:vertAlign w:val="subscript"/>
          </w:rPr>
          <w:delText>i,1</w:delText>
        </w:r>
        <w:r w:rsidR="00244520" w:rsidDel="00E232AF">
          <w:delText xml:space="preserve"> + X</w:delText>
        </w:r>
        <w:r w:rsidR="00612A3C" w:rsidDel="00E232AF">
          <w:rPr>
            <w:vertAlign w:val="subscript"/>
          </w:rPr>
          <w:delText>i,2</w:delText>
        </w:r>
        <w:r w:rsidR="00FB57C5" w:rsidDel="00E232AF">
          <w:delText>,</w:delText>
        </w:r>
        <w:r w:rsidR="00C207F1" w:rsidDel="00E232AF">
          <w:delText xml:space="preserve"> </w:delText>
        </w:r>
        <w:r w:rsidR="00FB57C5" w:rsidDel="00E232AF">
          <w:delText>Nearest</w:delText>
        </w:r>
        <w:r w:rsidR="00FB57C5" w:rsidDel="00E232AF">
          <w:rPr>
            <w:vertAlign w:val="subscript"/>
          </w:rPr>
          <w:delText>i</w:delText>
        </w:r>
        <w:r w:rsidR="00FB57C5" w:rsidRPr="00FB57C5" w:rsidDel="00E232AF">
          <w:delText>,</w:delText>
        </w:r>
        <w:r w:rsidR="00FB57C5" w:rsidDel="00E232AF">
          <w:delText xml:space="preserve"> Length(L</w:delText>
        </w:r>
        <w:r w:rsidR="00FB57C5" w:rsidDel="00E232AF">
          <w:rPr>
            <w:vertAlign w:val="subscript"/>
          </w:rPr>
          <w:delText>i</w:delText>
        </w:r>
        <w:r w:rsidR="00FB57C5" w:rsidDel="00E232AF">
          <w:delText>), and Type(Li)</w:delText>
        </w:r>
        <w:r w:rsidR="00244520" w:rsidDel="00E232AF">
          <w:delText xml:space="preserve"> </w:delText>
        </w:r>
        <w:r w:rsidR="004116DA" w:rsidDel="00E232AF">
          <w:delText>are</w:delText>
        </w:r>
        <w:r w:rsidR="00244520" w:rsidDel="00E232AF">
          <w:delText xml:space="preserve"> additional variable</w:delText>
        </w:r>
        <w:r w:rsidR="004116DA" w:rsidDel="00E232AF">
          <w:delText>s</w:delText>
        </w:r>
        <w:r w:rsidR="00244520" w:rsidDel="00E232AF">
          <w:delText xml:space="preserve"> </w:delText>
        </w:r>
        <w:r w:rsidR="00A233FE" w:rsidDel="00E232AF">
          <w:delText xml:space="preserve">from </w:delText>
        </w:r>
        <w:r w:rsidR="00244520" w:rsidDel="00E232AF">
          <w:delText>spatial feature engineering</w:delText>
        </w:r>
        <w:r w:rsidR="00FB57C5" w:rsidDel="00E232AF">
          <w:delText>, representing the sum of X</w:delText>
        </w:r>
        <w:r w:rsidR="003E37F9" w:rsidDel="00E232AF">
          <w:rPr>
            <w:vertAlign w:val="subscript"/>
          </w:rPr>
          <w:delText>i,1</w:delText>
        </w:r>
        <w:r w:rsidR="00FB57C5" w:rsidDel="00E232AF">
          <w:delText xml:space="preserve"> and X</w:delText>
        </w:r>
        <w:r w:rsidR="003E37F9" w:rsidDel="00E232AF">
          <w:rPr>
            <w:vertAlign w:val="subscript"/>
          </w:rPr>
          <w:delText>i,2</w:delText>
        </w:r>
        <w:r w:rsidR="00FB57C5" w:rsidDel="00E232AF">
          <w:delText>, the index i of the nearest location, the length of the location entity, and the type of the location entity respectively</w:delText>
        </w:r>
        <w:r w:rsidR="00D94F86" w:rsidDel="00E232AF">
          <w:delText>.</w:delText>
        </w:r>
        <w:r w:rsidR="00830BE9" w:rsidDel="00E232AF">
          <w:delText xml:space="preserve"> Here, each location has a set of variables, and the spatial feature engineering process created additional variables to capture spatial relationships and properties.</w:delText>
        </w:r>
        <w:r w:rsidR="00301D6D" w:rsidDel="00E232AF">
          <w:delText xml:space="preserve"> </w:delText>
        </w:r>
      </w:del>
      <w:del w:id="193" w:author="Richard Wen" w:date="2026-02-27T18:15:00Z">
        <w:r w:rsidR="00B213BC" w:rsidDel="009A4C1C">
          <w:delText xml:space="preserve">Thus, </w:delText>
        </w:r>
      </w:del>
      <w:del w:id="194" w:author="Richard Wen" w:date="2026-02-27T18:07:00Z">
        <w:r w:rsidR="00B213BC" w:rsidDel="006B347D">
          <w:delText>t</w:delText>
        </w:r>
        <w:r w:rsidR="00301D6D" w:rsidDel="006B347D">
          <w:delText xml:space="preserve">he spatial data component’s </w:delText>
        </w:r>
        <w:r w:rsidR="00530B42" w:rsidDel="006B347D">
          <w:delText xml:space="preserve">objective </w:delText>
        </w:r>
        <w:r w:rsidR="00ED490D" w:rsidDel="006B347D">
          <w:delText>was</w:delText>
        </w:r>
        <w:r w:rsidR="00530B42" w:rsidDel="006B347D">
          <w:delText xml:space="preserve"> to produce potentially informative variables that are predictive of a selected outcome variable</w:delText>
        </w:r>
        <w:r w:rsidR="005F0955" w:rsidDel="006B347D">
          <w:delText xml:space="preserve">, where </w:delText>
        </w:r>
        <w:r w:rsidR="008E36E4" w:rsidDel="006B347D">
          <w:delText>its</w:delText>
        </w:r>
        <w:r w:rsidR="005F0955" w:rsidDel="006B347D">
          <w:delText xml:space="preserve"> output </w:delText>
        </w:r>
        <w:r w:rsidR="00BF58E1" w:rsidDel="006B347D">
          <w:delText xml:space="preserve">was to be </w:delText>
        </w:r>
        <w:r w:rsidR="005F0955" w:rsidDel="006B347D">
          <w:delText>used as the input for the outcome modelling component.</w:delText>
        </w:r>
      </w:del>
    </w:p>
    <w:p w14:paraId="5B04DE37" w14:textId="09A7A50E" w:rsidR="00FA20EA" w:rsidDel="009A4C1C" w:rsidRDefault="00FA20EA" w:rsidP="00FA20EA">
      <w:pPr>
        <w:pStyle w:val="MDPI41tablecaption"/>
        <w:rPr>
          <w:del w:id="195" w:author="Richard Wen" w:date="2026-02-27T18:15:00Z"/>
          <w:moveFrom w:id="196" w:author="Richard Wen" w:date="2026-02-27T17:48:00Z"/>
        </w:rPr>
      </w:pPr>
      <w:moveFromRangeStart w:id="197" w:author="Richard Wen" w:date="2026-02-27T17:48:00Z" w:name="move223106937"/>
      <w:moveFrom w:id="198" w:author="Richard Wen" w:date="2026-02-27T17:48:00Z">
        <w:del w:id="199" w:author="Richard Wen" w:date="2026-02-27T18:15:00Z">
          <w:r w:rsidDel="009A4C1C">
            <w:rPr>
              <w:b/>
            </w:rPr>
            <w:delText xml:space="preserve">Table </w:delText>
          </w:r>
          <w:r w:rsidR="002C4812" w:rsidDel="009A4C1C">
            <w:rPr>
              <w:b/>
            </w:rPr>
            <w:delText>4</w:delText>
          </w:r>
          <w:r w:rsidRPr="00325902" w:rsidDel="009A4C1C">
            <w:rPr>
              <w:b/>
            </w:rPr>
            <w:delText>.</w:delText>
          </w:r>
          <w:r w:rsidRPr="00325902" w:rsidDel="009A4C1C">
            <w:delText xml:space="preserve"> </w:delText>
          </w:r>
          <w:r w:rsidR="00467AB8" w:rsidDel="009A4C1C">
            <w:rPr>
              <w:bCs/>
            </w:rPr>
            <w:delText xml:space="preserve">Example spatial data for </w:delText>
          </w:r>
          <w:r w:rsidR="00AC0615" w:rsidDel="009A4C1C">
            <w:rPr>
              <w:bCs/>
            </w:rPr>
            <w:delText xml:space="preserve">the </w:delText>
          </w:r>
          <w:r w:rsidR="00BD4EEA" w:rsidDel="009A4C1C">
            <w:rPr>
              <w:bCs/>
            </w:rPr>
            <w:delText>geo-intervention model</w:delText>
          </w:r>
          <w:r w:rsidR="00467AB8" w:rsidDel="009A4C1C">
            <w:rPr>
              <w:bCs/>
            </w:rPr>
            <w:delText>ling framework</w:delText>
          </w:r>
          <w:r w:rsidRPr="00325902" w:rsidDel="009A4C1C">
            <w:delText>.</w:delText>
          </w:r>
        </w:del>
      </w:moveFrom>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B50B1" w:rsidRPr="00F30E14" w:rsidDel="009A4C1C" w14:paraId="352E70F9" w14:textId="68FA1D1A" w:rsidTr="006C106D">
        <w:trPr>
          <w:del w:id="200" w:author="Richard Wen" w:date="2026-02-27T18:15:00Z"/>
        </w:trPr>
        <w:tc>
          <w:tcPr>
            <w:tcW w:w="0" w:type="auto"/>
            <w:tcBorders>
              <w:bottom w:val="single" w:sz="4" w:space="0" w:color="auto"/>
            </w:tcBorders>
          </w:tcPr>
          <w:p w14:paraId="467C9D57" w14:textId="7F73C50D" w:rsidR="006C106D" w:rsidDel="009A4C1C" w:rsidRDefault="006C106D" w:rsidP="006C106D">
            <w:pPr>
              <w:pStyle w:val="MDPI42tablebody"/>
              <w:spacing w:line="240" w:lineRule="auto"/>
              <w:rPr>
                <w:del w:id="201" w:author="Richard Wen" w:date="2026-02-27T18:15:00Z"/>
                <w:moveFrom w:id="202" w:author="Richard Wen" w:date="2026-02-27T17:48:00Z"/>
                <w:b/>
                <w:snapToGrid/>
              </w:rPr>
            </w:pPr>
            <w:moveFrom w:id="203" w:author="Richard Wen" w:date="2026-02-27T17:48:00Z">
              <w:del w:id="204" w:author="Richard Wen" w:date="2026-02-27T18:15:00Z">
                <w:r w:rsidDel="009A4C1C">
                  <w:rPr>
                    <w:b/>
                    <w:snapToGrid/>
                  </w:rPr>
                  <w:delText>i</w:delText>
                </w:r>
              </w:del>
            </w:moveFrom>
          </w:p>
        </w:tc>
        <w:tc>
          <w:tcPr>
            <w:tcW w:w="0" w:type="auto"/>
            <w:tcBorders>
              <w:bottom w:val="single" w:sz="4" w:space="0" w:color="auto"/>
            </w:tcBorders>
          </w:tcPr>
          <w:p w14:paraId="64CDD4F8" w14:textId="070D836F" w:rsidR="006C106D" w:rsidRPr="00C27580" w:rsidDel="009A4C1C" w:rsidRDefault="006C106D" w:rsidP="006C106D">
            <w:pPr>
              <w:pStyle w:val="MDPI42tablebody"/>
              <w:spacing w:line="240" w:lineRule="auto"/>
              <w:rPr>
                <w:del w:id="205" w:author="Richard Wen" w:date="2026-02-27T18:15:00Z"/>
                <w:moveFrom w:id="206" w:author="Richard Wen" w:date="2026-02-27T17:48:00Z"/>
                <w:b/>
                <w:snapToGrid/>
                <w:vertAlign w:val="subscript"/>
              </w:rPr>
            </w:pPr>
            <w:moveFrom w:id="207" w:author="Richard Wen" w:date="2026-02-27T17:48:00Z">
              <w:del w:id="208" w:author="Richard Wen" w:date="2026-02-27T18:15:00Z">
                <w:r w:rsidDel="009A4C1C">
                  <w:rPr>
                    <w:b/>
                    <w:snapToGrid/>
                  </w:rPr>
                  <w:delText>X</w:delText>
                </w:r>
                <w:r w:rsidR="003B50B1" w:rsidDel="009A4C1C">
                  <w:rPr>
                    <w:b/>
                    <w:snapToGrid/>
                    <w:vertAlign w:val="subscript"/>
                  </w:rPr>
                  <w:delText>i,1</w:delText>
                </w:r>
              </w:del>
            </w:moveFrom>
          </w:p>
        </w:tc>
        <w:tc>
          <w:tcPr>
            <w:tcW w:w="0" w:type="auto"/>
            <w:tcBorders>
              <w:bottom w:val="single" w:sz="4" w:space="0" w:color="auto"/>
            </w:tcBorders>
          </w:tcPr>
          <w:p w14:paraId="47867051" w14:textId="0552497F" w:rsidR="006C106D" w:rsidDel="009A4C1C" w:rsidRDefault="006C106D" w:rsidP="006C106D">
            <w:pPr>
              <w:pStyle w:val="MDPI42tablebody"/>
              <w:spacing w:line="240" w:lineRule="auto"/>
              <w:rPr>
                <w:del w:id="209" w:author="Richard Wen" w:date="2026-02-27T18:15:00Z"/>
                <w:moveFrom w:id="210" w:author="Richard Wen" w:date="2026-02-27T17:48:00Z"/>
                <w:b/>
                <w:snapToGrid/>
              </w:rPr>
            </w:pPr>
            <w:moveFrom w:id="211" w:author="Richard Wen" w:date="2026-02-27T17:48:00Z">
              <w:del w:id="212" w:author="Richard Wen" w:date="2026-02-27T18:15:00Z">
                <w:r w:rsidDel="009A4C1C">
                  <w:rPr>
                    <w:b/>
                    <w:snapToGrid/>
                  </w:rPr>
                  <w:delText>X</w:delText>
                </w:r>
                <w:r w:rsidR="003B50B1" w:rsidDel="009A4C1C">
                  <w:rPr>
                    <w:b/>
                    <w:snapToGrid/>
                    <w:vertAlign w:val="subscript"/>
                  </w:rPr>
                  <w:delText>i,2</w:delText>
                </w:r>
              </w:del>
            </w:moveFrom>
          </w:p>
        </w:tc>
        <w:tc>
          <w:tcPr>
            <w:tcW w:w="0" w:type="auto"/>
            <w:tcBorders>
              <w:bottom w:val="single" w:sz="4" w:space="0" w:color="auto"/>
            </w:tcBorders>
          </w:tcPr>
          <w:p w14:paraId="3B4F707B" w14:textId="1B5A9D61" w:rsidR="006C106D" w:rsidDel="009A4C1C" w:rsidRDefault="006C106D" w:rsidP="006C106D">
            <w:pPr>
              <w:pStyle w:val="MDPI42tablebody"/>
              <w:spacing w:line="240" w:lineRule="auto"/>
              <w:rPr>
                <w:del w:id="213" w:author="Richard Wen" w:date="2026-02-27T18:15:00Z"/>
                <w:moveFrom w:id="214" w:author="Richard Wen" w:date="2026-02-27T17:48:00Z"/>
                <w:b/>
                <w:snapToGrid/>
              </w:rPr>
            </w:pPr>
            <w:moveFrom w:id="215" w:author="Richard Wen" w:date="2026-02-27T17:48:00Z">
              <w:del w:id="216" w:author="Richard Wen" w:date="2026-02-27T18:15:00Z">
                <w:r w:rsidDel="009A4C1C">
                  <w:rPr>
                    <w:b/>
                    <w:snapToGrid/>
                  </w:rPr>
                  <w:delText>X</w:delText>
                </w:r>
                <w:r w:rsidR="003B50B1" w:rsidDel="009A4C1C">
                  <w:rPr>
                    <w:b/>
                    <w:snapToGrid/>
                    <w:vertAlign w:val="subscript"/>
                  </w:rPr>
                  <w:delText>i,3</w:delText>
                </w:r>
              </w:del>
            </w:moveFrom>
          </w:p>
        </w:tc>
        <w:tc>
          <w:tcPr>
            <w:tcW w:w="0" w:type="auto"/>
            <w:tcBorders>
              <w:bottom w:val="single" w:sz="4" w:space="0" w:color="auto"/>
            </w:tcBorders>
          </w:tcPr>
          <w:p w14:paraId="57AE4E90" w14:textId="1F575774" w:rsidR="006C106D" w:rsidRPr="00797776" w:rsidDel="009A4C1C" w:rsidRDefault="006C106D" w:rsidP="006C106D">
            <w:pPr>
              <w:pStyle w:val="MDPI42tablebody"/>
              <w:spacing w:line="240" w:lineRule="auto"/>
              <w:rPr>
                <w:del w:id="217" w:author="Richard Wen" w:date="2026-02-27T18:15:00Z"/>
                <w:moveFrom w:id="218" w:author="Richard Wen" w:date="2026-02-27T17:48:00Z"/>
                <w:b/>
                <w:snapToGrid/>
              </w:rPr>
            </w:pPr>
            <w:moveFrom w:id="219" w:author="Richard Wen" w:date="2026-02-27T17:48:00Z">
              <w:del w:id="220" w:author="Richard Wen" w:date="2026-02-27T18:15:00Z">
                <w:r w:rsidDel="009A4C1C">
                  <w:rPr>
                    <w:b/>
                    <w:snapToGrid/>
                  </w:rPr>
                  <w:delText>X</w:delText>
                </w:r>
                <w:r w:rsidR="003B50B1" w:rsidDel="009A4C1C">
                  <w:rPr>
                    <w:b/>
                    <w:snapToGrid/>
                    <w:vertAlign w:val="subscript"/>
                  </w:rPr>
                  <w:delText>i,1</w:delText>
                </w:r>
                <w:r w:rsidDel="009A4C1C">
                  <w:rPr>
                    <w:b/>
                    <w:snapToGrid/>
                  </w:rPr>
                  <w:delText xml:space="preserve"> + X</w:delText>
                </w:r>
                <w:r w:rsidR="003B50B1" w:rsidDel="009A4C1C">
                  <w:rPr>
                    <w:b/>
                    <w:snapToGrid/>
                    <w:vertAlign w:val="subscript"/>
                  </w:rPr>
                  <w:delText>i,2</w:delText>
                </w:r>
              </w:del>
            </w:moveFrom>
          </w:p>
        </w:tc>
        <w:tc>
          <w:tcPr>
            <w:tcW w:w="0" w:type="auto"/>
            <w:tcBorders>
              <w:bottom w:val="single" w:sz="4" w:space="0" w:color="auto"/>
            </w:tcBorders>
          </w:tcPr>
          <w:p w14:paraId="4A9777FF" w14:textId="0496B519" w:rsidR="006C106D" w:rsidDel="009A4C1C" w:rsidRDefault="006C106D" w:rsidP="006C106D">
            <w:pPr>
              <w:pStyle w:val="MDPI42tablebody"/>
              <w:spacing w:line="240" w:lineRule="auto"/>
              <w:rPr>
                <w:del w:id="221" w:author="Richard Wen" w:date="2026-02-27T18:15:00Z"/>
                <w:moveFrom w:id="222" w:author="Richard Wen" w:date="2026-02-27T17:48:00Z"/>
                <w:b/>
                <w:snapToGrid/>
              </w:rPr>
            </w:pPr>
            <w:moveFrom w:id="223" w:author="Richard Wen" w:date="2026-02-27T17:48:00Z">
              <w:del w:id="224" w:author="Richard Wen" w:date="2026-02-27T18:15:00Z">
                <w:r w:rsidDel="009A4C1C">
                  <w:rPr>
                    <w:b/>
                    <w:snapToGrid/>
                  </w:rPr>
                  <w:delText>Nearest</w:delText>
                </w:r>
                <w:r w:rsidRPr="00F927F7" w:rsidDel="009A4C1C">
                  <w:rPr>
                    <w:b/>
                    <w:snapToGrid/>
                    <w:vertAlign w:val="subscript"/>
                  </w:rPr>
                  <w:delText>i</w:delText>
                </w:r>
              </w:del>
            </w:moveFrom>
          </w:p>
        </w:tc>
        <w:tc>
          <w:tcPr>
            <w:tcW w:w="0" w:type="auto"/>
            <w:tcBorders>
              <w:bottom w:val="single" w:sz="4" w:space="0" w:color="auto"/>
            </w:tcBorders>
          </w:tcPr>
          <w:p w14:paraId="7F735CB3" w14:textId="1C1AE1EE" w:rsidR="006C106D" w:rsidRPr="00DA2A4C" w:rsidDel="009A4C1C" w:rsidRDefault="006C106D" w:rsidP="006C106D">
            <w:pPr>
              <w:pStyle w:val="MDPI42tablebody"/>
              <w:spacing w:line="240" w:lineRule="auto"/>
              <w:rPr>
                <w:del w:id="225" w:author="Richard Wen" w:date="2026-02-27T18:15:00Z"/>
                <w:moveFrom w:id="226" w:author="Richard Wen" w:date="2026-02-27T17:48:00Z"/>
                <w:b/>
                <w:snapToGrid/>
              </w:rPr>
            </w:pPr>
            <w:moveFrom w:id="227" w:author="Richard Wen" w:date="2026-02-27T17:48:00Z">
              <w:del w:id="228" w:author="Richard Wen" w:date="2026-02-27T18:15:00Z">
                <w:r w:rsidDel="009A4C1C">
                  <w:rPr>
                    <w:b/>
                    <w:snapToGrid/>
                  </w:rPr>
                  <w:delText>Length(L</w:delText>
                </w:r>
                <w:r w:rsidDel="009A4C1C">
                  <w:rPr>
                    <w:b/>
                    <w:snapToGrid/>
                    <w:vertAlign w:val="subscript"/>
                  </w:rPr>
                  <w:delText>i</w:delText>
                </w:r>
                <w:r w:rsidDel="009A4C1C">
                  <w:rPr>
                    <w:b/>
                    <w:snapToGrid/>
                  </w:rPr>
                  <w:delText>)</w:delText>
                </w:r>
              </w:del>
            </w:moveFrom>
          </w:p>
        </w:tc>
        <w:tc>
          <w:tcPr>
            <w:tcW w:w="0" w:type="auto"/>
            <w:tcBorders>
              <w:bottom w:val="single" w:sz="4" w:space="0" w:color="auto"/>
            </w:tcBorders>
          </w:tcPr>
          <w:p w14:paraId="6ED04FB8" w14:textId="603D3262" w:rsidR="006C106D" w:rsidDel="009A4C1C" w:rsidRDefault="006C106D" w:rsidP="006C106D">
            <w:pPr>
              <w:pStyle w:val="MDPI42tablebody"/>
              <w:spacing w:line="240" w:lineRule="auto"/>
              <w:jc w:val="left"/>
              <w:rPr>
                <w:del w:id="229" w:author="Richard Wen" w:date="2026-02-27T18:15:00Z"/>
                <w:moveFrom w:id="230" w:author="Richard Wen" w:date="2026-02-27T17:48:00Z"/>
                <w:b/>
                <w:snapToGrid/>
              </w:rPr>
            </w:pPr>
            <w:moveFrom w:id="231" w:author="Richard Wen" w:date="2026-02-27T17:48:00Z">
              <w:del w:id="232" w:author="Richard Wen" w:date="2026-02-27T18:15:00Z">
                <w:r w:rsidDel="009A4C1C">
                  <w:rPr>
                    <w:b/>
                    <w:snapToGrid/>
                  </w:rPr>
                  <w:delText>Type(L</w:delText>
                </w:r>
                <w:r w:rsidDel="009A4C1C">
                  <w:rPr>
                    <w:b/>
                    <w:snapToGrid/>
                    <w:vertAlign w:val="subscript"/>
                  </w:rPr>
                  <w:delText>i</w:delText>
                </w:r>
                <w:r w:rsidDel="009A4C1C">
                  <w:rPr>
                    <w:b/>
                    <w:snapToGrid/>
                  </w:rPr>
                  <w:delText>)</w:delText>
                </w:r>
              </w:del>
            </w:moveFrom>
          </w:p>
        </w:tc>
        <w:tc>
          <w:tcPr>
            <w:tcW w:w="0" w:type="auto"/>
            <w:tcBorders>
              <w:bottom w:val="single" w:sz="4" w:space="0" w:color="auto"/>
            </w:tcBorders>
          </w:tcPr>
          <w:p w14:paraId="47702B00" w14:textId="3B0925C0" w:rsidR="006C106D" w:rsidRPr="00FB330A" w:rsidDel="009A4C1C" w:rsidRDefault="006C106D" w:rsidP="006C106D">
            <w:pPr>
              <w:pStyle w:val="MDPI42tablebody"/>
              <w:spacing w:line="240" w:lineRule="auto"/>
              <w:jc w:val="left"/>
              <w:rPr>
                <w:del w:id="233" w:author="Richard Wen" w:date="2026-02-27T18:15:00Z"/>
                <w:moveFrom w:id="234" w:author="Richard Wen" w:date="2026-02-27T17:48:00Z"/>
                <w:b/>
                <w:snapToGrid/>
                <w:vertAlign w:val="subscript"/>
              </w:rPr>
            </w:pPr>
            <w:moveFrom w:id="235" w:author="Richard Wen" w:date="2026-02-27T17:48:00Z">
              <w:del w:id="236" w:author="Richard Wen" w:date="2026-02-27T18:15:00Z">
                <w:r w:rsidDel="009A4C1C">
                  <w:rPr>
                    <w:b/>
                    <w:snapToGrid/>
                  </w:rPr>
                  <w:delText>L</w:delText>
                </w:r>
                <w:r w:rsidDel="009A4C1C">
                  <w:rPr>
                    <w:b/>
                    <w:snapToGrid/>
                    <w:vertAlign w:val="subscript"/>
                  </w:rPr>
                  <w:delText>i</w:delText>
                </w:r>
              </w:del>
            </w:moveFrom>
          </w:p>
        </w:tc>
      </w:tr>
      <w:tr w:rsidR="003B50B1" w:rsidRPr="00F30E14" w:rsidDel="009A4C1C" w14:paraId="0165AA83" w14:textId="727C9669" w:rsidTr="006C106D">
        <w:trPr>
          <w:del w:id="237" w:author="Richard Wen" w:date="2026-02-27T18:15:00Z"/>
        </w:trPr>
        <w:tc>
          <w:tcPr>
            <w:tcW w:w="0" w:type="auto"/>
            <w:tcBorders>
              <w:bottom w:val="single" w:sz="4" w:space="0" w:color="auto"/>
            </w:tcBorders>
          </w:tcPr>
          <w:p w14:paraId="46D7D900" w14:textId="5E3B4CEE" w:rsidR="006C106D" w:rsidRPr="00FA0ADF" w:rsidDel="009A4C1C" w:rsidRDefault="006C106D" w:rsidP="006C106D">
            <w:pPr>
              <w:pStyle w:val="MDPI42tablebody"/>
              <w:spacing w:line="240" w:lineRule="auto"/>
              <w:rPr>
                <w:del w:id="238" w:author="Richard Wen" w:date="2026-02-27T18:15:00Z"/>
                <w:moveFrom w:id="239" w:author="Richard Wen" w:date="2026-02-27T17:48:00Z"/>
                <w:b/>
                <w:bCs/>
              </w:rPr>
            </w:pPr>
            <w:moveFrom w:id="240" w:author="Richard Wen" w:date="2026-02-27T17:48:00Z">
              <w:del w:id="241" w:author="Richard Wen" w:date="2026-02-27T18:15:00Z">
                <w:r w:rsidRPr="00FA0ADF" w:rsidDel="009A4C1C">
                  <w:rPr>
                    <w:b/>
                    <w:bCs/>
                  </w:rPr>
                  <w:delText>1</w:delText>
                </w:r>
              </w:del>
            </w:moveFrom>
          </w:p>
        </w:tc>
        <w:tc>
          <w:tcPr>
            <w:tcW w:w="0" w:type="auto"/>
            <w:tcBorders>
              <w:bottom w:val="single" w:sz="4" w:space="0" w:color="auto"/>
            </w:tcBorders>
          </w:tcPr>
          <w:p w14:paraId="51B0CF5B" w14:textId="2742D86A" w:rsidR="006C106D" w:rsidRPr="00F220D4" w:rsidDel="009A4C1C" w:rsidRDefault="006C106D" w:rsidP="006C106D">
            <w:pPr>
              <w:pStyle w:val="MDPI42tablebody"/>
              <w:spacing w:line="240" w:lineRule="auto"/>
              <w:rPr>
                <w:del w:id="242" w:author="Richard Wen" w:date="2026-02-27T18:15:00Z"/>
                <w:moveFrom w:id="243" w:author="Richard Wen" w:date="2026-02-27T17:48:00Z"/>
              </w:rPr>
            </w:pPr>
            <w:moveFrom w:id="244" w:author="Richard Wen" w:date="2026-02-27T17:48:00Z">
              <w:del w:id="245" w:author="Richard Wen" w:date="2026-02-27T18:15:00Z">
                <w:r w:rsidDel="009A4C1C">
                  <w:delText>1.25</w:delText>
                </w:r>
              </w:del>
            </w:moveFrom>
          </w:p>
        </w:tc>
        <w:tc>
          <w:tcPr>
            <w:tcW w:w="0" w:type="auto"/>
            <w:tcBorders>
              <w:bottom w:val="single" w:sz="4" w:space="0" w:color="auto"/>
            </w:tcBorders>
          </w:tcPr>
          <w:p w14:paraId="20926B6A" w14:textId="4A751999" w:rsidR="006C106D" w:rsidDel="009A4C1C" w:rsidRDefault="006C106D" w:rsidP="006C106D">
            <w:pPr>
              <w:pStyle w:val="MDPI42tablebody"/>
              <w:spacing w:line="240" w:lineRule="auto"/>
              <w:rPr>
                <w:del w:id="246" w:author="Richard Wen" w:date="2026-02-27T18:15:00Z"/>
                <w:moveFrom w:id="247" w:author="Richard Wen" w:date="2026-02-27T17:48:00Z"/>
                <w:lang w:val="en"/>
              </w:rPr>
            </w:pPr>
            <w:moveFrom w:id="248" w:author="Richard Wen" w:date="2026-02-27T17:48:00Z">
              <w:del w:id="249" w:author="Richard Wen" w:date="2026-02-27T18:15:00Z">
                <w:r w:rsidDel="009A4C1C">
                  <w:rPr>
                    <w:lang w:val="en"/>
                  </w:rPr>
                  <w:delText>2</w:delText>
                </w:r>
              </w:del>
            </w:moveFrom>
          </w:p>
        </w:tc>
        <w:tc>
          <w:tcPr>
            <w:tcW w:w="0" w:type="auto"/>
            <w:tcBorders>
              <w:bottom w:val="single" w:sz="4" w:space="0" w:color="auto"/>
            </w:tcBorders>
          </w:tcPr>
          <w:p w14:paraId="602BEAA3" w14:textId="56B5B0C9" w:rsidR="006C106D" w:rsidDel="009A4C1C" w:rsidRDefault="002165B9" w:rsidP="006C106D">
            <w:pPr>
              <w:pStyle w:val="MDPI42tablebody"/>
              <w:spacing w:line="240" w:lineRule="auto"/>
              <w:rPr>
                <w:del w:id="250" w:author="Richard Wen" w:date="2026-02-27T18:15:00Z"/>
                <w:moveFrom w:id="251" w:author="Richard Wen" w:date="2026-02-27T17:48:00Z"/>
                <w:lang w:val="en"/>
              </w:rPr>
            </w:pPr>
            <w:moveFrom w:id="252" w:author="Richard Wen" w:date="2026-02-27T17:48:00Z">
              <w:del w:id="253" w:author="Richard Wen" w:date="2026-02-27T18:15:00Z">
                <w:r w:rsidDel="009A4C1C">
                  <w:rPr>
                    <w:lang w:val="en"/>
                  </w:rPr>
                  <w:delText>4</w:delText>
                </w:r>
              </w:del>
            </w:moveFrom>
          </w:p>
        </w:tc>
        <w:tc>
          <w:tcPr>
            <w:tcW w:w="0" w:type="auto"/>
            <w:tcBorders>
              <w:bottom w:val="single" w:sz="4" w:space="0" w:color="auto"/>
            </w:tcBorders>
          </w:tcPr>
          <w:p w14:paraId="4D009657" w14:textId="134BF0F4" w:rsidR="006C106D" w:rsidDel="009A4C1C" w:rsidRDefault="006C106D" w:rsidP="006C106D">
            <w:pPr>
              <w:pStyle w:val="MDPI42tablebody"/>
              <w:spacing w:line="240" w:lineRule="auto"/>
              <w:rPr>
                <w:del w:id="254" w:author="Richard Wen" w:date="2026-02-27T18:15:00Z"/>
                <w:moveFrom w:id="255" w:author="Richard Wen" w:date="2026-02-27T17:48:00Z"/>
                <w:lang w:val="en"/>
              </w:rPr>
            </w:pPr>
            <w:moveFrom w:id="256" w:author="Richard Wen" w:date="2026-02-27T17:48:00Z">
              <w:del w:id="257" w:author="Richard Wen" w:date="2026-02-27T18:15:00Z">
                <w:r w:rsidDel="009A4C1C">
                  <w:rPr>
                    <w:lang w:val="en"/>
                  </w:rPr>
                  <w:delText>3.25</w:delText>
                </w:r>
              </w:del>
            </w:moveFrom>
          </w:p>
        </w:tc>
        <w:tc>
          <w:tcPr>
            <w:tcW w:w="0" w:type="auto"/>
            <w:tcBorders>
              <w:bottom w:val="single" w:sz="4" w:space="0" w:color="auto"/>
            </w:tcBorders>
          </w:tcPr>
          <w:p w14:paraId="3D212103" w14:textId="636783A0" w:rsidR="006C106D" w:rsidDel="009A4C1C" w:rsidRDefault="006C106D" w:rsidP="006C106D">
            <w:pPr>
              <w:pStyle w:val="MDPI42tablebody"/>
              <w:spacing w:line="240" w:lineRule="auto"/>
              <w:rPr>
                <w:del w:id="258" w:author="Richard Wen" w:date="2026-02-27T18:15:00Z"/>
                <w:moveFrom w:id="259" w:author="Richard Wen" w:date="2026-02-27T17:48:00Z"/>
                <w:lang w:val="en"/>
              </w:rPr>
            </w:pPr>
            <w:moveFrom w:id="260" w:author="Richard Wen" w:date="2026-02-27T17:48:00Z">
              <w:del w:id="261" w:author="Richard Wen" w:date="2026-02-27T18:15:00Z">
                <w:r w:rsidDel="009A4C1C">
                  <w:rPr>
                    <w:lang w:val="en"/>
                  </w:rPr>
                  <w:delText>2</w:delText>
                </w:r>
              </w:del>
            </w:moveFrom>
          </w:p>
        </w:tc>
        <w:tc>
          <w:tcPr>
            <w:tcW w:w="0" w:type="auto"/>
            <w:tcBorders>
              <w:bottom w:val="single" w:sz="4" w:space="0" w:color="auto"/>
            </w:tcBorders>
          </w:tcPr>
          <w:p w14:paraId="431C43A5" w14:textId="153179CE" w:rsidR="006C106D" w:rsidDel="009A4C1C" w:rsidRDefault="006C106D" w:rsidP="006C106D">
            <w:pPr>
              <w:pStyle w:val="MDPI42tablebody"/>
              <w:spacing w:line="240" w:lineRule="auto"/>
              <w:rPr>
                <w:del w:id="262" w:author="Richard Wen" w:date="2026-02-27T18:15:00Z"/>
                <w:moveFrom w:id="263" w:author="Richard Wen" w:date="2026-02-27T17:48:00Z"/>
                <w:lang w:val="en"/>
              </w:rPr>
            </w:pPr>
            <w:moveFrom w:id="264" w:author="Richard Wen" w:date="2026-02-27T17:48:00Z">
              <w:del w:id="265" w:author="Richard Wen" w:date="2026-02-27T18:15:00Z">
                <w:r w:rsidDel="009A4C1C">
                  <w:rPr>
                    <w:lang w:val="en"/>
                  </w:rPr>
                  <w:delText>0</w:delText>
                </w:r>
              </w:del>
            </w:moveFrom>
          </w:p>
        </w:tc>
        <w:tc>
          <w:tcPr>
            <w:tcW w:w="0" w:type="auto"/>
            <w:tcBorders>
              <w:bottom w:val="single" w:sz="4" w:space="0" w:color="auto"/>
            </w:tcBorders>
          </w:tcPr>
          <w:p w14:paraId="3BC9C8BF" w14:textId="261A7DCC" w:rsidR="006C106D" w:rsidDel="009A4C1C" w:rsidRDefault="006C106D" w:rsidP="006C106D">
            <w:pPr>
              <w:pStyle w:val="MDPI42tablebody"/>
              <w:spacing w:line="240" w:lineRule="auto"/>
              <w:jc w:val="left"/>
              <w:rPr>
                <w:del w:id="266" w:author="Richard Wen" w:date="2026-02-27T18:15:00Z"/>
                <w:moveFrom w:id="267" w:author="Richard Wen" w:date="2026-02-27T17:48:00Z"/>
                <w:lang w:val="en"/>
              </w:rPr>
            </w:pPr>
            <w:moveFrom w:id="268" w:author="Richard Wen" w:date="2026-02-27T17:48:00Z">
              <w:del w:id="269" w:author="Richard Wen" w:date="2026-02-27T18:15:00Z">
                <w:r w:rsidDel="009A4C1C">
                  <w:rPr>
                    <w:lang w:val="en"/>
                  </w:rPr>
                  <w:delText>Point</w:delText>
                </w:r>
              </w:del>
            </w:moveFrom>
          </w:p>
        </w:tc>
        <w:tc>
          <w:tcPr>
            <w:tcW w:w="0" w:type="auto"/>
            <w:tcBorders>
              <w:bottom w:val="single" w:sz="4" w:space="0" w:color="auto"/>
            </w:tcBorders>
          </w:tcPr>
          <w:p w14:paraId="070FBA2B" w14:textId="26505293" w:rsidR="006C106D" w:rsidRPr="00F220D4" w:rsidDel="009A4C1C" w:rsidRDefault="006C106D" w:rsidP="006C106D">
            <w:pPr>
              <w:pStyle w:val="MDPI42tablebody"/>
              <w:spacing w:line="240" w:lineRule="auto"/>
              <w:jc w:val="left"/>
              <w:rPr>
                <w:del w:id="270" w:author="Richard Wen" w:date="2026-02-27T18:15:00Z"/>
                <w:moveFrom w:id="271" w:author="Richard Wen" w:date="2026-02-27T17:48:00Z"/>
              </w:rPr>
            </w:pPr>
            <w:moveFrom w:id="272" w:author="Richard Wen" w:date="2026-02-27T17:48:00Z">
              <w:del w:id="273" w:author="Richard Wen" w:date="2026-02-27T18:15:00Z">
                <w:r w:rsidDel="009A4C1C">
                  <w:rPr>
                    <w:lang w:val="en"/>
                  </w:rPr>
                  <w:delText>(43, -79)</w:delText>
                </w:r>
              </w:del>
            </w:moveFrom>
          </w:p>
        </w:tc>
      </w:tr>
      <w:tr w:rsidR="003B50B1" w:rsidRPr="00F30E14" w:rsidDel="009A4C1C" w14:paraId="3FBBC087" w14:textId="5622D149" w:rsidTr="006C106D">
        <w:trPr>
          <w:del w:id="274" w:author="Richard Wen" w:date="2026-02-27T18:15:00Z"/>
        </w:trPr>
        <w:tc>
          <w:tcPr>
            <w:tcW w:w="0" w:type="auto"/>
            <w:tcBorders>
              <w:top w:val="single" w:sz="4" w:space="0" w:color="auto"/>
              <w:bottom w:val="single" w:sz="4" w:space="0" w:color="auto"/>
            </w:tcBorders>
          </w:tcPr>
          <w:p w14:paraId="367D59A5" w14:textId="30A31F26" w:rsidR="006C106D" w:rsidRPr="00FA0ADF" w:rsidDel="009A4C1C" w:rsidRDefault="006C106D" w:rsidP="006C106D">
            <w:pPr>
              <w:pStyle w:val="MDPI42tablebody"/>
              <w:spacing w:line="240" w:lineRule="auto"/>
              <w:rPr>
                <w:del w:id="275" w:author="Richard Wen" w:date="2026-02-27T18:15:00Z"/>
                <w:moveFrom w:id="276" w:author="Richard Wen" w:date="2026-02-27T17:48:00Z"/>
                <w:b/>
                <w:bCs/>
              </w:rPr>
            </w:pPr>
            <w:moveFrom w:id="277" w:author="Richard Wen" w:date="2026-02-27T17:48:00Z">
              <w:del w:id="278" w:author="Richard Wen" w:date="2026-02-27T18:15:00Z">
                <w:r w:rsidRPr="00FA0ADF" w:rsidDel="009A4C1C">
                  <w:rPr>
                    <w:b/>
                    <w:bCs/>
                  </w:rPr>
                  <w:delText>2</w:delText>
                </w:r>
              </w:del>
            </w:moveFrom>
          </w:p>
        </w:tc>
        <w:tc>
          <w:tcPr>
            <w:tcW w:w="0" w:type="auto"/>
            <w:tcBorders>
              <w:top w:val="single" w:sz="4" w:space="0" w:color="auto"/>
              <w:bottom w:val="single" w:sz="4" w:space="0" w:color="auto"/>
            </w:tcBorders>
          </w:tcPr>
          <w:p w14:paraId="344B217B" w14:textId="6F9FEB70" w:rsidR="006C106D" w:rsidRPr="00F220D4" w:rsidDel="009A4C1C" w:rsidRDefault="006C106D" w:rsidP="006C106D">
            <w:pPr>
              <w:pStyle w:val="MDPI42tablebody"/>
              <w:spacing w:line="240" w:lineRule="auto"/>
              <w:rPr>
                <w:del w:id="279" w:author="Richard Wen" w:date="2026-02-27T18:15:00Z"/>
                <w:moveFrom w:id="280" w:author="Richard Wen" w:date="2026-02-27T17:48:00Z"/>
              </w:rPr>
            </w:pPr>
            <w:moveFrom w:id="281" w:author="Richard Wen" w:date="2026-02-27T17:48:00Z">
              <w:del w:id="282" w:author="Richard Wen" w:date="2026-02-27T18:15:00Z">
                <w:r w:rsidDel="009A4C1C">
                  <w:delText>2.55</w:delText>
                </w:r>
              </w:del>
            </w:moveFrom>
          </w:p>
        </w:tc>
        <w:tc>
          <w:tcPr>
            <w:tcW w:w="0" w:type="auto"/>
            <w:tcBorders>
              <w:top w:val="single" w:sz="4" w:space="0" w:color="auto"/>
              <w:bottom w:val="single" w:sz="4" w:space="0" w:color="auto"/>
            </w:tcBorders>
          </w:tcPr>
          <w:p w14:paraId="356DE4C9" w14:textId="65182DE2" w:rsidR="006C106D" w:rsidDel="009A4C1C" w:rsidRDefault="006C106D" w:rsidP="006C106D">
            <w:pPr>
              <w:pStyle w:val="MDPI42tablebody"/>
              <w:spacing w:line="240" w:lineRule="auto"/>
              <w:rPr>
                <w:del w:id="283" w:author="Richard Wen" w:date="2026-02-27T18:15:00Z"/>
                <w:moveFrom w:id="284" w:author="Richard Wen" w:date="2026-02-27T17:48:00Z"/>
                <w:lang w:val="en"/>
              </w:rPr>
            </w:pPr>
            <w:moveFrom w:id="285" w:author="Richard Wen" w:date="2026-02-27T17:48:00Z">
              <w:del w:id="286" w:author="Richard Wen" w:date="2026-02-27T18:15:00Z">
                <w:r w:rsidDel="009A4C1C">
                  <w:rPr>
                    <w:lang w:val="en"/>
                  </w:rPr>
                  <w:delText>4</w:delText>
                </w:r>
              </w:del>
            </w:moveFrom>
          </w:p>
        </w:tc>
        <w:tc>
          <w:tcPr>
            <w:tcW w:w="0" w:type="auto"/>
            <w:tcBorders>
              <w:top w:val="single" w:sz="4" w:space="0" w:color="auto"/>
              <w:bottom w:val="single" w:sz="4" w:space="0" w:color="auto"/>
            </w:tcBorders>
          </w:tcPr>
          <w:p w14:paraId="057FE2D4" w14:textId="385F2A04" w:rsidR="006C106D" w:rsidDel="009A4C1C" w:rsidRDefault="00AB5FF9" w:rsidP="006C106D">
            <w:pPr>
              <w:pStyle w:val="MDPI42tablebody"/>
              <w:spacing w:line="240" w:lineRule="auto"/>
              <w:rPr>
                <w:del w:id="287" w:author="Richard Wen" w:date="2026-02-27T18:15:00Z"/>
                <w:moveFrom w:id="288" w:author="Richard Wen" w:date="2026-02-27T17:48:00Z"/>
                <w:lang w:val="en"/>
              </w:rPr>
            </w:pPr>
            <w:moveFrom w:id="289" w:author="Richard Wen" w:date="2026-02-27T17:48:00Z">
              <w:del w:id="290" w:author="Richard Wen" w:date="2026-02-27T18:15:00Z">
                <w:r w:rsidDel="009A4C1C">
                  <w:rPr>
                    <w:lang w:val="en"/>
                  </w:rPr>
                  <w:delText>0</w:delText>
                </w:r>
              </w:del>
            </w:moveFrom>
          </w:p>
        </w:tc>
        <w:tc>
          <w:tcPr>
            <w:tcW w:w="0" w:type="auto"/>
            <w:tcBorders>
              <w:top w:val="single" w:sz="4" w:space="0" w:color="auto"/>
              <w:bottom w:val="single" w:sz="4" w:space="0" w:color="auto"/>
            </w:tcBorders>
          </w:tcPr>
          <w:p w14:paraId="1806B420" w14:textId="35DB9D51" w:rsidR="006C106D" w:rsidDel="009A4C1C" w:rsidRDefault="006C106D" w:rsidP="006C106D">
            <w:pPr>
              <w:pStyle w:val="MDPI42tablebody"/>
              <w:spacing w:line="240" w:lineRule="auto"/>
              <w:rPr>
                <w:del w:id="291" w:author="Richard Wen" w:date="2026-02-27T18:15:00Z"/>
                <w:moveFrom w:id="292" w:author="Richard Wen" w:date="2026-02-27T17:48:00Z"/>
                <w:lang w:val="en"/>
              </w:rPr>
            </w:pPr>
            <w:moveFrom w:id="293" w:author="Richard Wen" w:date="2026-02-27T17:48:00Z">
              <w:del w:id="294" w:author="Richard Wen" w:date="2026-02-27T18:15:00Z">
                <w:r w:rsidDel="009A4C1C">
                  <w:rPr>
                    <w:lang w:val="en"/>
                  </w:rPr>
                  <w:delText>6.55</w:delText>
                </w:r>
              </w:del>
            </w:moveFrom>
          </w:p>
        </w:tc>
        <w:tc>
          <w:tcPr>
            <w:tcW w:w="0" w:type="auto"/>
            <w:tcBorders>
              <w:top w:val="single" w:sz="4" w:space="0" w:color="auto"/>
              <w:bottom w:val="single" w:sz="4" w:space="0" w:color="auto"/>
            </w:tcBorders>
          </w:tcPr>
          <w:p w14:paraId="79A79869" w14:textId="452EF94D" w:rsidR="006C106D" w:rsidDel="009A4C1C" w:rsidRDefault="006C106D" w:rsidP="006C106D">
            <w:pPr>
              <w:pStyle w:val="MDPI42tablebody"/>
              <w:spacing w:line="240" w:lineRule="auto"/>
              <w:rPr>
                <w:del w:id="295" w:author="Richard Wen" w:date="2026-02-27T18:15:00Z"/>
                <w:moveFrom w:id="296" w:author="Richard Wen" w:date="2026-02-27T17:48:00Z"/>
                <w:lang w:val="en"/>
              </w:rPr>
            </w:pPr>
            <w:moveFrom w:id="297" w:author="Richard Wen" w:date="2026-02-27T17:48:00Z">
              <w:del w:id="298" w:author="Richard Wen" w:date="2026-02-27T18:15:00Z">
                <w:r w:rsidDel="009A4C1C">
                  <w:rPr>
                    <w:lang w:val="en"/>
                  </w:rPr>
                  <w:delText>1</w:delText>
                </w:r>
              </w:del>
            </w:moveFrom>
          </w:p>
        </w:tc>
        <w:tc>
          <w:tcPr>
            <w:tcW w:w="0" w:type="auto"/>
            <w:tcBorders>
              <w:top w:val="single" w:sz="4" w:space="0" w:color="auto"/>
              <w:bottom w:val="single" w:sz="4" w:space="0" w:color="auto"/>
            </w:tcBorders>
          </w:tcPr>
          <w:p w14:paraId="17C0A707" w14:textId="361EE6C0" w:rsidR="006C106D" w:rsidDel="009A4C1C" w:rsidRDefault="006C106D" w:rsidP="006C106D">
            <w:pPr>
              <w:pStyle w:val="MDPI42tablebody"/>
              <w:spacing w:line="240" w:lineRule="auto"/>
              <w:rPr>
                <w:del w:id="299" w:author="Richard Wen" w:date="2026-02-27T18:15:00Z"/>
                <w:moveFrom w:id="300" w:author="Richard Wen" w:date="2026-02-27T17:48:00Z"/>
                <w:lang w:val="en"/>
              </w:rPr>
            </w:pPr>
            <w:moveFrom w:id="301" w:author="Richard Wen" w:date="2026-02-27T17:48:00Z">
              <w:del w:id="302" w:author="Richard Wen" w:date="2026-02-27T18:15:00Z">
                <w:r w:rsidDel="009A4C1C">
                  <w:rPr>
                    <w:lang w:val="en"/>
                  </w:rPr>
                  <w:delText>1.41</w:delText>
                </w:r>
              </w:del>
            </w:moveFrom>
          </w:p>
        </w:tc>
        <w:tc>
          <w:tcPr>
            <w:tcW w:w="0" w:type="auto"/>
            <w:tcBorders>
              <w:top w:val="single" w:sz="4" w:space="0" w:color="auto"/>
              <w:bottom w:val="single" w:sz="4" w:space="0" w:color="auto"/>
            </w:tcBorders>
          </w:tcPr>
          <w:p w14:paraId="3F9D88FF" w14:textId="5A871D2E" w:rsidR="006C106D" w:rsidDel="009A4C1C" w:rsidRDefault="006C106D" w:rsidP="006C106D">
            <w:pPr>
              <w:pStyle w:val="MDPI42tablebody"/>
              <w:spacing w:line="240" w:lineRule="auto"/>
              <w:jc w:val="left"/>
              <w:rPr>
                <w:del w:id="303" w:author="Richard Wen" w:date="2026-02-27T18:15:00Z"/>
                <w:moveFrom w:id="304" w:author="Richard Wen" w:date="2026-02-27T17:48:00Z"/>
                <w:lang w:val="en"/>
              </w:rPr>
            </w:pPr>
            <w:moveFrom w:id="305" w:author="Richard Wen" w:date="2026-02-27T17:48:00Z">
              <w:del w:id="306" w:author="Richard Wen" w:date="2026-02-27T18:15:00Z">
                <w:r w:rsidDel="009A4C1C">
                  <w:rPr>
                    <w:lang w:val="en"/>
                  </w:rPr>
                  <w:delText>Line</w:delText>
                </w:r>
              </w:del>
            </w:moveFrom>
          </w:p>
        </w:tc>
        <w:tc>
          <w:tcPr>
            <w:tcW w:w="0" w:type="auto"/>
            <w:tcBorders>
              <w:top w:val="single" w:sz="4" w:space="0" w:color="auto"/>
              <w:bottom w:val="single" w:sz="4" w:space="0" w:color="auto"/>
            </w:tcBorders>
          </w:tcPr>
          <w:p w14:paraId="415046DF" w14:textId="66D00A2A" w:rsidR="006C106D" w:rsidRPr="00F220D4" w:rsidDel="009A4C1C" w:rsidRDefault="009C61F8" w:rsidP="006C106D">
            <w:pPr>
              <w:pStyle w:val="MDPI42tablebody"/>
              <w:spacing w:line="240" w:lineRule="auto"/>
              <w:jc w:val="left"/>
              <w:rPr>
                <w:del w:id="307" w:author="Richard Wen" w:date="2026-02-27T18:15:00Z"/>
                <w:moveFrom w:id="308" w:author="Richard Wen" w:date="2026-02-27T17:48:00Z"/>
              </w:rPr>
            </w:pPr>
            <w:moveFrom w:id="309" w:author="Richard Wen" w:date="2026-02-27T17:48:00Z">
              <w:del w:id="310" w:author="Richard Wen" w:date="2026-02-27T18:15:00Z">
                <w:r w:rsidRPr="009C61F8" w:rsidDel="009A4C1C">
                  <w:rPr>
                    <w:lang w:val="en"/>
                  </w:rPr>
                  <w:delText>(45, -79)</w:delText>
                </w:r>
                <w:r w:rsidR="00A730A2" w:rsidDel="009A4C1C">
                  <w:rPr>
                    <w:lang w:val="en"/>
                  </w:rPr>
                  <w:delText xml:space="preserve"> </w:delText>
                </w:r>
                <w:r w:rsidRPr="009C61F8" w:rsidDel="009A4C1C">
                  <w:rPr>
                    <w:lang w:val="en"/>
                  </w:rPr>
                  <w:delText>(44, -78)</w:delText>
                </w:r>
              </w:del>
            </w:moveFrom>
          </w:p>
        </w:tc>
      </w:tr>
      <w:tr w:rsidR="003B50B1" w:rsidRPr="00F30E14" w:rsidDel="009A4C1C" w14:paraId="2B4A6BCF" w14:textId="20D5F994" w:rsidTr="006C106D">
        <w:trPr>
          <w:del w:id="311" w:author="Richard Wen" w:date="2026-02-27T18:15:00Z"/>
        </w:trPr>
        <w:tc>
          <w:tcPr>
            <w:tcW w:w="0" w:type="auto"/>
            <w:tcBorders>
              <w:top w:val="single" w:sz="4" w:space="0" w:color="auto"/>
              <w:bottom w:val="single" w:sz="8" w:space="0" w:color="auto"/>
            </w:tcBorders>
          </w:tcPr>
          <w:p w14:paraId="42BAF53F" w14:textId="10C3CA2B" w:rsidR="006C106D" w:rsidRPr="00FA0ADF" w:rsidDel="009A4C1C" w:rsidRDefault="006C106D" w:rsidP="006C106D">
            <w:pPr>
              <w:pStyle w:val="MDPI42tablebody"/>
              <w:spacing w:line="240" w:lineRule="auto"/>
              <w:rPr>
                <w:del w:id="312" w:author="Richard Wen" w:date="2026-02-27T18:15:00Z"/>
                <w:moveFrom w:id="313" w:author="Richard Wen" w:date="2026-02-27T17:48:00Z"/>
                <w:b/>
                <w:bCs/>
              </w:rPr>
            </w:pPr>
            <w:moveFrom w:id="314" w:author="Richard Wen" w:date="2026-02-27T17:48:00Z">
              <w:del w:id="315" w:author="Richard Wen" w:date="2026-02-27T18:15:00Z">
                <w:r w:rsidRPr="00FA0ADF" w:rsidDel="009A4C1C">
                  <w:rPr>
                    <w:b/>
                    <w:bCs/>
                  </w:rPr>
                  <w:delText>3</w:delText>
                </w:r>
              </w:del>
            </w:moveFrom>
          </w:p>
        </w:tc>
        <w:tc>
          <w:tcPr>
            <w:tcW w:w="0" w:type="auto"/>
            <w:tcBorders>
              <w:top w:val="single" w:sz="4" w:space="0" w:color="auto"/>
              <w:bottom w:val="single" w:sz="8" w:space="0" w:color="auto"/>
            </w:tcBorders>
          </w:tcPr>
          <w:p w14:paraId="20D5BF4E" w14:textId="368C42AA" w:rsidR="006C106D" w:rsidRPr="00F220D4" w:rsidDel="009A4C1C" w:rsidRDefault="006C106D" w:rsidP="006C106D">
            <w:pPr>
              <w:pStyle w:val="MDPI42tablebody"/>
              <w:spacing w:line="240" w:lineRule="auto"/>
              <w:rPr>
                <w:del w:id="316" w:author="Richard Wen" w:date="2026-02-27T18:15:00Z"/>
                <w:moveFrom w:id="317" w:author="Richard Wen" w:date="2026-02-27T17:48:00Z"/>
              </w:rPr>
            </w:pPr>
            <w:moveFrom w:id="318" w:author="Richard Wen" w:date="2026-02-27T17:48:00Z">
              <w:del w:id="319" w:author="Richard Wen" w:date="2026-02-27T18:15:00Z">
                <w:r w:rsidDel="009A4C1C">
                  <w:delText>5.75</w:delText>
                </w:r>
              </w:del>
            </w:moveFrom>
          </w:p>
        </w:tc>
        <w:tc>
          <w:tcPr>
            <w:tcW w:w="0" w:type="auto"/>
            <w:tcBorders>
              <w:top w:val="single" w:sz="4" w:space="0" w:color="auto"/>
              <w:bottom w:val="single" w:sz="8" w:space="0" w:color="auto"/>
            </w:tcBorders>
          </w:tcPr>
          <w:p w14:paraId="0B4CE490" w14:textId="3DE6534B" w:rsidR="006C106D" w:rsidDel="009A4C1C" w:rsidRDefault="006C106D" w:rsidP="006C106D">
            <w:pPr>
              <w:pStyle w:val="MDPI42tablebody"/>
              <w:spacing w:line="240" w:lineRule="auto"/>
              <w:rPr>
                <w:del w:id="320" w:author="Richard Wen" w:date="2026-02-27T18:15:00Z"/>
                <w:moveFrom w:id="321" w:author="Richard Wen" w:date="2026-02-27T17:48:00Z"/>
                <w:lang w:val="en"/>
              </w:rPr>
            </w:pPr>
            <w:moveFrom w:id="322" w:author="Richard Wen" w:date="2026-02-27T17:48:00Z">
              <w:del w:id="323" w:author="Richard Wen" w:date="2026-02-27T18:15:00Z">
                <w:r w:rsidDel="009A4C1C">
                  <w:rPr>
                    <w:lang w:val="en"/>
                  </w:rPr>
                  <w:delText>6</w:delText>
                </w:r>
              </w:del>
            </w:moveFrom>
          </w:p>
        </w:tc>
        <w:tc>
          <w:tcPr>
            <w:tcW w:w="0" w:type="auto"/>
            <w:tcBorders>
              <w:top w:val="single" w:sz="4" w:space="0" w:color="auto"/>
              <w:bottom w:val="single" w:sz="8" w:space="0" w:color="auto"/>
            </w:tcBorders>
          </w:tcPr>
          <w:p w14:paraId="6EC3ED26" w14:textId="15FFDEB2" w:rsidR="006C106D" w:rsidDel="009A4C1C" w:rsidRDefault="002165B9" w:rsidP="006C106D">
            <w:pPr>
              <w:pStyle w:val="MDPI42tablebody"/>
              <w:spacing w:line="240" w:lineRule="auto"/>
              <w:rPr>
                <w:del w:id="324" w:author="Richard Wen" w:date="2026-02-27T18:15:00Z"/>
                <w:moveFrom w:id="325" w:author="Richard Wen" w:date="2026-02-27T17:48:00Z"/>
                <w:lang w:val="en"/>
              </w:rPr>
            </w:pPr>
            <w:moveFrom w:id="326" w:author="Richard Wen" w:date="2026-02-27T17:48:00Z">
              <w:del w:id="327" w:author="Richard Wen" w:date="2026-02-27T18:15:00Z">
                <w:r w:rsidDel="009A4C1C">
                  <w:rPr>
                    <w:lang w:val="en"/>
                  </w:rPr>
                  <w:delText>16</w:delText>
                </w:r>
              </w:del>
            </w:moveFrom>
          </w:p>
        </w:tc>
        <w:tc>
          <w:tcPr>
            <w:tcW w:w="0" w:type="auto"/>
            <w:tcBorders>
              <w:top w:val="single" w:sz="4" w:space="0" w:color="auto"/>
              <w:bottom w:val="single" w:sz="8" w:space="0" w:color="auto"/>
            </w:tcBorders>
          </w:tcPr>
          <w:p w14:paraId="273359AF" w14:textId="140F1700" w:rsidR="006C106D" w:rsidDel="009A4C1C" w:rsidRDefault="006C106D" w:rsidP="006C106D">
            <w:pPr>
              <w:pStyle w:val="MDPI42tablebody"/>
              <w:spacing w:line="240" w:lineRule="auto"/>
              <w:rPr>
                <w:del w:id="328" w:author="Richard Wen" w:date="2026-02-27T18:15:00Z"/>
                <w:moveFrom w:id="329" w:author="Richard Wen" w:date="2026-02-27T17:48:00Z"/>
                <w:lang w:val="en"/>
              </w:rPr>
            </w:pPr>
            <w:moveFrom w:id="330" w:author="Richard Wen" w:date="2026-02-27T17:48:00Z">
              <w:del w:id="331" w:author="Richard Wen" w:date="2026-02-27T18:15:00Z">
                <w:r w:rsidDel="009A4C1C">
                  <w:rPr>
                    <w:lang w:val="en"/>
                  </w:rPr>
                  <w:delText>11.75</w:delText>
                </w:r>
              </w:del>
            </w:moveFrom>
          </w:p>
        </w:tc>
        <w:tc>
          <w:tcPr>
            <w:tcW w:w="0" w:type="auto"/>
            <w:tcBorders>
              <w:top w:val="single" w:sz="4" w:space="0" w:color="auto"/>
              <w:bottom w:val="single" w:sz="8" w:space="0" w:color="auto"/>
            </w:tcBorders>
          </w:tcPr>
          <w:p w14:paraId="5C5E38D3" w14:textId="61E80489" w:rsidR="006C106D" w:rsidDel="009A4C1C" w:rsidRDefault="00041EC6" w:rsidP="006C106D">
            <w:pPr>
              <w:pStyle w:val="MDPI42tablebody"/>
              <w:spacing w:line="240" w:lineRule="auto"/>
              <w:rPr>
                <w:del w:id="332" w:author="Richard Wen" w:date="2026-02-27T18:15:00Z"/>
                <w:moveFrom w:id="333" w:author="Richard Wen" w:date="2026-02-27T17:48:00Z"/>
                <w:lang w:val="en"/>
              </w:rPr>
            </w:pPr>
            <w:moveFrom w:id="334" w:author="Richard Wen" w:date="2026-02-27T17:48:00Z">
              <w:del w:id="335" w:author="Richard Wen" w:date="2026-02-27T18:15:00Z">
                <w:r w:rsidDel="009A4C1C">
                  <w:rPr>
                    <w:lang w:val="en"/>
                  </w:rPr>
                  <w:delText>2</w:delText>
                </w:r>
              </w:del>
            </w:moveFrom>
          </w:p>
        </w:tc>
        <w:tc>
          <w:tcPr>
            <w:tcW w:w="0" w:type="auto"/>
            <w:tcBorders>
              <w:top w:val="single" w:sz="4" w:space="0" w:color="auto"/>
              <w:bottom w:val="single" w:sz="8" w:space="0" w:color="auto"/>
            </w:tcBorders>
          </w:tcPr>
          <w:p w14:paraId="7775E9D1" w14:textId="15EE181E" w:rsidR="006C106D" w:rsidDel="009A4C1C" w:rsidRDefault="00DC6B02" w:rsidP="006C106D">
            <w:pPr>
              <w:pStyle w:val="MDPI42tablebody"/>
              <w:spacing w:line="240" w:lineRule="auto"/>
              <w:rPr>
                <w:del w:id="336" w:author="Richard Wen" w:date="2026-02-27T18:15:00Z"/>
                <w:moveFrom w:id="337" w:author="Richard Wen" w:date="2026-02-27T17:48:00Z"/>
                <w:lang w:val="en"/>
              </w:rPr>
            </w:pPr>
            <w:moveFrom w:id="338" w:author="Richard Wen" w:date="2026-02-27T17:48:00Z">
              <w:del w:id="339" w:author="Richard Wen" w:date="2026-02-27T18:15:00Z">
                <w:r w:rsidDel="009A4C1C">
                  <w:rPr>
                    <w:lang w:val="en"/>
                  </w:rPr>
                  <w:delText>11.09</w:delText>
                </w:r>
              </w:del>
            </w:moveFrom>
          </w:p>
        </w:tc>
        <w:tc>
          <w:tcPr>
            <w:tcW w:w="0" w:type="auto"/>
            <w:tcBorders>
              <w:top w:val="single" w:sz="4" w:space="0" w:color="auto"/>
              <w:bottom w:val="single" w:sz="8" w:space="0" w:color="auto"/>
            </w:tcBorders>
          </w:tcPr>
          <w:p w14:paraId="4A9C410D" w14:textId="6A1FE248" w:rsidR="006C106D" w:rsidDel="009A4C1C" w:rsidRDefault="006C106D" w:rsidP="006C106D">
            <w:pPr>
              <w:pStyle w:val="MDPI42tablebody"/>
              <w:spacing w:line="240" w:lineRule="auto"/>
              <w:jc w:val="left"/>
              <w:rPr>
                <w:del w:id="340" w:author="Richard Wen" w:date="2026-02-27T18:15:00Z"/>
                <w:moveFrom w:id="341" w:author="Richard Wen" w:date="2026-02-27T17:48:00Z"/>
                <w:lang w:val="en"/>
              </w:rPr>
            </w:pPr>
            <w:moveFrom w:id="342" w:author="Richard Wen" w:date="2026-02-27T17:48:00Z">
              <w:del w:id="343" w:author="Richard Wen" w:date="2026-02-27T18:15:00Z">
                <w:r w:rsidDel="009A4C1C">
                  <w:rPr>
                    <w:lang w:val="en"/>
                  </w:rPr>
                  <w:delText>Polygon</w:delText>
                </w:r>
              </w:del>
            </w:moveFrom>
          </w:p>
        </w:tc>
        <w:tc>
          <w:tcPr>
            <w:tcW w:w="0" w:type="auto"/>
            <w:tcBorders>
              <w:top w:val="single" w:sz="4" w:space="0" w:color="auto"/>
              <w:bottom w:val="single" w:sz="8" w:space="0" w:color="auto"/>
            </w:tcBorders>
          </w:tcPr>
          <w:p w14:paraId="4318D905" w14:textId="70D7C60E" w:rsidR="006C106D" w:rsidRPr="00F220D4" w:rsidDel="009A4C1C" w:rsidRDefault="00790943" w:rsidP="006C106D">
            <w:pPr>
              <w:pStyle w:val="MDPI42tablebody"/>
              <w:spacing w:line="240" w:lineRule="auto"/>
              <w:jc w:val="left"/>
              <w:rPr>
                <w:del w:id="344" w:author="Richard Wen" w:date="2026-02-27T18:15:00Z"/>
                <w:moveFrom w:id="345" w:author="Richard Wen" w:date="2026-02-27T17:48:00Z"/>
              </w:rPr>
            </w:pPr>
            <w:moveFrom w:id="346" w:author="Richard Wen" w:date="2026-02-27T17:48:00Z">
              <w:del w:id="347" w:author="Richard Wen" w:date="2026-02-27T18:15:00Z">
                <w:r w:rsidRPr="00790943" w:rsidDel="009A4C1C">
                  <w:rPr>
                    <w:lang w:val="en"/>
                  </w:rPr>
                  <w:delText>(46, -77) (47, -80) (48, -75)</w:delText>
                </w:r>
              </w:del>
            </w:moveFrom>
          </w:p>
        </w:tc>
      </w:tr>
    </w:tbl>
    <w:moveFromRangeEnd w:id="197"/>
    <w:p w14:paraId="495136A9" w14:textId="470F7CBD" w:rsidR="00941DFB" w:rsidDel="009A4C1C" w:rsidRDefault="00941DFB" w:rsidP="00941DFB">
      <w:pPr>
        <w:pStyle w:val="MDPI23heading3"/>
        <w:rPr>
          <w:del w:id="348" w:author="Richard Wen" w:date="2026-02-27T18:15:00Z"/>
          <w:lang w:val="en"/>
        </w:rPr>
      </w:pPr>
      <w:del w:id="349" w:author="Richard Wen" w:date="2026-02-27T18:15:00Z">
        <w:r w:rsidDel="009A4C1C">
          <w:delText>3.1.</w:delText>
        </w:r>
        <w:r w:rsidR="00E0330B" w:rsidDel="009A4C1C">
          <w:delText>2</w:delText>
        </w:r>
        <w:r w:rsidDel="009A4C1C">
          <w:delText xml:space="preserve">. </w:delText>
        </w:r>
        <w:r w:rsidR="00E0330B" w:rsidDel="009A4C1C">
          <w:delText>Outcome Modelling</w:delText>
        </w:r>
        <w:r w:rsidDel="009A4C1C">
          <w:delText xml:space="preserve"> Component</w:delText>
        </w:r>
      </w:del>
    </w:p>
    <w:p w14:paraId="047E73EE" w14:textId="13842A90" w:rsidR="00941DFB" w:rsidDel="009A4C1C" w:rsidRDefault="007F4298" w:rsidP="00814CDB">
      <w:pPr>
        <w:pStyle w:val="MDPI23heading3"/>
        <w:rPr>
          <w:del w:id="350" w:author="Richard Wen" w:date="2026-02-27T18:15:00Z"/>
          <w:lang w:val="en"/>
        </w:rPr>
      </w:pPr>
      <w:del w:id="351" w:author="Richard Wen" w:date="2026-02-27T18:15:00Z">
        <w:r w:rsidDel="009A4C1C">
          <w:rPr>
            <w:lang w:val="en"/>
          </w:rPr>
          <w:delText xml:space="preserve">The </w:delText>
        </w:r>
        <w:r w:rsidR="008B5972" w:rsidDel="009A4C1C">
          <w:rPr>
            <w:lang w:val="en"/>
          </w:rPr>
          <w:delText xml:space="preserve">outcome modelling component </w:delText>
        </w:r>
        <w:r w:rsidR="00073E84" w:rsidDel="009A4C1C">
          <w:rPr>
            <w:lang w:val="en"/>
          </w:rPr>
          <w:delText>consisted</w:delText>
        </w:r>
        <w:r w:rsidR="00230E49" w:rsidDel="009A4C1C">
          <w:rPr>
            <w:lang w:val="en"/>
          </w:rPr>
          <w:delText xml:space="preserve"> of</w:delText>
        </w:r>
        <w:r w:rsidR="00073E84" w:rsidDel="009A4C1C">
          <w:rPr>
            <w:lang w:val="en"/>
          </w:rPr>
          <w:delText xml:space="preserve"> sub-components that were divided into two main </w:delText>
        </w:r>
        <w:r w:rsidR="00AF223F" w:rsidDel="009A4C1C">
          <w:rPr>
            <w:lang w:val="en"/>
          </w:rPr>
          <w:delText xml:space="preserve">sub-component </w:delText>
        </w:r>
        <w:r w:rsidR="00073E84" w:rsidDel="009A4C1C">
          <w:rPr>
            <w:lang w:val="en"/>
          </w:rPr>
          <w:delText>processes of models and model selection</w:delText>
        </w:r>
        <w:r w:rsidR="00941DFB" w:rsidDel="009A4C1C">
          <w:rPr>
            <w:lang w:val="en"/>
          </w:rPr>
          <w:delText>.</w:delText>
        </w:r>
        <w:r w:rsidR="00AF223F" w:rsidDel="009A4C1C">
          <w:rPr>
            <w:lang w:val="en"/>
          </w:rPr>
          <w:delText xml:space="preserve"> For the models sub-component</w:delText>
        </w:r>
        <w:r w:rsidR="0005304F" w:rsidDel="009A4C1C">
          <w:rPr>
            <w:lang w:val="en"/>
          </w:rPr>
          <w:delText xml:space="preserve">, </w:delText>
        </w:r>
        <w:r w:rsidR="009B35B8" w:rsidDel="009A4C1C">
          <w:rPr>
            <w:lang w:val="en"/>
          </w:rPr>
          <w:delText>the variables sub-component</w:delText>
        </w:r>
        <w:r w:rsidR="007B5DE8" w:rsidDel="009A4C1C">
          <w:rPr>
            <w:lang w:val="en"/>
          </w:rPr>
          <w:delText xml:space="preserve"> </w:delText>
        </w:r>
        <w:r w:rsidR="00A71462" w:rsidDel="009A4C1C">
          <w:rPr>
            <w:lang w:val="en"/>
          </w:rPr>
          <w:delText>was</w:delText>
        </w:r>
        <w:r w:rsidR="007B5DE8" w:rsidDel="009A4C1C">
          <w:rPr>
            <w:lang w:val="en"/>
          </w:rPr>
          <w:delText xml:space="preserve"> </w:delText>
        </w:r>
        <w:r w:rsidR="0085004C" w:rsidDel="009A4C1C">
          <w:rPr>
            <w:lang w:val="en"/>
          </w:rPr>
          <w:delText>used to build</w:delText>
        </w:r>
        <w:r w:rsidR="007B5DE8" w:rsidDel="009A4C1C">
          <w:rPr>
            <w:lang w:val="en"/>
          </w:rPr>
          <w:delText xml:space="preserve"> several models that output predicted outcomes</w:delText>
        </w:r>
        <w:r w:rsidR="0085004C" w:rsidDel="009A4C1C">
          <w:rPr>
            <w:lang w:val="en"/>
          </w:rPr>
          <w:delText>.</w:delText>
        </w:r>
        <w:r w:rsidR="001B2071" w:rsidDel="009A4C1C">
          <w:rPr>
            <w:lang w:val="en"/>
          </w:rPr>
          <w:delText xml:space="preserve"> Optionally, parameters can be included in each model to adjust model behaviors, with the goal of improving model performance.</w:delText>
        </w:r>
        <w:r w:rsidR="00CE33F7" w:rsidDel="009A4C1C">
          <w:rPr>
            <w:lang w:val="en"/>
          </w:rPr>
          <w:delText xml:space="preserve"> The models sub-component’s objective </w:delText>
        </w:r>
        <w:r w:rsidR="00801903" w:rsidDel="009A4C1C">
          <w:rPr>
            <w:lang w:val="en"/>
          </w:rPr>
          <w:delText>was</w:delText>
        </w:r>
        <w:r w:rsidR="00CE33F7" w:rsidDel="009A4C1C">
          <w:rPr>
            <w:lang w:val="en"/>
          </w:rPr>
          <w:delText xml:space="preserve"> to discover patterns in the variables that </w:delText>
        </w:r>
        <w:r w:rsidR="008414A7" w:rsidDel="009A4C1C">
          <w:rPr>
            <w:lang w:val="en"/>
          </w:rPr>
          <w:delText xml:space="preserve">can </w:delText>
        </w:r>
        <w:r w:rsidR="00CE33F7" w:rsidDel="009A4C1C">
          <w:rPr>
            <w:lang w:val="en"/>
          </w:rPr>
          <w:delText>predict</w:delText>
        </w:r>
        <w:r w:rsidR="008414A7" w:rsidDel="009A4C1C">
          <w:rPr>
            <w:lang w:val="en"/>
          </w:rPr>
          <w:delText xml:space="preserve"> an outcome variable with </w:delText>
        </w:r>
        <w:r w:rsidR="00196B3D" w:rsidDel="009A4C1C">
          <w:rPr>
            <w:lang w:val="en"/>
          </w:rPr>
          <w:delText>performance measured by the model metric sub-component</w:delText>
        </w:r>
        <w:r w:rsidR="008414A7" w:rsidDel="009A4C1C">
          <w:rPr>
            <w:lang w:val="en"/>
          </w:rPr>
          <w:delText>.</w:delText>
        </w:r>
        <w:r w:rsidR="004A53AD" w:rsidDel="009A4C1C">
          <w:rPr>
            <w:lang w:val="en"/>
          </w:rPr>
          <w:delText xml:space="preserve"> If more than one model was built, the model selection sub-component</w:delText>
        </w:r>
        <w:r w:rsidR="00ED2189" w:rsidDel="009A4C1C">
          <w:rPr>
            <w:lang w:val="en"/>
          </w:rPr>
          <w:delText xml:space="preserve"> must be defined with a selection strategy or algorithm </w:delText>
        </w:r>
        <w:r w:rsidR="00024360" w:rsidDel="009A4C1C">
          <w:delText xml:space="preserve">(e.g., cross validation </w:delText>
        </w:r>
        <w:r w:rsidR="00024360" w:rsidDel="009A4C1C">
          <w:fldChar w:fldCharType="begin"/>
        </w:r>
        <w:r w:rsidR="007837A4" w:rsidDel="009A4C1C">
          <w:delInstrText xml:space="preserve"> ADDIN ZOTERO_ITEM CSL_CITATION {"citationID":"pXWEqA3O","properties":{"formattedCitation":"[62]","plainCitation":"[62]","noteIndex":0},"citationItems":[{"id":2270,"uris":["http://zotero.org/users/6749620/items/G8UHF2KM"],"itemData":{"id":2270,"type":"chapter","abstract":"Cross-validation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delInstrText>
        </w:r>
        <w:r w:rsidR="00024360" w:rsidDel="009A4C1C">
          <w:fldChar w:fldCharType="separate"/>
        </w:r>
        <w:r w:rsidR="007837A4" w:rsidRPr="007837A4" w:rsidDel="009A4C1C">
          <w:delText>[62]</w:delText>
        </w:r>
        <w:r w:rsidR="00024360" w:rsidDel="009A4C1C">
          <w:fldChar w:fldCharType="end"/>
        </w:r>
        <w:r w:rsidR="00024360" w:rsidDel="009A4C1C">
          <w:delText xml:space="preserve">, selecting the model with the best model metric value) </w:delText>
        </w:r>
        <w:r w:rsidR="00ED2189" w:rsidDel="009A4C1C">
          <w:rPr>
            <w:lang w:val="en"/>
          </w:rPr>
          <w:delText>based on the predicted model outcomes and model metrics.</w:delText>
        </w:r>
        <w:r w:rsidR="009D4071" w:rsidDel="009A4C1C">
          <w:rPr>
            <w:lang w:val="en"/>
          </w:rPr>
          <w:delText xml:space="preserve"> This model selection process results in a best model being selected</w:delText>
        </w:r>
        <w:r w:rsidR="000F73B4" w:rsidDel="009A4C1C">
          <w:rPr>
            <w:lang w:val="en"/>
          </w:rPr>
          <w:delText>, based on the model metrics and model selection sub-components</w:delText>
        </w:r>
        <w:r w:rsidR="009D4071" w:rsidDel="009A4C1C">
          <w:rPr>
            <w:lang w:val="en"/>
          </w:rPr>
          <w:delText xml:space="preserve">, </w:delText>
        </w:r>
        <w:r w:rsidR="00135AE0" w:rsidDel="009A4C1C">
          <w:rPr>
            <w:lang w:val="en"/>
          </w:rPr>
          <w:delText xml:space="preserve">which </w:delText>
        </w:r>
        <w:r w:rsidR="009D4071" w:rsidDel="009A4C1C">
          <w:rPr>
            <w:lang w:val="en"/>
          </w:rPr>
          <w:delText xml:space="preserve">will be used </w:delText>
        </w:r>
        <w:r w:rsidR="000A2C9D" w:rsidDel="009A4C1C">
          <w:rPr>
            <w:lang w:val="en"/>
          </w:rPr>
          <w:delText>as input for</w:delText>
        </w:r>
        <w:r w:rsidR="009D4071" w:rsidDel="009A4C1C">
          <w:rPr>
            <w:lang w:val="en"/>
          </w:rPr>
          <w:delText xml:space="preserve"> the geo-interventions generation component.</w:delText>
        </w:r>
        <w:r w:rsidR="00941DFB" w:rsidDel="009A4C1C">
          <w:delText>3.1.</w:delText>
        </w:r>
        <w:r w:rsidR="00E0330B" w:rsidDel="009A4C1C">
          <w:delText>3</w:delText>
        </w:r>
        <w:r w:rsidR="00941DFB" w:rsidDel="009A4C1C">
          <w:delText xml:space="preserve">. </w:delText>
        </w:r>
        <w:r w:rsidR="00E0330B" w:rsidDel="009A4C1C">
          <w:delText>Geo-intervention Generation</w:delText>
        </w:r>
        <w:r w:rsidR="00941DFB" w:rsidDel="009A4C1C">
          <w:delText xml:space="preserve"> Component</w:delText>
        </w:r>
      </w:del>
    </w:p>
    <w:p w14:paraId="291DB7AA" w14:textId="7B1891FA" w:rsidR="00B00FCA" w:rsidRPr="00071EE1" w:rsidDel="009A4C1C" w:rsidRDefault="00020E32" w:rsidP="00071EE1">
      <w:pPr>
        <w:pStyle w:val="MDPI31text"/>
        <w:rPr>
          <w:del w:id="352" w:author="Richard Wen" w:date="2026-02-27T18:15:00Z"/>
          <w:b/>
          <w:snapToGrid/>
          <w:sz w:val="16"/>
          <w:szCs w:val="16"/>
        </w:rPr>
      </w:pPr>
      <w:del w:id="353" w:author="Richard Wen" w:date="2026-02-27T18:15:00Z">
        <w:r w:rsidDel="009A4C1C">
          <w:rPr>
            <w:lang w:val="en"/>
          </w:rPr>
          <w:delText>The geo-intervention generation component consisted of sub-components that formed an optimization problem, where the actions sub-component was optimized based on the constraints and outcome metric sub-components</w:delText>
        </w:r>
        <w:r w:rsidR="00941DFB" w:rsidDel="009A4C1C">
          <w:rPr>
            <w:lang w:val="en"/>
          </w:rPr>
          <w:delText>.</w:delText>
        </w:r>
        <w:r w:rsidR="00767211" w:rsidDel="009A4C1C">
          <w:rPr>
            <w:lang w:val="en"/>
          </w:rPr>
          <w:delText xml:space="preserve"> The major sub-component process was the optimization algorithm</w:delText>
        </w:r>
        <w:r w:rsidR="00E41212" w:rsidDel="009A4C1C">
          <w:rPr>
            <w:lang w:val="en"/>
          </w:rPr>
          <w:delText xml:space="preserve">, which searched for the most optimal outcome metric value given the actions and </w:delText>
        </w:r>
        <w:r w:rsidR="002A6A91" w:rsidDel="009A4C1C">
          <w:rPr>
            <w:lang w:val="en"/>
          </w:rPr>
          <w:delText xml:space="preserve">optional </w:delText>
        </w:r>
        <w:r w:rsidR="00E41212" w:rsidDel="009A4C1C">
          <w:rPr>
            <w:lang w:val="en"/>
          </w:rPr>
          <w:delText>constraints sub-components.</w:delText>
        </w:r>
        <w:r w:rsidR="00226314" w:rsidDel="009A4C1C">
          <w:rPr>
            <w:lang w:val="en"/>
          </w:rPr>
          <w:delText xml:space="preserve"> The actions sub-component contain</w:delText>
        </w:r>
        <w:r w:rsidR="000A3E5B" w:rsidDel="009A4C1C">
          <w:rPr>
            <w:lang w:val="en"/>
          </w:rPr>
          <w:delText>ed</w:delText>
        </w:r>
        <w:r w:rsidR="00226314" w:rsidDel="009A4C1C">
          <w:rPr>
            <w:lang w:val="en"/>
          </w:rPr>
          <w:delText xml:space="preserve"> changes to the best model’s variables to produce a set of predicted outcomes associated with those changes</w:delText>
        </w:r>
        <w:r w:rsidR="000A3E5B" w:rsidDel="009A4C1C">
          <w:rPr>
            <w:lang w:val="en"/>
          </w:rPr>
          <w:delText>, while the constraints sub-component conta</w:delText>
        </w:r>
        <w:r w:rsidR="00F27B81" w:rsidDel="009A4C1C">
          <w:rPr>
            <w:lang w:val="en"/>
          </w:rPr>
          <w:delText>ined</w:delText>
        </w:r>
        <w:r w:rsidR="00A23D7B" w:rsidDel="009A4C1C">
          <w:rPr>
            <w:lang w:val="en"/>
          </w:rPr>
          <w:delText xml:space="preserve"> limitations on the possible actions to optimize for based on prior knowledge.</w:delText>
        </w:r>
        <w:r w:rsidR="004B37F2" w:rsidDel="009A4C1C">
          <w:rPr>
            <w:lang w:val="en"/>
          </w:rPr>
          <w:delText xml:space="preserve"> The outcome metrics sub-component sets the objective for the optimization algorithm sub-component, in which a measure is defined based on the predicted outcomes, and a </w:delText>
        </w:r>
        <w:r w:rsidR="00A10139" w:rsidDel="009A4C1C">
          <w:rPr>
            <w:lang w:val="en"/>
          </w:rPr>
          <w:delText>minimization</w:delText>
        </w:r>
        <w:r w:rsidR="004B37F2" w:rsidDel="009A4C1C">
          <w:rPr>
            <w:lang w:val="en"/>
          </w:rPr>
          <w:delText xml:space="preserve"> or maximization objective is chosen for the algorithm based on this measure.</w:delText>
        </w:r>
        <w:r w:rsidR="00112165" w:rsidDel="009A4C1C">
          <w:rPr>
            <w:lang w:val="en"/>
          </w:rPr>
          <w:delText xml:space="preserve"> The optimization algorithm sub-component produced the best outcomes and geo-interventions sub-components based on optimizing for the selected outcome metric</w:delText>
        </w:r>
        <w:r w:rsidR="00D930B4" w:rsidDel="009A4C1C">
          <w:rPr>
            <w:lang w:val="en"/>
          </w:rPr>
          <w:delText>, which represents the generated geo-interventions and its associated predicted outcomes</w:delText>
        </w:r>
        <w:r w:rsidR="00112165" w:rsidDel="009A4C1C">
          <w:rPr>
            <w:lang w:val="en"/>
          </w:rPr>
          <w:delText>.</w:delText>
        </w:r>
        <w:r w:rsidR="007613FA" w:rsidDel="009A4C1C">
          <w:rPr>
            <w:lang w:val="en"/>
          </w:rPr>
          <w:delText xml:space="preserve"> These geo-interventions represented the most optimal actions for each of the locations to produce the optimal predicted outcomes, given the constraints set</w:delText>
        </w:r>
        <w:r w:rsidR="00814CDB" w:rsidDel="009A4C1C">
          <w:rPr>
            <w:b/>
            <w:snapToGrid/>
            <w:sz w:val="16"/>
            <w:szCs w:val="16"/>
          </w:rPr>
          <w:delText>.</w:delText>
        </w:r>
      </w:del>
    </w:p>
    <w:p w14:paraId="517E0D85" w14:textId="46724714" w:rsidR="008F6884" w:rsidRPr="0076503D" w:rsidRDefault="008F6884" w:rsidP="00697558">
      <w:pPr>
        <w:pStyle w:val="MDPI22heading2"/>
      </w:pPr>
      <w:r w:rsidRPr="004A0CD6">
        <w:t xml:space="preserve">3.2. </w:t>
      </w:r>
      <w:r w:rsidR="00D5018A" w:rsidRPr="004A0CD6">
        <w:t>Case Study</w:t>
      </w:r>
    </w:p>
    <w:p w14:paraId="3E0DD3BB" w14:textId="16B5D826" w:rsidR="004A1DBC" w:rsidDel="004E1FB6" w:rsidRDefault="00CC61CC">
      <w:pPr>
        <w:pStyle w:val="MDPI32textnoindent"/>
        <w:rPr>
          <w:del w:id="354" w:author="Richard Wen" w:date="2025-12-24T15:39:00Z"/>
        </w:rPr>
        <w:pPrChange w:id="355" w:author="Richard Wen" w:date="2026-02-25T18:51:00Z">
          <w:pPr>
            <w:pStyle w:val="MDPI31text"/>
          </w:pPr>
        </w:pPrChange>
      </w:pPr>
      <w:commentRangeStart w:id="356"/>
      <w:commentRangeStart w:id="357"/>
      <w:del w:id="358" w:author="Richard Wen" w:date="2025-12-22T19:09:00Z">
        <w:r w:rsidDel="00B86581">
          <w:delText>A case study</w:delText>
        </w:r>
        <w:r w:rsidR="00355BC8" w:rsidDel="00B86581">
          <w:delText xml:space="preserve"> of</w:delText>
        </w:r>
        <w:r w:rsidR="0090552E" w:rsidDel="00B86581">
          <w:delText xml:space="preserve"> reducing</w:delText>
        </w:r>
        <w:r w:rsidR="00355BC8" w:rsidDel="00B86581">
          <w:delText xml:space="preserve"> MVCs in Toronto, Canada, from</w:delText>
        </w:r>
        <w:r w:rsidR="0090552E" w:rsidDel="00B86581">
          <w:delText xml:space="preserve"> 201</w:delText>
        </w:r>
        <w:r w:rsidR="003E4C6F" w:rsidDel="00B86581">
          <w:delText>4-2024</w:delText>
        </w:r>
        <w:r w:rsidR="0090552E" w:rsidDel="00B86581">
          <w:delText xml:space="preserve"> using infrastructure-related variables</w:delText>
        </w:r>
        <w:r w:rsidDel="00B86581">
          <w:delText xml:space="preserve"> was conducted to demonstrate real-world use of the </w:delText>
        </w:r>
        <w:r w:rsidR="00BD4EEA" w:rsidDel="00B86581">
          <w:delText>geo-intervention model</w:delText>
        </w:r>
        <w:r w:rsidDel="00B86581">
          <w:delText>ling framework</w:delText>
        </w:r>
        <w:r w:rsidR="00803F15" w:rsidRPr="00C01742" w:rsidDel="00B86581">
          <w:delText>.</w:delText>
        </w:r>
        <w:r w:rsidR="008D3828" w:rsidDel="00B86581">
          <w:delText xml:space="preserve"> The case study followed the</w:delText>
        </w:r>
        <w:r w:rsidR="001E3CE5" w:rsidDel="00B86581">
          <w:delText xml:space="preserve"> structure of the</w:delText>
        </w:r>
        <w:r w:rsidR="008D3828" w:rsidDel="00B86581">
          <w:delText xml:space="preserve"> </w:delText>
        </w:r>
        <w:r w:rsidR="00BD4EEA" w:rsidDel="00B86581">
          <w:delText>geo-intervention model</w:delText>
        </w:r>
        <w:r w:rsidR="008D3828" w:rsidDel="00B86581">
          <w:delText>ling framework, where spatial data was processed for outcome modelling, and the best outcome model was used for geo-intervention generation.</w:delText>
        </w:r>
        <w:r w:rsidR="00904B19" w:rsidDel="00B86581">
          <w:delText xml:space="preserve"> Spatial data related to infrastructure, socio-demographics, transportation, and crime were spatially aggregated through spatial feature engineering into three regularized grids of aggregate data. These</w:delText>
        </w:r>
        <w:r w:rsidR="00D926C8" w:rsidDel="00B86581">
          <w:delText xml:space="preserve"> grids of data were </w:delText>
        </w:r>
        <w:r w:rsidR="00AB7AB0" w:rsidDel="00B86581">
          <w:delText>used for outcome modelling, in which two AutoML regression models were built to predict the number of MVCs in each grid cell.</w:delText>
        </w:r>
        <w:r w:rsidR="00377174" w:rsidDel="00B86581">
          <w:delText xml:space="preserve"> </w:delText>
        </w:r>
        <w:r w:rsidR="00ED1C2D" w:rsidDel="00B86581">
          <w:delText xml:space="preserve">Based on the MAE, the best outcome model was </w:delText>
        </w:r>
        <w:r w:rsidR="008013E5" w:rsidDel="00B86581">
          <w:delText>selected and</w:delText>
        </w:r>
        <w:r w:rsidR="00ED1C2D" w:rsidDel="00B86581">
          <w:delText xml:space="preserve"> used for generating geo-interventions given </w:delText>
        </w:r>
        <w:r w:rsidR="009618AF" w:rsidDel="00B86581">
          <w:delText>the top three modifiable infrastructure-related variables, and two scenarios related to traffic volume and infrastructure density</w:delText>
        </w:r>
        <w:r w:rsidR="00ED1C2D" w:rsidDel="00B86581">
          <w:delText xml:space="preserve">. </w:delText>
        </w:r>
        <w:commentRangeEnd w:id="356"/>
        <w:r w:rsidR="00815FC5" w:rsidDel="00B86581">
          <w:rPr>
            <w:rStyle w:val="CommentReference"/>
            <w:sz w:val="20"/>
            <w:szCs w:val="22"/>
          </w:rPr>
          <w:commentReference w:id="356"/>
        </w:r>
        <w:commentRangeEnd w:id="357"/>
        <w:r w:rsidR="0053364C" w:rsidDel="00B86581">
          <w:rPr>
            <w:rStyle w:val="CommentReference"/>
            <w:sz w:val="20"/>
            <w:szCs w:val="22"/>
          </w:rPr>
          <w:commentReference w:id="357"/>
        </w:r>
      </w:del>
      <w:del w:id="359" w:author="Richard Wen" w:date="2025-12-24T15:39:00Z">
        <w:r w:rsidR="002B2244" w:rsidDel="004E1FB6">
          <w:delText>An overview of the case study is provided in Figure 4</w:delText>
        </w:r>
        <w:r w:rsidR="00527BC4" w:rsidDel="004E1FB6">
          <w:delText>, while Sections 3.2.1 to 3.2.</w:delText>
        </w:r>
      </w:del>
      <w:del w:id="360" w:author="Richard Wen" w:date="2025-12-22T19:10:00Z">
        <w:r w:rsidR="00527BC4" w:rsidDel="00B86581">
          <w:delText>3</w:delText>
        </w:r>
      </w:del>
      <w:del w:id="361" w:author="Richard Wen" w:date="2025-12-24T15:39:00Z">
        <w:r w:rsidR="00527BC4" w:rsidDel="004E1FB6">
          <w:delText xml:space="preserve"> detail</w:delText>
        </w:r>
        <w:r w:rsidR="008013E5" w:rsidDel="004E1FB6">
          <w:delText xml:space="preserve"> the implementation of the </w:delText>
        </w:r>
        <w:r w:rsidR="00BD4EEA" w:rsidDel="004E1FB6">
          <w:delText>geo-intervention model</w:delText>
        </w:r>
        <w:r w:rsidR="008013E5" w:rsidDel="004E1FB6">
          <w:delText>ling framework based on the components of spatial data, outcome modelling, and geo-interventions generation, respectively.</w:delText>
        </w:r>
      </w:del>
    </w:p>
    <w:p w14:paraId="462A141E" w14:textId="6CC2F9A1" w:rsidR="00C965B2" w:rsidDel="004E1FB6" w:rsidRDefault="00C965B2">
      <w:pPr>
        <w:pStyle w:val="MDPI32textnoindent"/>
        <w:rPr>
          <w:del w:id="362" w:author="Richard Wen" w:date="2025-12-24T15:39:00Z"/>
        </w:rPr>
        <w:pPrChange w:id="363" w:author="Richard Wen" w:date="2026-02-25T18:51:00Z">
          <w:pPr>
            <w:pStyle w:val="MDPI52figure"/>
          </w:pPr>
        </w:pPrChange>
      </w:pPr>
      <w:del w:id="364" w:author="Richard Wen" w:date="2025-12-24T15:39:00Z">
        <w:r w:rsidRPr="000B5B48" w:rsidDel="004E1FB6">
          <w:rPr>
            <w:noProof/>
            <w:lang w:val="en-CA" w:eastAsia="en-CA"/>
          </w:rPr>
          <w:drawing>
            <wp:inline distT="0" distB="0" distL="0" distR="0" wp14:anchorId="17F7A8F7" wp14:editId="39C60DF4">
              <wp:extent cx="3343082" cy="4332364"/>
              <wp:effectExtent l="0" t="0" r="0" b="0"/>
              <wp:docPr id="48226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5357" name="Picture 6"/>
                      <pic:cNvPicPr/>
                    </pic:nvPicPr>
                    <pic:blipFill>
                      <a:blip r:embed="rId14"/>
                      <a:stretch>
                        <a:fillRect/>
                      </a:stretch>
                    </pic:blipFill>
                    <pic:spPr>
                      <a:xfrm>
                        <a:off x="0" y="0"/>
                        <a:ext cx="3449034" cy="4469669"/>
                      </a:xfrm>
                      <a:prstGeom prst="rect">
                        <a:avLst/>
                      </a:prstGeom>
                    </pic:spPr>
                  </pic:pic>
                </a:graphicData>
              </a:graphic>
            </wp:inline>
          </w:drawing>
        </w:r>
      </w:del>
    </w:p>
    <w:p w14:paraId="0FA9FFDA" w14:textId="097A281B" w:rsidR="00C965B2" w:rsidDel="00FD77C0" w:rsidRDefault="00C965B2">
      <w:pPr>
        <w:pStyle w:val="MDPI31text"/>
        <w:rPr>
          <w:del w:id="365" w:author="Richard Wen" w:date="2026-02-25T18:51:00Z"/>
        </w:rPr>
        <w:pPrChange w:id="366" w:author="Richard Wen" w:date="2026-02-25T18:51:00Z">
          <w:pPr>
            <w:pStyle w:val="MDPI51figurecaption"/>
          </w:pPr>
        </w:pPrChange>
      </w:pPr>
      <w:del w:id="367" w:author="Richard Wen" w:date="2025-12-24T15:39:00Z">
        <w:r w:rsidRPr="005A7A5A" w:rsidDel="004E1FB6">
          <w:rPr>
            <w:b/>
            <w:bCs/>
          </w:rPr>
          <w:delText xml:space="preserve">Figure </w:delText>
        </w:r>
        <w:r w:rsidRPr="005A7A5A" w:rsidDel="004E1FB6">
          <w:rPr>
            <w:b/>
            <w:bCs/>
          </w:rPr>
          <w:fldChar w:fldCharType="begin"/>
        </w:r>
        <w:r w:rsidRPr="009C4C6E" w:rsidDel="004E1FB6">
          <w:rPr>
            <w:b/>
            <w:bCs/>
          </w:rPr>
          <w:delInstrText xml:space="preserve"> SEQ Figure \* ARABIC </w:delInstrText>
        </w:r>
        <w:r w:rsidRPr="005A7A5A" w:rsidDel="004E1FB6">
          <w:rPr>
            <w:b/>
            <w:bCs/>
          </w:rPr>
          <w:fldChar w:fldCharType="separate"/>
        </w:r>
        <w:r w:rsidDel="004E1FB6">
          <w:rPr>
            <w:b/>
            <w:bCs/>
          </w:rPr>
          <w:delText>4</w:delText>
        </w:r>
        <w:r w:rsidRPr="005A7A5A" w:rsidDel="004E1FB6">
          <w:rPr>
            <w:b/>
            <w:bCs/>
          </w:rPr>
          <w:fldChar w:fldCharType="end"/>
        </w:r>
        <w:r w:rsidRPr="005A7A5A" w:rsidDel="004E1FB6">
          <w:rPr>
            <w:b/>
            <w:bCs/>
          </w:rPr>
          <w:delText>.</w:delText>
        </w:r>
        <w:r w:rsidDel="004E1FB6">
          <w:delText xml:space="preserve"> </w:delText>
        </w:r>
        <w:r w:rsidR="000370B9" w:rsidDel="004E1FB6">
          <w:delText xml:space="preserve">Application of the </w:delText>
        </w:r>
        <w:r w:rsidR="00BD4EEA" w:rsidDel="004E1FB6">
          <w:delText>geo-intervention model</w:delText>
        </w:r>
        <w:r w:rsidR="000370B9" w:rsidDel="004E1FB6">
          <w:delText>ling framework for case study</w:delText>
        </w:r>
        <w:r w:rsidDel="004E1FB6">
          <w:delText>.</w:delText>
        </w:r>
      </w:del>
    </w:p>
    <w:p w14:paraId="61DD76B0" w14:textId="3C76B3C4" w:rsidR="0082557F" w:rsidRPr="00C01742" w:rsidDel="00B86581" w:rsidRDefault="003961F3">
      <w:pPr>
        <w:pStyle w:val="MDPI31text"/>
        <w:rPr>
          <w:del w:id="368" w:author="Richard Wen" w:date="2025-12-22T19:09:00Z"/>
        </w:rPr>
      </w:pPr>
      <w:commentRangeStart w:id="369"/>
      <w:commentRangeStart w:id="370"/>
      <w:del w:id="371" w:author="Richard Wen" w:date="2025-12-22T19:09:00Z">
        <w:r w:rsidRPr="0073604D" w:rsidDel="00B86581">
          <w:delText xml:space="preserve">A total of 21 datasets with </w:delText>
        </w:r>
        <w:r w:rsidR="007947C4" w:rsidDel="00B86581">
          <w:delText>518</w:delText>
        </w:r>
        <w:r w:rsidRPr="0073604D" w:rsidDel="00B86581">
          <w:delText xml:space="preserve"> variables (columns) and </w:delText>
        </w:r>
        <w:r w:rsidR="007947C4" w:rsidDel="00B86581">
          <w:rPr>
            <w:lang w:val="en"/>
          </w:rPr>
          <w:delText xml:space="preserve">1,488,148 </w:delText>
        </w:r>
        <w:r w:rsidDel="00B86581">
          <w:delText xml:space="preserve">spatial </w:delText>
        </w:r>
        <w:r w:rsidRPr="0073604D" w:rsidDel="00B86581">
          <w:delText>objects (rows) were collected from the City of Toronto Open Data Portal and Toronto Police Service Public Safety Data Portal related to infrastructure, socio</w:delText>
        </w:r>
        <w:r w:rsidR="00904B19" w:rsidDel="00B86581">
          <w:delText>-</w:delText>
        </w:r>
        <w:r w:rsidRPr="0073604D" w:rsidDel="00B86581">
          <w:delText>demographic</w:delText>
        </w:r>
        <w:r w:rsidR="00F0391F" w:rsidDel="00B86581">
          <w:delText>s</w:delText>
        </w:r>
        <w:r w:rsidRPr="0073604D" w:rsidDel="00B86581">
          <w:delText>, transportation, and crime</w:delText>
        </w:r>
        <w:r w:rsidDel="00B86581">
          <w:delText xml:space="preserve"> (Table 2). </w:delText>
        </w:r>
        <w:r w:rsidRPr="00352099" w:rsidDel="00B86581">
          <w:delText xml:space="preserve">These datasets were </w:delText>
        </w:r>
        <w:r w:rsidR="000E586C" w:rsidDel="00B86581">
          <w:delText xml:space="preserve">spatially </w:delText>
        </w:r>
        <w:r w:rsidDel="00B86581">
          <w:delText>aggregated</w:delText>
        </w:r>
        <w:r w:rsidR="0023645D" w:rsidDel="00B86581">
          <w:delText xml:space="preserve"> (see Table 3)</w:delText>
        </w:r>
        <w:r w:rsidRPr="00352099" w:rsidDel="00B86581">
          <w:delText xml:space="preserve"> in</w:delText>
        </w:r>
        <w:r w:rsidDel="00B86581">
          <w:delText>to</w:delText>
        </w:r>
        <w:r w:rsidRPr="00352099" w:rsidDel="00B86581">
          <w:delText xml:space="preserve"> regularized grids based on spatial resolutions of 10 by 10, 40 by 40, and 80 by 80 grid cells.</w:delText>
        </w:r>
        <w:r w:rsidDel="00B86581">
          <w:delText xml:space="preserve"> </w:delText>
        </w:r>
        <w:r w:rsidR="000E586C" w:rsidDel="00B86581">
          <w:delText>The</w:delText>
        </w:r>
        <w:r w:rsidRPr="00352099" w:rsidDel="00B86581">
          <w:delText xml:space="preserve"> 10 by 10, 40 by 40, and 80 by 80</w:delText>
        </w:r>
        <w:r w:rsidR="000E586C" w:rsidDel="00B86581">
          <w:delText xml:space="preserve"> </w:delText>
        </w:r>
        <w:r w:rsidR="00C27BA6" w:rsidDel="00B86581">
          <w:delText>grids</w:delText>
        </w:r>
        <w:r w:rsidRPr="00352099" w:rsidDel="00B86581">
          <w:delText xml:space="preserve"> had 1</w:delText>
        </w:r>
        <w:r w:rsidR="006032A5" w:rsidDel="00B86581">
          <w:delText>408</w:delText>
        </w:r>
        <w:r w:rsidRPr="00352099" w:rsidDel="00B86581">
          <w:delText xml:space="preserve"> aggregate variables (</w:delText>
        </w:r>
        <w:r w:rsidR="000E586C" w:rsidDel="00B86581">
          <w:delText>from 5</w:delText>
        </w:r>
        <w:r w:rsidR="004147A6" w:rsidDel="00B86581">
          <w:delText>18</w:delText>
        </w:r>
        <w:r w:rsidR="000E586C" w:rsidDel="00B86581">
          <w:delText xml:space="preserve"> variables originally in the datasets</w:delText>
        </w:r>
        <w:r w:rsidRPr="00352099" w:rsidDel="00B86581">
          <w:delText xml:space="preserve">), </w:delText>
        </w:r>
        <w:r w:rsidR="00BE5153" w:rsidDel="00B86581">
          <w:delText>with</w:delText>
        </w:r>
        <w:r w:rsidRPr="00352099" w:rsidDel="00B86581">
          <w:delText xml:space="preserve"> 100, 1600, and 6400 cells (rows), respectively.</w:delText>
        </w:r>
        <w:r w:rsidR="00871669" w:rsidDel="00B86581">
          <w:delText xml:space="preserve"> Each of these grids of data were used as input for outcome modelling, where the total number of MVCs in each cell was used as the outcome variable.</w:delText>
        </w:r>
        <w:commentRangeEnd w:id="369"/>
        <w:r w:rsidR="00815FC5" w:rsidRPr="00C01742" w:rsidDel="00B86581">
          <w:rPr>
            <w:rStyle w:val="CommentReference"/>
            <w:sz w:val="20"/>
            <w:szCs w:val="22"/>
          </w:rPr>
          <w:commentReference w:id="369"/>
        </w:r>
        <w:commentRangeEnd w:id="370"/>
        <w:r w:rsidR="0053364C" w:rsidRPr="00C01742" w:rsidDel="00B86581">
          <w:rPr>
            <w:rStyle w:val="CommentReference"/>
            <w:sz w:val="20"/>
            <w:szCs w:val="22"/>
          </w:rPr>
          <w:commentReference w:id="370"/>
        </w:r>
      </w:del>
    </w:p>
    <w:p w14:paraId="6A8C0959" w14:textId="4A29A454" w:rsidR="0082557F" w:rsidDel="007C32D3" w:rsidRDefault="0082557F">
      <w:pPr>
        <w:pStyle w:val="MDPI31text"/>
        <w:rPr>
          <w:del w:id="372" w:author="Richard Wen" w:date="2025-12-24T15:41:00Z"/>
          <w:lang w:val="en"/>
        </w:rPr>
        <w:pPrChange w:id="373" w:author="Richard Wen" w:date="2026-02-25T18:51:00Z">
          <w:pPr>
            <w:pStyle w:val="MDPI23heading3"/>
          </w:pPr>
        </w:pPrChange>
      </w:pPr>
      <w:del w:id="374" w:author="Richard Wen" w:date="2025-12-24T15:41:00Z">
        <w:r w:rsidDel="007C32D3">
          <w:delText>3.2.</w:delText>
        </w:r>
      </w:del>
      <w:del w:id="375" w:author="Richard Wen" w:date="2025-12-22T19:10:00Z">
        <w:r w:rsidR="00ED6344" w:rsidDel="00B86581">
          <w:delText>2</w:delText>
        </w:r>
      </w:del>
      <w:del w:id="376" w:author="Richard Wen" w:date="2025-12-24T15:41:00Z">
        <w:r w:rsidDel="007C32D3">
          <w:delText xml:space="preserve">. </w:delText>
        </w:r>
        <w:r w:rsidR="00A06AD2" w:rsidDel="007C32D3">
          <w:delText>Outcome Modelling</w:delText>
        </w:r>
      </w:del>
    </w:p>
    <w:p w14:paraId="2471D6E2" w14:textId="62F690A9" w:rsidR="006734CA" w:rsidDel="00B86581" w:rsidRDefault="008961CB">
      <w:pPr>
        <w:pStyle w:val="MDPI31text"/>
        <w:rPr>
          <w:del w:id="377" w:author="Richard Wen" w:date="2025-12-22T19:09:00Z"/>
          <w:lang w:val="en"/>
        </w:rPr>
        <w:pPrChange w:id="378" w:author="Richard Wen" w:date="2026-02-25T18:51:00Z">
          <w:pPr>
            <w:pStyle w:val="MDPI23heading3"/>
          </w:pPr>
        </w:pPrChange>
      </w:pPr>
      <w:r w:rsidRPr="006F376D">
        <w:t xml:space="preserve">Regression-based </w:t>
      </w:r>
      <w:proofErr w:type="spellStart"/>
      <w:r w:rsidRPr="006F376D">
        <w:t>AutoML</w:t>
      </w:r>
      <w:proofErr w:type="spellEnd"/>
      <w:r w:rsidRPr="006F376D">
        <w:t xml:space="preserve"> models </w:t>
      </w:r>
      <w:r w:rsidRPr="000339C2">
        <w:rPr>
          <w:i/>
          <w:iCs/>
        </w:rPr>
        <w:t>auto-</w:t>
      </w:r>
      <w:proofErr w:type="spellStart"/>
      <w:r w:rsidRPr="000339C2">
        <w:rPr>
          <w:i/>
          <w:iCs/>
        </w:rPr>
        <w:t>sklearn</w:t>
      </w:r>
      <w:proofErr w:type="spellEnd"/>
      <w:r w:rsidRPr="006F376D">
        <w:t xml:space="preserve"> and </w:t>
      </w:r>
      <w:proofErr w:type="spellStart"/>
      <w:r w:rsidRPr="000339C2">
        <w:rPr>
          <w:i/>
          <w:iCs/>
        </w:rPr>
        <w:t>tpot</w:t>
      </w:r>
      <w:proofErr w:type="spellEnd"/>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proofErr w:type="spellStart"/>
      <w:r w:rsidR="0026314C">
        <w:rPr>
          <w:i/>
          <w:iCs/>
        </w:rPr>
        <w:t>autosklearn</w:t>
      </w:r>
      <w:proofErr w:type="spellEnd"/>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proofErr w:type="spellStart"/>
      <w:r w:rsidR="00AC4016">
        <w:rPr>
          <w:i/>
          <w:iCs/>
        </w:rPr>
        <w:t>autosklearn</w:t>
      </w:r>
      <w:proofErr w:type="spellEnd"/>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from 40</w:t>
      </w:r>
      <w:r w:rsidR="006445CD">
        <w:t xml:space="preserve"> by 40</w:t>
      </w:r>
      <w:r w:rsidR="00054E90">
        <w:t xml:space="preserve"> to 80</w:t>
      </w:r>
      <w:r w:rsidR="006445CD">
        <w:t xml:space="preserve"> by 80</w:t>
      </w:r>
      <w:r w:rsidR="00054E90">
        <w:t xml:space="preserve"> grids, with the greatest improvement </w:t>
      </w:r>
      <w:r w:rsidR="00DA3D91">
        <w:t>seen in</w:t>
      </w:r>
      <w:r w:rsidR="00054E90">
        <w:t xml:space="preserve"> 10</w:t>
      </w:r>
      <w:r w:rsidR="00A91AFA">
        <w:t xml:space="preserve"> by 10</w:t>
      </w:r>
      <w:r w:rsidR="00054E90">
        <w:t xml:space="preserve"> to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proofErr w:type="spellStart"/>
      <w:r w:rsidR="00215033">
        <w:rPr>
          <w:i/>
          <w:iCs/>
        </w:rPr>
        <w:t>autosklearn</w:t>
      </w:r>
      <w:proofErr w:type="spellEnd"/>
      <w:r w:rsidR="00215033">
        <w:t xml:space="preserve"> and </w:t>
      </w:r>
      <w:proofErr w:type="spellStart"/>
      <w:r w:rsidR="00215033">
        <w:rPr>
          <w:i/>
          <w:iCs/>
        </w:rPr>
        <w:t>tpot</w:t>
      </w:r>
      <w:proofErr w:type="spellEnd"/>
      <w:r w:rsidR="00215033">
        <w:t xml:space="preserve"> respectively</w:t>
      </w:r>
      <w:r w:rsidR="007E7B87">
        <w:t>)</w:t>
      </w:r>
      <w:r w:rsidR="00054E90">
        <w:t>.</w:t>
      </w:r>
      <w:r w:rsidR="00C805D1">
        <w:t xml:space="preserve"> The 80 by 80 grid </w:t>
      </w:r>
      <w:proofErr w:type="spellStart"/>
      <w:r w:rsidR="00C805D1">
        <w:rPr>
          <w:i/>
          <w:iCs/>
        </w:rPr>
        <w:t>autosklearn</w:t>
      </w:r>
      <w:proofErr w:type="spellEnd"/>
      <w:r w:rsidR="002317B2">
        <w:t xml:space="preserve"> model was selected as the best model for the geo-intervention generation component.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5</w:t>
      </w:r>
      <w:r w:rsidR="006734CA">
        <w:t xml:space="preserve">. </w:t>
      </w:r>
      <w:ins w:id="379" w:author="Richard Wen" w:date="2025-12-24T15:45:00Z">
        <w:r w:rsidR="006734CA">
          <w:t xml:space="preserve">An </w:t>
        </w:r>
      </w:ins>
      <w:r w:rsidR="006734CA">
        <w:t>overview of the case study</w:t>
      </w:r>
      <w:r w:rsidR="00AF0B77">
        <w:t xml:space="preserve"> process, applying the geo-intervention modelling framework,</w:t>
      </w:r>
      <w:r w:rsidR="006734CA">
        <w:t xml:space="preserve"> is visualized in Figure C1 of Appendix C</w:t>
      </w:r>
      <w:ins w:id="380" w:author="Richard Wen" w:date="2025-12-24T15:48:00Z">
        <w:r w:rsidR="006734CA">
          <w:t>.</w:t>
        </w:r>
      </w:ins>
      <w:del w:id="381" w:author="Richard Wen" w:date="2025-12-22T19:09:00Z">
        <w:r w:rsidR="006734CA" w:rsidDel="00B86581">
          <w:delText>3.2.1. Spatial Data</w:delText>
        </w:r>
      </w:del>
    </w:p>
    <w:p w14:paraId="1D016138" w14:textId="403DF877" w:rsidR="00CF77D1" w:rsidRDefault="00CF77D1">
      <w:pPr>
        <w:pStyle w:val="MDPI31text"/>
        <w:rPr>
          <w:ins w:id="382" w:author="Richard Wen" w:date="2026-02-27T19:05:00Z"/>
        </w:rPr>
      </w:pPr>
    </w:p>
    <w:p w14:paraId="50CB1E85" w14:textId="70A389E7" w:rsidR="007A1D43" w:rsidRDefault="007A1D43" w:rsidP="007A1D43">
      <w:pPr>
        <w:pStyle w:val="MDPI31text"/>
        <w:rPr>
          <w:ins w:id="383" w:author="Richard Wen" w:date="2026-02-27T19:05:00Z"/>
          <w:lang w:val="en"/>
        </w:rPr>
      </w:pPr>
      <w:ins w:id="384" w:author="Richard Wen" w:date="2026-02-27T19:05:00Z">
        <w:r>
          <w:rPr>
            <w:lang w:val="en"/>
          </w:rPr>
          <w:lastRenderedPageBreak/>
          <w:t xml:space="preserve">With the 80 by 80 grid </w:t>
        </w:r>
        <w:proofErr w:type="spellStart"/>
        <w:r>
          <w:rPr>
            <w:i/>
            <w:iCs/>
            <w:lang w:val="en"/>
          </w:rPr>
          <w:t>autosklearn</w:t>
        </w:r>
        <w:proofErr w:type="spellEnd"/>
        <w:r>
          <w:rPr>
            <w:lang w:val="en"/>
          </w:rPr>
          <w:t xml:space="preserve"> model as the best model (lowest MAE=82.95), permutation variable importance was calculated for 1408 variables used in the model </w:t>
        </w:r>
        <w:r>
          <w:rPr>
            <w:lang w:val="en"/>
          </w:rPr>
          <w:fldChar w:fldCharType="begin"/>
        </w:r>
      </w:ins>
      <w:r w:rsidR="00C936B5">
        <w:rPr>
          <w:lang w:val="en"/>
        </w:rPr>
        <w:instrText xml:space="preserve"> ADDIN ZOTERO_ITEM CSL_CITATION {"citationID":"aj3bf8t8no","properties":{"formattedCitation":"[104]","plainCitation":"[104]","noteIndex":0},"citationItems":[{"id":2218,"uris":["http://zotero.org/users/6749620/items/VMQ6QZS8"],"itemData":{"id":2218,"type":"article-journal","abstract":"Motivation: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C936B5">
        <w:rPr>
          <w:rFonts w:ascii="Cambria Math" w:hAnsi="Cambria Math" w:cs="Cambria Math"/>
          <w:lang w:val="en"/>
        </w:rPr>
        <w:instrText>∼</w:instrText>
      </w:r>
      <w:r w:rsidR="00C936B5">
        <w:rPr>
          <w:lang w:val="en"/>
        </w:rPr>
        <w: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ins w:id="385" w:author="Richard Wen" w:date="2026-02-27T19:05:00Z">
        <w:r>
          <w:rPr>
            <w:lang w:val="en"/>
          </w:rPr>
          <w:fldChar w:fldCharType="separate"/>
        </w:r>
      </w:ins>
      <w:r w:rsidR="00C936B5" w:rsidRPr="00C936B5">
        <w:t>[104]</w:t>
      </w:r>
      <w:ins w:id="386" w:author="Richard Wen" w:date="2026-02-27T19:05:00Z">
        <w:r>
          <w:rPr>
            <w:lang w:val="en"/>
          </w:rPr>
          <w:fldChar w:fldCharType="end"/>
        </w:r>
        <w:r>
          <w:rPr>
            <w:lang w:val="en"/>
          </w:rPr>
          <w:t xml:space="preserve">. The top 25 most important variables from the best model are shown in Figure 6. The most important variable was the number of arterial roads, followed by the number of red light cameras, transit shelters, and crime occurrences involving pointing a firearm.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w:t>
        </w:r>
        <w:proofErr w:type="spellStart"/>
        <w:r>
          <w:rPr>
            <w:lang w:val="en"/>
          </w:rPr>
          <w:t>centrelines</w:t>
        </w:r>
        <w:proofErr w:type="spellEnd"/>
        <w:r>
          <w:rPr>
            <w:lang w:val="en"/>
          </w:rPr>
          <w:t xml:space="preserve">. The most important traffic volume related variable was </w:t>
        </w:r>
        <w:proofErr w:type="spellStart"/>
        <w:r>
          <w:rPr>
            <w:i/>
            <w:iCs/>
            <w:lang w:val="en"/>
          </w:rPr>
          <w:t>traffic_eb_cars_l_sum</w:t>
        </w:r>
        <w:proofErr w:type="spellEnd"/>
        <w:r>
          <w:rPr>
            <w:lang w:val="en"/>
          </w:rPr>
          <w:t>, the total volume of left-turning eastbound cars. This variable was selected for defining the higher than average traffic areas constraint for scenario one.</w:t>
        </w:r>
      </w:ins>
    </w:p>
    <w:p w14:paraId="357252F6" w14:textId="1BA0CFFE" w:rsidR="007A1D43" w:rsidRDefault="007A1D43">
      <w:pPr>
        <w:pStyle w:val="MDPI31text"/>
        <w:rPr>
          <w:lang w:val="en"/>
        </w:rPr>
      </w:pPr>
      <w:ins w:id="387" w:author="Richard Wen" w:date="2026-02-27T19:05:00Z">
        <w:r>
          <w:rPr>
            <w:lang w:val="en"/>
          </w:rPr>
          <w: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t>
        </w:r>
      </w:ins>
    </w:p>
    <w:p w14:paraId="278AA1AF" w14:textId="0354CD41" w:rsidR="0082557F" w:rsidRDefault="00566713" w:rsidP="008333F2">
      <w:pPr>
        <w:pStyle w:val="MDPI31text"/>
      </w:pPr>
      <w:r>
        <w:t xml:space="preserve">Geo-interventions were generated using the 80 by 80 grid </w:t>
      </w:r>
      <w:proofErr w:type="spellStart"/>
      <w:r>
        <w:t>autosklearn</w:t>
      </w:r>
      <w:proofErr w:type="spellEnd"/>
      <w:r>
        <w:t xml:space="preserve"> model, 1101 iterations of Bayesian Optimization, and the top three most important infrastructure variables, namely the </w:t>
      </w:r>
      <w:del w:id="388" w:author="snli" w:date="2025-11-18T01:09:00Z">
        <w:r w:rsidDel="000B7479">
          <w:delText>red light</w:delText>
        </w:r>
      </w:del>
      <w:ins w:id="389" w:author="snli" w:date="2025-11-18T01:09:00Z">
        <w:r>
          <w:t>red-light</w:t>
        </w:r>
      </w:ins>
      <w:r>
        <w:t xml:space="preserve"> camera, transit shelter, and wayfinding structure counts. Recall that in scenario one, Bayesian Optimization was constrained to grid cells with </w:t>
      </w:r>
      <w:del w:id="390" w:author="snli" w:date="2025-11-18T01:10:00Z">
        <w:r w:rsidDel="000B7479">
          <w:delText>higher than average</w:delText>
        </w:r>
      </w:del>
      <w:ins w:id="391" w:author="snli" w:date="2025-11-18T01:10:00Z">
        <w:r>
          <w:t>higher-than-average</w:t>
        </w:r>
      </w:ins>
      <w:r>
        <w:t xml:space="preserve"> traffic, while in scenario two, optimization was constrained to grid cells with lower than average red light camera, transit shelter, and wayfinding structure counts. In scenario one, the best geo-intervention occurred </w:t>
      </w:r>
      <w:del w:id="392" w:author="Richard Wen" w:date="2026-02-28T00:54:00Z">
        <w:r w:rsidDel="008A3F83">
          <w:delText>in iteration 983</w:delText>
        </w:r>
        <w:r w:rsidR="008F2028" w:rsidDel="008A3F83">
          <w:delText xml:space="preserve"> (Figure C1</w:delText>
        </w:r>
        <w:r w:rsidDel="008A3F83">
          <w:delText xml:space="preserve">) </w:delText>
        </w:r>
      </w:del>
      <w:r>
        <w:t>with a predicted 554,584 MVC, a reduction of 33,606 (5.7%) compared to the initial 588,190 MVC, while in scenario two, none of the iterations resulted in a reduction in predicted MVC</w:t>
      </w:r>
      <w:ins w:id="393" w:author="Richard Wen" w:date="2026-02-28T00:55:00Z">
        <w:r w:rsidR="008A3F83">
          <w:t xml:space="preserve">. See Appendix C </w:t>
        </w:r>
        <w:r w:rsidR="00A9798A">
          <w:t>for details on the iterations to find</w:t>
        </w:r>
        <w:r w:rsidR="008A3F83">
          <w:t xml:space="preserve"> optimized geo-intervention</w:t>
        </w:r>
      </w:ins>
      <w:ins w:id="394" w:author="Richard Wen" w:date="2026-02-28T00:56:00Z">
        <w:r w:rsidR="00A9798A">
          <w:t>s for each scenario</w:t>
        </w:r>
      </w:ins>
      <w:ins w:id="395" w:author="Richard Wen" w:date="2026-02-28T00:55:00Z">
        <w:r w:rsidR="008A3F83">
          <w:t xml:space="preserve">. </w:t>
        </w:r>
      </w:ins>
      <w:del w:id="396" w:author="Richard Wen" w:date="2026-02-28T00:55:00Z">
        <w:r w:rsidDel="008A3F83">
          <w:delText xml:space="preserve"> over the initial iteration (</w:delText>
        </w:r>
        <w:r w:rsidR="008F2028" w:rsidDel="008A3F83">
          <w:delText>Figure C2</w:delText>
        </w:r>
        <w:r w:rsidDel="008A3F83">
          <w:delText>).</w:delText>
        </w:r>
        <w:r w:rsidR="008F2028" w:rsidDel="008A3F83">
          <w:delText xml:space="preserve"> </w:delText>
        </w:r>
      </w:del>
      <w:r>
        <w:t>In scenario one, changes in red light cameras were spread out away from the downtown Toronto area, changes in transit shelters were more concentrated in the downtown area, and changes in wayfinding structures were mostly concentrated in the downtown area and along the center and lower portions</w:t>
      </w:r>
      <w:r w:rsidR="00F62FBB">
        <w:t xml:space="preserve"> (Figure 8</w:t>
      </w:r>
      <w:r>
        <w:t>). Similarly, the changes in predicted MVC were more concentrated in the downtown area and more spread out away from</w:t>
      </w:r>
      <w:r w:rsidR="00C50A8D">
        <w:t xml:space="preserve"> the downtown core. However,</w:t>
      </w:r>
      <w:r>
        <w:t xml:space="preserve"> predicted reductions in MVC were seen more in the western than eastern portion of the city.</w:t>
      </w:r>
    </w:p>
    <w:p w14:paraId="0A2821FB" w14:textId="1BC218B9" w:rsidR="001505A5" w:rsidRDefault="000C54CE" w:rsidP="00CC03C3">
      <w:pPr>
        <w:pStyle w:val="MDPI52figure"/>
        <w:ind w:left="2040" w:firstLine="510"/>
        <w:jc w:val="left"/>
      </w:pPr>
      <w:r w:rsidRPr="00E53481">
        <w:rPr>
          <w:noProof/>
          <w:lang w:val="en-CA" w:eastAsia="en-CA" w:bidi="ar-SA"/>
        </w:rPr>
        <w:drawing>
          <wp:inline distT="0" distB="0" distL="0" distR="0" wp14:anchorId="003B3579" wp14:editId="6BAFEEC9">
            <wp:extent cx="3017598" cy="25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5"/>
                    <a:stretch>
                      <a:fillRect/>
                    </a:stretch>
                  </pic:blipFill>
                  <pic:spPr bwMode="auto">
                    <a:xfrm>
                      <a:off x="0" y="0"/>
                      <a:ext cx="3134068" cy="2636349"/>
                    </a:xfrm>
                    <a:prstGeom prst="rect">
                      <a:avLst/>
                    </a:prstGeom>
                    <a:noFill/>
                    <a:ln>
                      <a:noFill/>
                    </a:ln>
                  </pic:spPr>
                </pic:pic>
              </a:graphicData>
            </a:graphic>
          </wp:inline>
        </w:drawing>
      </w:r>
    </w:p>
    <w:p w14:paraId="6EF7E5B9" w14:textId="26F4C637" w:rsidR="001505A5" w:rsidRPr="006F376D" w:rsidDel="005A6436" w:rsidRDefault="001505A5">
      <w:pPr>
        <w:pStyle w:val="MDPI51figurecaption"/>
        <w:rPr>
          <w:del w:id="397" w:author="Richard Wen" w:date="2026-02-27T19:04:00Z"/>
        </w:rPr>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D86266" w14:textId="791C4A6F" w:rsidR="00BC766B" w:rsidDel="00417B47" w:rsidRDefault="00BC766B">
      <w:pPr>
        <w:pStyle w:val="MDPI51figurecaption"/>
        <w:rPr>
          <w:del w:id="398" w:author="Richard Wen" w:date="2025-12-24T15:42:00Z"/>
          <w:lang w:val="en"/>
        </w:rPr>
        <w:pPrChange w:id="399" w:author="Richard Wen" w:date="2026-02-27T19:04:00Z">
          <w:pPr>
            <w:pStyle w:val="MDPI23heading3"/>
          </w:pPr>
        </w:pPrChange>
      </w:pPr>
      <w:del w:id="400" w:author="Richard Wen" w:date="2025-12-24T15:42:00Z">
        <w:r w:rsidDel="00417B47">
          <w:delText>3.2.</w:delText>
        </w:r>
      </w:del>
      <w:del w:id="401" w:author="Richard Wen" w:date="2025-12-22T19:10:00Z">
        <w:r w:rsidDel="00B86581">
          <w:delText>1</w:delText>
        </w:r>
      </w:del>
      <w:del w:id="402" w:author="Richard Wen" w:date="2025-12-24T15:42:00Z">
        <w:r w:rsidDel="00417B47">
          <w:delText xml:space="preserve">. Geo-intervention </w:delText>
        </w:r>
        <w:r w:rsidR="00A06AD2" w:rsidDel="00417B47">
          <w:delText>Generation</w:delText>
        </w:r>
      </w:del>
    </w:p>
    <w:p w14:paraId="4D7766EE" w14:textId="1CF91E18" w:rsidR="00186DA8" w:rsidRPr="005232EF" w:rsidDel="005A6436" w:rsidRDefault="00ED2F61">
      <w:pPr>
        <w:pStyle w:val="MDPI51figurecaption"/>
        <w:rPr>
          <w:del w:id="403" w:author="Richard Wen" w:date="2026-02-27T19:04:00Z"/>
          <w:moveTo w:id="404" w:author="Richard Wen" w:date="2025-12-24T15:48:00Z"/>
          <w:lang w:val="en"/>
        </w:rPr>
        <w:pPrChange w:id="405" w:author="Richard Wen" w:date="2026-02-27T19:04:00Z">
          <w:pPr>
            <w:pStyle w:val="MDPI31text"/>
          </w:pPr>
        </w:pPrChange>
      </w:pPr>
      <w:del w:id="406" w:author="Richard Wen" w:date="2026-02-27T19:04:00Z">
        <w:r w:rsidDel="005A6436">
          <w:rPr>
            <w:lang w:val="en"/>
          </w:rPr>
          <w:delText xml:space="preserve">With the 80 by 80 grid </w:delText>
        </w:r>
        <w:r w:rsidDel="005A6436">
          <w:rPr>
            <w:i/>
            <w:iCs/>
            <w:lang w:val="en"/>
          </w:rPr>
          <w:delText>autosklearn</w:delText>
        </w:r>
        <w:r w:rsidDel="005A6436">
          <w:rPr>
            <w:lang w:val="en"/>
          </w:rPr>
          <w:delText xml:space="preserve"> model as the best model (lowest MAE=82.95), permutation variable importance was calculated for 1</w:delText>
        </w:r>
        <w:r w:rsidR="00E7187F" w:rsidDel="005A6436">
          <w:rPr>
            <w:lang w:val="en"/>
          </w:rPr>
          <w:delText>408</w:delText>
        </w:r>
        <w:r w:rsidDel="005A6436">
          <w:rPr>
            <w:lang w:val="en"/>
          </w:rPr>
          <w:delText xml:space="preserve"> variables</w:delText>
        </w:r>
        <w:r w:rsidR="004C309E" w:rsidDel="005A6436">
          <w:rPr>
            <w:lang w:val="en"/>
          </w:rPr>
          <w:delText xml:space="preserve"> used in the model</w:delText>
        </w:r>
        <w:r w:rsidDel="005A6436">
          <w:rPr>
            <w:lang w:val="en"/>
          </w:rPr>
          <w:delText xml:space="preserve"> </w:delText>
        </w:r>
        <w:r w:rsidDel="005A6436">
          <w:rPr>
            <w:lang w:val="en"/>
          </w:rPr>
          <w:fldChar w:fldCharType="begin"/>
        </w:r>
        <w:r w:rsidR="007837A4" w:rsidDel="005A6436">
          <w:rPr>
            <w:lang w:val="en"/>
          </w:rPr>
          <w:delInstrText xml:space="preserve"> ADDIN ZOTERO_ITEM CSL_CITATION {"citationID":"aj3bf8t8no","properties":{"formattedCitation":"[105]","plainCitation":"[105]","noteIndex":0},"citationItems":[{"id":2218,"uris":["http://zotero.org/users/6749620/items/VMQ6QZS8"],"itemData":{"id":2218,"type":"article-journal","abstract":"Motivation: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delInstrText>
        </w:r>
        <w:r w:rsidR="007837A4" w:rsidDel="005A6436">
          <w:rPr>
            <w:rFonts w:ascii="Cambria Math" w:hAnsi="Cambria Math" w:cs="Cambria Math"/>
            <w:lang w:val="en"/>
          </w:rPr>
          <w:delInstrText>∼</w:delInstrText>
        </w:r>
        <w:r w:rsidR="007837A4" w:rsidDel="005A6436">
          <w:rPr>
            <w:lang w:val="en"/>
          </w:rPr>
          <w:del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delInstrText>
        </w:r>
        <w:r w:rsidDel="005A6436">
          <w:rPr>
            <w:lang w:val="en"/>
          </w:rPr>
          <w:fldChar w:fldCharType="separate"/>
        </w:r>
        <w:r w:rsidR="007837A4" w:rsidRPr="007837A4" w:rsidDel="005A6436">
          <w:delText>[105]</w:delText>
        </w:r>
        <w:r w:rsidDel="005A6436">
          <w:rPr>
            <w:lang w:val="en"/>
          </w:rPr>
          <w:fldChar w:fldCharType="end"/>
        </w:r>
        <w:r w:rsidR="00BC766B" w:rsidDel="005A6436">
          <w:rPr>
            <w:lang w:val="en"/>
          </w:rPr>
          <w:delText>.</w:delText>
        </w:r>
        <w:r w:rsidR="00834F98" w:rsidDel="005A6436">
          <w:rPr>
            <w:lang w:val="en"/>
          </w:rPr>
          <w:delText xml:space="preserve"> The top 25 most important variables from the best model </w:delText>
        </w:r>
        <w:r w:rsidR="00BD2A53" w:rsidDel="005A6436">
          <w:rPr>
            <w:lang w:val="en"/>
          </w:rPr>
          <w:delText>are</w:delText>
        </w:r>
        <w:r w:rsidR="00834F98" w:rsidDel="005A6436">
          <w:rPr>
            <w:lang w:val="en"/>
          </w:rPr>
          <w:delText xml:space="preserve"> shown in Figure 6.</w:delText>
        </w:r>
        <w:r w:rsidR="00143454" w:rsidDel="005A6436">
          <w:rPr>
            <w:lang w:val="en"/>
          </w:rPr>
          <w:delText xml:space="preserve"> The most important variable was the number of arterial roads, followed by the number of red light cameras</w:delText>
        </w:r>
        <w:r w:rsidR="003A144E" w:rsidDel="005A6436">
          <w:rPr>
            <w:lang w:val="en"/>
          </w:rPr>
          <w:delText>, transit shelters, and crime occurrences involving pointing a firearm.</w:delText>
        </w:r>
        <w:r w:rsidR="00834F98" w:rsidDel="005A6436">
          <w:rPr>
            <w:lang w:val="en"/>
          </w:rPr>
          <w:delText xml:space="preserve">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centrelines.</w:delText>
        </w:r>
        <w:r w:rsidR="00956EDA" w:rsidDel="005A6436">
          <w:rPr>
            <w:lang w:val="en"/>
          </w:rPr>
          <w:delText xml:space="preserve"> The most important traffic volume related variable was </w:delText>
        </w:r>
        <w:r w:rsidR="00956EDA" w:rsidDel="005A6436">
          <w:rPr>
            <w:i/>
            <w:iCs/>
            <w:lang w:val="en"/>
          </w:rPr>
          <w:delText>traffic_eb_cars_l_sum</w:delText>
        </w:r>
        <w:r w:rsidR="00956EDA" w:rsidDel="005A6436">
          <w:rPr>
            <w:lang w:val="en"/>
          </w:rPr>
          <w:delText xml:space="preserve">, the total volume of left-turning eastbound cars. This variable was selected for defining the </w:delText>
        </w:r>
        <w:r w:rsidR="00990A32" w:rsidDel="005A6436">
          <w:rPr>
            <w:lang w:val="en"/>
          </w:rPr>
          <w:delText xml:space="preserve">higher than average traffic areas constraint </w:delText>
        </w:r>
        <w:r w:rsidR="00956EDA" w:rsidDel="005A6436">
          <w:rPr>
            <w:lang w:val="en"/>
          </w:rPr>
          <w:delText>for scenario one.</w:delText>
        </w:r>
      </w:del>
      <w:moveToRangeStart w:id="407" w:author="Richard Wen" w:date="2025-12-24T15:48:00Z" w:name="move217483735"/>
      <w:moveTo w:id="408" w:author="Richard Wen" w:date="2025-12-24T15:48:00Z">
        <w:del w:id="409" w:author="Richard Wen" w:date="2026-02-27T19:04:00Z">
          <w:r w:rsidR="00186DA8" w:rsidDel="005A6436">
            <w:rPr>
              <w:lang w:val="en"/>
            </w:rPr>
            <w:delTex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delText>
          </w:r>
        </w:del>
      </w:moveTo>
    </w:p>
    <w:moveToRangeEnd w:id="407"/>
    <w:p w14:paraId="3096550D" w14:textId="77777777" w:rsidR="00186DA8" w:rsidRPr="00956EDA" w:rsidDel="005A6436" w:rsidRDefault="00186DA8">
      <w:pPr>
        <w:pStyle w:val="MDPI51figurecaption"/>
        <w:rPr>
          <w:del w:id="410" w:author="Richard Wen" w:date="2026-02-27T19:04:00Z"/>
          <w:lang w:val="en"/>
        </w:rPr>
        <w:pPrChange w:id="411" w:author="Richard Wen" w:date="2026-02-27T19:04:00Z">
          <w:pPr>
            <w:pStyle w:val="MDPI31text"/>
          </w:pPr>
        </w:pPrChange>
      </w:pPr>
    </w:p>
    <w:p w14:paraId="0250CB0B" w14:textId="77777777" w:rsidR="00BA68AD" w:rsidRDefault="00BA68AD">
      <w:pPr>
        <w:pStyle w:val="MDPI51figurecaption"/>
        <w:rPr>
          <w:lang w:val="en"/>
        </w:rPr>
        <w:pPrChange w:id="412" w:author="Richard Wen" w:date="2026-02-27T19:04:00Z">
          <w:pPr>
            <w:pStyle w:val="MDPI31text"/>
          </w:pPr>
        </w:pPrChange>
      </w:pPr>
    </w:p>
    <w:p w14:paraId="7C47F399" w14:textId="77777777" w:rsidR="00BA68AD" w:rsidRDefault="00BA68AD" w:rsidP="008A4655">
      <w:pPr>
        <w:pStyle w:val="MDPI52figure"/>
        <w:ind w:left="2040" w:firstLine="510"/>
        <w:jc w:val="left"/>
      </w:pPr>
      <w:r w:rsidRPr="00E53481">
        <w:rPr>
          <w:noProof/>
          <w:lang w:val="en-CA" w:eastAsia="en-CA" w:bidi="ar-SA"/>
        </w:rPr>
        <w:lastRenderedPageBreak/>
        <w:drawing>
          <wp:inline distT="0" distB="0" distL="0" distR="0" wp14:anchorId="48E99B9E" wp14:editId="5D594206">
            <wp:extent cx="4831115" cy="2333549"/>
            <wp:effectExtent l="0" t="0" r="7620" b="0"/>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6"/>
                    <a:stretch>
                      <a:fillRect/>
                    </a:stretch>
                  </pic:blipFill>
                  <pic:spPr bwMode="auto">
                    <a:xfrm>
                      <a:off x="0" y="0"/>
                      <a:ext cx="5306063" cy="2562961"/>
                    </a:xfrm>
                    <a:prstGeom prst="rect">
                      <a:avLst/>
                    </a:prstGeom>
                    <a:noFill/>
                    <a:ln>
                      <a:noFill/>
                    </a:ln>
                  </pic:spPr>
                </pic:pic>
              </a:graphicData>
            </a:graphic>
          </wp:inline>
        </w:drawing>
      </w:r>
    </w:p>
    <w:p w14:paraId="6EA2F64E" w14:textId="52CBA1EF"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42EE1">
        <w:rPr>
          <w:b/>
          <w:bCs/>
          <w:noProof/>
        </w:rPr>
        <w:t>6</w:t>
      </w:r>
      <w:r w:rsidRPr="005A7A5A">
        <w:rPr>
          <w:b/>
          <w:bCs/>
        </w:rPr>
        <w:fldChar w:fldCharType="end"/>
      </w:r>
      <w:r w:rsidRPr="005A7A5A">
        <w:rPr>
          <w:b/>
          <w:bCs/>
        </w:rPr>
        <w:t>.</w:t>
      </w:r>
      <w:r>
        <w:t xml:space="preserve"> </w:t>
      </w:r>
      <w:r w:rsidR="006706B9">
        <w:t xml:space="preserve">Top 25 most important variables for 80 by 80 grid </w:t>
      </w:r>
      <w:proofErr w:type="spellStart"/>
      <w:r w:rsidR="009C5F10">
        <w:t>autosklearn</w:t>
      </w:r>
      <w:proofErr w:type="spellEnd"/>
      <w:r w:rsidR="006706B9" w:rsidRPr="00EB6816">
        <w:rPr>
          <w:i/>
          <w:iCs/>
        </w:rPr>
        <w:t xml:space="preserve"> </w:t>
      </w:r>
      <w:r w:rsidR="006706B9">
        <w:t>model.</w:t>
      </w:r>
    </w:p>
    <w:p w14:paraId="2F0B3CA7" w14:textId="1B2B1857" w:rsidR="005232EF" w:rsidRPr="005232EF" w:rsidDel="00186DA8" w:rsidRDefault="008A4655" w:rsidP="005232EF">
      <w:pPr>
        <w:pStyle w:val="MDPI31text"/>
        <w:rPr>
          <w:moveFrom w:id="413" w:author="Richard Wen" w:date="2025-12-24T15:48:00Z"/>
          <w:lang w:val="en"/>
        </w:rPr>
      </w:pPr>
      <w:r>
        <w:rPr>
          <w:lang w:val="en"/>
        </w:rPr>
        <w:tab/>
      </w:r>
      <w:r>
        <w:rPr>
          <w:lang w:val="en"/>
        </w:rPr>
        <w:tab/>
      </w:r>
      <w:r w:rsidR="00D632A3">
        <w:rPr>
          <w:lang w:val="en"/>
        </w:rPr>
        <w:tab/>
      </w:r>
      <w:r w:rsidR="00D632A3">
        <w:rPr>
          <w:lang w:val="en"/>
        </w:rPr>
        <w:tab/>
      </w:r>
      <w:r w:rsidR="00D632A3">
        <w:rPr>
          <w:lang w:val="en"/>
        </w:rPr>
        <w:tab/>
      </w:r>
      <w:moveFromRangeStart w:id="414" w:author="Richard Wen" w:date="2025-12-24T15:48:00Z" w:name="move217483735"/>
      <w:moveFrom w:id="415" w:author="Richard Wen" w:date="2025-12-24T15:48:00Z">
        <w:r w:rsidR="005232EF" w:rsidDel="00186DA8">
          <w:rPr>
            <w:lang w:val="en"/>
          </w:rPr>
          <w: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w:t>
        </w:r>
        <w:r w:rsidR="00956EDA" w:rsidDel="00186DA8">
          <w:rPr>
            <w:lang w:val="en"/>
          </w:rPr>
          <w:t xml:space="preserve"> for scenarios one and two</w:t>
        </w:r>
        <w:r w:rsidR="005232EF" w:rsidDel="00186DA8">
          <w:rPr>
            <w:lang w:val="en"/>
          </w:rPr>
          <w:t xml:space="preserve"> were the number of red light cameras, the number of transit shelters, and the number of wayfinding structures according to their variable importance.</w:t>
        </w:r>
      </w:moveFrom>
    </w:p>
    <w:moveFromRangeEnd w:id="414"/>
    <w:p w14:paraId="68541FF2" w14:textId="77777777" w:rsidR="00596596" w:rsidRDefault="00596596" w:rsidP="00D632A3">
      <w:pPr>
        <w:pStyle w:val="MDPI52figure"/>
        <w:jc w:val="left"/>
      </w:pPr>
      <w:r w:rsidRPr="00E53481">
        <w:rPr>
          <w:noProof/>
          <w:lang w:val="en-CA" w:eastAsia="en-CA" w:bidi="ar-SA"/>
        </w:rPr>
        <w:drawing>
          <wp:inline distT="0" distB="0" distL="0" distR="0" wp14:anchorId="6D808F4C" wp14:editId="673D147E">
            <wp:extent cx="4824200" cy="2838297"/>
            <wp:effectExtent l="0" t="0" r="0" b="635"/>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7"/>
                    <a:stretch>
                      <a:fillRect/>
                    </a:stretch>
                  </pic:blipFill>
                  <pic:spPr bwMode="auto">
                    <a:xfrm>
                      <a:off x="0" y="0"/>
                      <a:ext cx="5089383" cy="2994316"/>
                    </a:xfrm>
                    <a:prstGeom prst="rect">
                      <a:avLst/>
                    </a:prstGeom>
                    <a:noFill/>
                    <a:ln>
                      <a:noFill/>
                    </a:ln>
                  </pic:spPr>
                </pic:pic>
              </a:graphicData>
            </a:graphic>
          </wp:inline>
        </w:drawing>
      </w:r>
    </w:p>
    <w:p w14:paraId="7C01D159" w14:textId="3DA70DB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7</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proofErr w:type="spellStart"/>
      <w:r w:rsidR="001A181E">
        <w:t>autosklearn</w:t>
      </w:r>
      <w:proofErr w:type="spellEnd"/>
      <w:r w:rsidR="0028269C" w:rsidRPr="00EB6816">
        <w:rPr>
          <w:i/>
          <w:iCs/>
        </w:rPr>
        <w:t xml:space="preserve"> </w:t>
      </w:r>
      <w:r w:rsidR="0028269C">
        <w:t>model.</w:t>
      </w:r>
    </w:p>
    <w:p w14:paraId="46680E62" w14:textId="77777777" w:rsidR="00300C56" w:rsidRDefault="00300C56">
      <w:pPr>
        <w:pStyle w:val="MDPI52figure"/>
        <w:ind w:left="1530" w:firstLine="510"/>
        <w:pPrChange w:id="416" w:author="Richard Wen" w:date="2026-02-24T17:58:00Z">
          <w:pPr>
            <w:pStyle w:val="MDPI52figure"/>
            <w:jc w:val="right"/>
          </w:pPr>
        </w:pPrChange>
      </w:pPr>
      <w:r w:rsidRPr="00E53481">
        <w:rPr>
          <w:noProof/>
          <w:lang w:val="en-CA" w:eastAsia="en-CA" w:bidi="ar-SA"/>
        </w:rPr>
        <w:drawing>
          <wp:inline distT="0" distB="0" distL="0" distR="0" wp14:anchorId="142D5E5E" wp14:editId="08D9F5D6">
            <wp:extent cx="4938667" cy="2428646"/>
            <wp:effectExtent l="0" t="0" r="0" b="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8"/>
                    <a:stretch>
                      <a:fillRect/>
                    </a:stretch>
                  </pic:blipFill>
                  <pic:spPr bwMode="auto">
                    <a:xfrm>
                      <a:off x="0" y="0"/>
                      <a:ext cx="4985238" cy="2451548"/>
                    </a:xfrm>
                    <a:prstGeom prst="rect">
                      <a:avLst/>
                    </a:prstGeom>
                    <a:noFill/>
                    <a:ln>
                      <a:noFill/>
                    </a:ln>
                  </pic:spPr>
                </pic:pic>
              </a:graphicData>
            </a:graphic>
          </wp:inline>
        </w:drawing>
      </w:r>
    </w:p>
    <w:p w14:paraId="20FC9002" w14:textId="769CA50A"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2642EA">
        <w:rPr>
          <w:b/>
          <w:bCs/>
          <w:noProof/>
        </w:rPr>
        <w:t>8</w:t>
      </w:r>
      <w:r w:rsidRPr="005A7A5A">
        <w:rPr>
          <w:b/>
          <w:bCs/>
        </w:rPr>
        <w:fldChar w:fldCharType="end"/>
      </w:r>
      <w:r w:rsidRPr="005A7A5A">
        <w:rPr>
          <w:b/>
          <w:bCs/>
        </w:rPr>
        <w:t>.</w:t>
      </w:r>
      <w:r>
        <w:t xml:space="preserve"> </w:t>
      </w:r>
      <w:r w:rsidR="003D1DB4" w:rsidRPr="0087375B">
        <w:t xml:space="preserve">Scenario </w:t>
      </w:r>
      <w:ins w:id="417" w:author="Richard Wen" w:date="2025-12-22T19:11:00Z">
        <w:r w:rsidR="0087375B" w:rsidRPr="0087375B">
          <w:rPr>
            <w:rPrChange w:id="418" w:author="Richard Wen" w:date="2025-12-22T19:11:00Z">
              <w:rPr>
                <w:highlight w:val="yellow"/>
              </w:rPr>
            </w:rPrChange>
          </w:rPr>
          <w:t>one</w:t>
        </w:r>
      </w:ins>
      <w:del w:id="419" w:author="Richard Wen" w:date="2025-12-22T19:11:00Z">
        <w:r w:rsidR="003D1DB4" w:rsidRPr="0087375B" w:rsidDel="0087375B">
          <w:delText>1</w:delText>
        </w:r>
      </w:del>
      <w:r w:rsidR="003D1DB4">
        <w:t xml:space="preserve"> using</w:t>
      </w:r>
      <w:r>
        <w:t xml:space="preserve"> 80 by 80 grid </w:t>
      </w:r>
      <w:proofErr w:type="spellStart"/>
      <w:r>
        <w:t>autosklearn</w:t>
      </w:r>
      <w:proofErr w:type="spellEnd"/>
      <w:r w:rsidRPr="00EB6816">
        <w:rPr>
          <w:i/>
          <w:iCs/>
        </w:rPr>
        <w:t xml:space="preserve"> </w:t>
      </w:r>
      <w:r>
        <w:t>model.</w:t>
      </w:r>
    </w:p>
    <w:p w14:paraId="1BB4FD08" w14:textId="77777777" w:rsidR="00314AC5" w:rsidRPr="00325902" w:rsidRDefault="00314AC5" w:rsidP="00314AC5">
      <w:pPr>
        <w:pStyle w:val="MDPI21heading1"/>
      </w:pPr>
      <w:commentRangeStart w:id="420"/>
      <w:commentRangeStart w:id="421"/>
      <w:r w:rsidRPr="00325902">
        <w:lastRenderedPageBreak/>
        <w:t>4. Discussion</w:t>
      </w:r>
      <w:commentRangeEnd w:id="420"/>
      <w:r w:rsidR="00380E09" w:rsidRPr="00325902">
        <w:rPr>
          <w:rStyle w:val="CommentReference"/>
          <w:sz w:val="20"/>
          <w:szCs w:val="22"/>
        </w:rPr>
        <w:commentReference w:id="420"/>
      </w:r>
      <w:commentRangeEnd w:id="421"/>
      <w:r w:rsidR="00B4106E">
        <w:rPr>
          <w:rStyle w:val="CommentReference"/>
          <w:rFonts w:eastAsia="SimSun"/>
          <w:b w:val="0"/>
          <w:snapToGrid/>
          <w:lang w:eastAsia="zh-CN" w:bidi="ar-SA"/>
        </w:rPr>
        <w:commentReference w:id="421"/>
      </w:r>
    </w:p>
    <w:p w14:paraId="095BD501" w14:textId="3901F8DF" w:rsidR="00314AC5" w:rsidRDefault="0085326F">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r w:rsidR="006C6142">
        <w:t xml:space="preserve"> S</w:t>
      </w:r>
      <w:r w:rsidR="00477832">
        <w:t>ection</w:t>
      </w:r>
      <w:ins w:id="422" w:author="Richard Wen" w:date="2026-02-28T01:10:00Z">
        <w:r w:rsidR="006C6142">
          <w:t xml:space="preserve"> 4.1</w:t>
        </w:r>
      </w:ins>
      <w:r w:rsidR="00477832">
        <w:t xml:space="preserve"> highlights several advantages from incorporating the geo-intervention modelling framework as a foundation for discovering data-driven geo-interventions in research and practice. The geo-intervention modelling framework provides adaptability and generalizability across disciplines, accelerating the transformation of research into practice by improving human trust through user guided experimentation and design.</w:t>
      </w:r>
      <w:ins w:id="423" w:author="Richard Wen" w:date="2026-02-28T01:11:00Z">
        <w:r w:rsidR="006C6142">
          <w:t xml:space="preserve"> Section 4.2 discusses the disadvantages of applying the geo-intervention modelling framework related to time and knowledge</w:t>
        </w:r>
        <w:r w:rsidR="00F904A8">
          <w:t>.</w:t>
        </w:r>
        <w:r w:rsidR="00DB5209">
          <w:t xml:space="preserve"> The major disadvantages of the geo-intervention modelling framework lie in the omission of very recent advances in modelling approaches and big data, which have been still developing, but rapidly emerging throughout the fields of artificial intelligence and GIS.</w:t>
        </w:r>
      </w:ins>
      <w:ins w:id="424" w:author="Richard Wen" w:date="2026-02-28T01:12:00Z">
        <w:r w:rsidR="00BC65E8">
          <w:t xml:space="preserve"> Section 4.3 discusses the major limitations of the geo-intervention modelling framework relative to validating generated geo-interventions, and lack of empirical evidence for the utility of the framework.</w:t>
        </w:r>
        <w:r w:rsidR="00592C17">
          <w:t xml:space="preserve"> The limitations reveal the need for interdisciplinary research of geo-interventions, encouraging the collection of geo-intervention verification data and promoting more studies focused on geo-interventions to further strengthen the framework in the future.</w:t>
        </w:r>
      </w:ins>
      <w:ins w:id="425" w:author="Richard Wen" w:date="2026-02-28T01:13:00Z">
        <w:r w:rsidR="00260BC6">
          <w:t xml:space="preserve"> Finally, Section 4.4 highlights</w:t>
        </w:r>
        <w:r w:rsidR="00180B06">
          <w:t xml:space="preserve"> research</w:t>
        </w:r>
        <w:r w:rsidR="00260BC6">
          <w:t xml:space="preserve"> opportunities to improve the geo-intervention modelling framework, and long-term visions relative to developments in the framework.</w:t>
        </w:r>
        <w:r w:rsidR="004405B5">
          <w:t xml:space="preserve"> These opportunities follow recent shifts towards data-driven decision-making and the incorporation of interdisciplinary expertise into research, both enabled by the rapid advances in artificial intelligence and large-scale computing infrastructure available today.</w:t>
        </w:r>
      </w:ins>
    </w:p>
    <w:p w14:paraId="16C77F1B" w14:textId="44A4C018" w:rsidR="005D3BC1" w:rsidRPr="000672EC" w:rsidRDefault="005D3BC1" w:rsidP="005D3BC1">
      <w:pPr>
        <w:pStyle w:val="MDPI22heading2"/>
      </w:pPr>
      <w:r>
        <w:t>4</w:t>
      </w:r>
      <w:r w:rsidRPr="000672EC">
        <w:t>.</w:t>
      </w:r>
      <w:r w:rsidR="00477832">
        <w:t>1</w:t>
      </w:r>
      <w:r w:rsidRPr="000672EC">
        <w:t xml:space="preserve">. </w:t>
      </w:r>
      <w:r>
        <w:t>Advantages</w:t>
      </w:r>
    </w:p>
    <w:p w14:paraId="07CB2CF6" w14:textId="1E4B4A70" w:rsidR="00B66FEC" w:rsidRDefault="00477832" w:rsidP="00B66FEC">
      <w:pPr>
        <w:pStyle w:val="MDPI23heading3"/>
      </w:pPr>
      <w:r>
        <w:t>4.1</w:t>
      </w:r>
      <w:r w:rsidR="00B66FEC">
        <w:t>.1. Bridging Research and Practice</w:t>
      </w:r>
    </w:p>
    <w:p w14:paraId="18887C36" w14:textId="3F68EE3E" w:rsidR="00B66FEC" w:rsidRPr="006D2568" w:rsidRDefault="006D2568" w:rsidP="006D2568">
      <w:pPr>
        <w:pStyle w:val="MDPI31text"/>
      </w:pPr>
      <w:r>
        <w:t>C</w:t>
      </w:r>
      <w:r w:rsidRPr="006D2568">
        <w:t xml:space="preserve">ommon GIS modelling and </w:t>
      </w:r>
      <w:proofErr w:type="spellStart"/>
      <w:r w:rsidRPr="006D2568">
        <w:t>AutoML</w:t>
      </w:r>
      <w:proofErr w:type="spellEnd"/>
      <w:r w:rsidRPr="006D2568">
        <w:t xml:space="preserve"> techniques focus on quantitative </w:t>
      </w:r>
      <w:r>
        <w:t>approaches</w:t>
      </w:r>
      <w:r w:rsidR="008F5927">
        <w:t xml:space="preserve"> based on theory</w:t>
      </w:r>
      <w:r>
        <w:t xml:space="preserve"> </w:t>
      </w:r>
      <w:r w:rsidRPr="006D2568">
        <w:fldChar w:fldCharType="begin"/>
      </w:r>
      <w:r w:rsidR="00607752">
        <w:instrText xml:space="preserve"> ADDIN ZOTERO_ITEM CSL_CITATION {"citationID":"vpIQNA25","properties":{"formattedCitation":"[20]","plainCitation":"[20]","noteIndex":0},"citationItems":[{"id":2226,"uris":["http://zotero.org/users/6749620/items/EI7C95US"],"itemData":{"id":2226,"type":"article-journal","abstract":"Many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Pr="006D2568">
        <w:fldChar w:fldCharType="separate"/>
      </w:r>
      <w:r w:rsidR="00607752" w:rsidRPr="00607752">
        <w:t>[20]</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C936B5">
        <w:instrText xml:space="preserve"> ADDIN ZOTERO_ITEM CSL_CITATION {"citationID":"KO5eWRQG","properties":{"formattedCitation":"[105,106]","plainCitation":"[105,106]","noteIndex":0},"citationItems":[{"id":2217,"uris":["http://zotero.org/users/6749620/items/LVGT5ZUT"],"itemData":{"id":2217,"type":"paper-conference","abstract":"Efforts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id":2221,"uris":["http://zotero.org/users/6749620/items/37MQT3F9"],"itemData":{"id":2221,"type":"article-journal","container-title":"IEEE Data Engineering Bulletin","source":"Google Scholar","title":"A Human-in-the-loop Perspective on AutoML: Milestones and the Road Ahead","title-short":"A Human-in-the-loop Perspective on AutoML","author":[{"family":"Lee","given":"Doris Jung-Lin"},{"family":"Macke","given":"Stephen"}],"issued":{"date-parts":[["2020"]]}}}],"schema":"https://github.com/citation-style-language/schema/raw/master/csl-citation.json"} </w:instrText>
      </w:r>
      <w:r w:rsidRPr="006D2568">
        <w:fldChar w:fldCharType="separate"/>
      </w:r>
      <w:r w:rsidR="00C936B5" w:rsidRPr="00C936B5">
        <w:t>[105,106]</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most models do not hold knowledge or reasoning of feasibility in relation to the decision-making problem, knowledge from practitioners and experts is invaluable in adjusting the geo-interventions for feasibility </w:t>
      </w:r>
      <w:r w:rsidR="0089553C">
        <w:fldChar w:fldCharType="begin"/>
      </w:r>
      <w:r w:rsidR="00C936B5">
        <w:instrText xml:space="preserve"> ADDIN ZOTERO_ITEM CSL_CITATION {"citationID":"a2a370496ur","properties":{"formattedCitation":"[107,108]","plainCitation":"[107,108]","noteIndex":0},"citationItems":[{"id":3243,"uris":["http://zotero.org/users/6749620/items/4XV6KW6E"],"itemData":{"id":3243,"type":"article-journal","container-title":"Landscape and urban planning","issue":"2","note":"publisher: Elsevier","page":"79–93","source":"Google Scholar","title":"Integrating spatial multi-criteria evaluation and expert knowledge for GIS-based habitat suitability modelling","volume":"55","author":[{"family":"Store","given":"Ron"},{"family":"Kangas","given":"Jyrki"}],"issued":{"date-parts":[["2001"]]}}},{"id":3244,"uris":["http://zotero.org/users/6749620/items/7REZM5Z9"],"itemData":{"id":3244,"type":"article-journal","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schema":"https://github.com/citation-style-language/schema/raw/master/csl-citation.json"} </w:instrText>
      </w:r>
      <w:r w:rsidR="0089553C">
        <w:fldChar w:fldCharType="separate"/>
      </w:r>
      <w:r w:rsidR="00C936B5" w:rsidRPr="00C936B5">
        <w:t>[107,108]</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C936B5">
        <w:instrText xml:space="preserve"> ADDIN ZOTERO_ITEM CSL_CITATION {"citationID":"a24t3hc62ej","properties":{"formattedCitation":"[109]","plainCitation":"[109]","noteIndex":0},"citationItems":[{"id":3245,"uris":["http://zotero.org/users/6749620/items/GELPTDID"],"itemData":{"id":3245,"type":"book","publisher":"Springer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W."}],"accessed":{"date-parts":[["2025",7,4]]},"issued":{"date-parts":[["2007"]]}}}],"schema":"https://github.com/citation-style-language/schema/raw/master/csl-citation.json"} </w:instrText>
      </w:r>
      <w:r w:rsidR="0089553C">
        <w:fldChar w:fldCharType="separate"/>
      </w:r>
      <w:r w:rsidR="00C936B5" w:rsidRPr="00C936B5">
        <w:t>[109]</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C936B5">
        <w:instrText xml:space="preserve"> ADDIN ZOTERO_ITEM CSL_CITATION {"citationID":"au512n8ikm","properties":{"formattedCitation":"[110]","plainCitation":"[110]","noteIndex":0},"citationItems":[{"id":3242,"uris":["http://zotero.org/users/6749620/items/I8XR4TLR"],"itemData":{"id":3242,"type":"article-journal","container-title":"Psychiatry research","note":"publisher: Elsevier","page":"112376","source":"Google Scholar","title":"Implementation science: what is it and why should I care?","title-short":"Implementation science","volume":"283","author":[{"family":"Bauer","given":"Mark S."},{"family":"Kirchner","given":"JoAnn"}],"issued":{"date-parts":[["2020"]]}}}],"schema":"https://github.com/citation-style-language/schema/raw/master/csl-citation.json"} </w:instrText>
      </w:r>
      <w:r w:rsidR="001F6BA8">
        <w:fldChar w:fldCharType="separate"/>
      </w:r>
      <w:r w:rsidR="00C936B5" w:rsidRPr="00C936B5">
        <w:t>[110]</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C936B5">
        <w:instrText xml:space="preserve"> ADDIN ZOTERO_ITEM CSL_CITATION {"citationID":"a2cb8j6hpbj","properties":{"formattedCitation":"[111]","plainCitation":"[111]","noteIndex":0},"citationItems":[{"id":3241,"uris":["http://zotero.org/users/6749620/items/PW4WLXBS"],"itemData":{"id":3241,"type":"article-journal","abstract":"National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1F6BA8">
        <w:fldChar w:fldCharType="separate"/>
      </w:r>
      <w:r w:rsidR="00C936B5" w:rsidRPr="00C936B5">
        <w:t>[111]</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BB3274E" w:rsidR="00B66FEC" w:rsidRDefault="00477832" w:rsidP="00B66FEC">
      <w:pPr>
        <w:pStyle w:val="MDPI23heading3"/>
      </w:pPr>
      <w:r>
        <w:t>4.1</w:t>
      </w:r>
      <w:r w:rsidR="00B66FEC">
        <w:t xml:space="preserve">.2. </w:t>
      </w:r>
      <w:r w:rsidR="000B4725">
        <w:t>Adaptability</w:t>
      </w:r>
      <w:r w:rsidR="00827C58">
        <w:t xml:space="preserve"> </w:t>
      </w:r>
      <w:r w:rsidR="000B4725">
        <w:t>and Generalizability</w:t>
      </w:r>
    </w:p>
    <w:p w14:paraId="4532DAF8" w14:textId="4B2A96CD"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w:t>
      </w:r>
      <w:r w:rsidR="00CC2DD1">
        <w:lastRenderedPageBreak/>
        <w:t>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C936B5">
        <w:instrText xml:space="preserve"> ADDIN ZOTERO_ITEM CSL_CITATION {"citationID":"S4NQ3aKZ","properties":{"formattedCitation":"[112]","plainCitation":"[112]","noteIndex":0},"citationItems":[{"id":2483,"uris":["http://zotero.org/users/6749620/items/BREB27VC"],"itemData":{"id":2483,"type":"article-journal","abstract":"Public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801AA4" w:rsidRPr="006951A5">
        <w:fldChar w:fldCharType="separate"/>
      </w:r>
      <w:r w:rsidR="00C936B5" w:rsidRPr="00C936B5">
        <w:t>[112]</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outcomes or events</w:t>
      </w:r>
      <w:r w:rsidR="00137D78">
        <w:t xml:space="preserve"> </w:t>
      </w:r>
      <w:r w:rsidR="00137D78" w:rsidRPr="006951A5">
        <w:t xml:space="preserve">(e.g., traffic event detection </w:t>
      </w:r>
      <w:r w:rsidR="00137D78" w:rsidRPr="006951A5">
        <w:fldChar w:fldCharType="begin"/>
      </w:r>
      <w:r w:rsidR="00C936B5">
        <w:instrText xml:space="preserve"> ADDIN ZOTERO_ITEM CSL_CITATION {"citationID":"7W1Sc4Qx","properties":{"formattedCitation":"[113]","plainCitation":"[113]","noteIndex":0},"citationItems":[{"id":2485,"uris":["http://zotero.org/users/6749620/items/TBA7YF27"],"itemData":{"id":2485,"type":"article-journal","abstract":"Social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data","volume":"72","author":[{"family":"Xu","given":"Shishuo"},{"family":"Li","given":"Songnian"},{"family":"Wen","given":"Richard"}],"issued":{"date-parts":[["2018",11,1]]}}}],"schema":"https://github.com/citation-style-language/schema/raw/master/csl-citation.json"} </w:instrText>
      </w:r>
      <w:r w:rsidR="00137D78" w:rsidRPr="006951A5">
        <w:fldChar w:fldCharType="separate"/>
      </w:r>
      <w:r w:rsidR="00C936B5" w:rsidRPr="00C936B5">
        <w:t>[113]</w:t>
      </w:r>
      <w:r w:rsidR="00137D78" w:rsidRPr="006951A5">
        <w:fldChar w:fldCharType="end"/>
      </w:r>
      <w:r w:rsidR="00137D78" w:rsidRPr="006951A5">
        <w:t xml:space="preserve">, predicting urban traffic air pollution </w:t>
      </w:r>
      <w:r w:rsidR="00137D78" w:rsidRPr="006951A5">
        <w:fldChar w:fldCharType="begin"/>
      </w:r>
      <w:r w:rsidR="00C936B5">
        <w:instrText xml:space="preserve"> ADDIN ZOTERO_ITEM CSL_CITATION {"citationID":"5n610B4H","properties":{"formattedCitation":"[114]","plainCitation":"[114]","noteIndex":0},"citationItems":[{"id":2484,"uris":["http://zotero.org/users/6749620/items/K9U6PN2H"],"itemData":{"id":2484,"type":"article-journal","abstract":"This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pollution","volume":"3","author":[{"family":"Gualtieri","given":"G."},{"family":"Tartaglia","given":"M."}],"issued":{"date-parts":[["1998",9,1]]}}}],"schema":"https://github.com/citation-style-language/schema/raw/master/csl-citation.json"} </w:instrText>
      </w:r>
      <w:r w:rsidR="00137D78" w:rsidRPr="006951A5">
        <w:fldChar w:fldCharType="separate"/>
      </w:r>
      <w:r w:rsidR="00C936B5" w:rsidRPr="00C936B5">
        <w:t>[114]</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C936B5">
        <w:instrText xml:space="preserve"> ADDIN ZOTERO_ITEM CSL_CITATION {"citationID":"hdQAFZFB","properties":{"formattedCitation":"[115]","plainCitation":"[115]","noteIndex":0},"citationItems":[{"id":2481,"uris":["http://zotero.org/users/6749620/items/VEW8YPB7"],"itemData":{"id":2481,"type":"article-journal","abstract":"Context\nSoftware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management","volume":"93","author":[{"family":"Jayatilleke","given":"Shalinka"},{"family":"Lai","given":"Richard"}],"issued":{"date-parts":[["2018",1,1]]}}}],"schema":"https://github.com/citation-style-language/schema/raw/master/csl-citation.json"} </w:instrText>
      </w:r>
      <w:r w:rsidR="00137D78" w:rsidRPr="006951A5">
        <w:fldChar w:fldCharType="separate"/>
      </w:r>
      <w:r w:rsidR="00C936B5" w:rsidRPr="00C936B5">
        <w:t>[115]</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C936B5">
        <w:instrText xml:space="preserve"> ADDIN ZOTERO_ITEM CSL_CITATION {"citationID":"Cgr5urov","properties":{"formattedCitation":"[116]","plainCitation":"[116]","noteIndex":0},"citationItems":[{"id":165,"uris":["http://zotero.org/users/6749620/items/YN9HMY9A"],"itemData":{"id":165,"type":"article-journal","abstract":"Objective\nThe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J."},{"family":"Allston","given":"A."},{"family":"Kharfen","given":"M."}],"issued":{"date-parts":[["2019",4,1]]}}}],"schema":"https://github.com/citation-style-language/schema/raw/master/csl-citation.json"} </w:instrText>
      </w:r>
      <w:r w:rsidR="00801AA4" w:rsidRPr="006951A5">
        <w:fldChar w:fldCharType="separate"/>
      </w:r>
      <w:r w:rsidR="00C936B5" w:rsidRPr="00C936B5">
        <w:t>[116]</w:t>
      </w:r>
      <w:r w:rsidR="00801AA4" w:rsidRPr="006951A5">
        <w:fldChar w:fldCharType="end"/>
      </w:r>
      <w:r w:rsidR="00801AA4" w:rsidRPr="006951A5">
        <w:t xml:space="preserve">, environmental science </w:t>
      </w:r>
      <w:r w:rsidR="00801AA4" w:rsidRPr="006951A5">
        <w:fldChar w:fldCharType="begin"/>
      </w:r>
      <w:r w:rsidR="00C936B5">
        <w:instrText xml:space="preserve"> ADDIN ZOTERO_ITEM CSL_CITATION {"citationID":"LVahRJdR","properties":{"formattedCitation":"[117]","plainCitation":"[117]","noteIndex":0},"citationItems":[{"id":2482,"uris":["http://zotero.org/users/6749620/items/FHEUKTGK"],"itemData":{"id":2482,"type":"article-journal","abstract":"River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schema":"https://github.com/citation-style-language/schema/raw/master/csl-citation.json"} </w:instrText>
      </w:r>
      <w:r w:rsidR="00801AA4" w:rsidRPr="006951A5">
        <w:fldChar w:fldCharType="separate"/>
      </w:r>
      <w:r w:rsidR="00C936B5" w:rsidRPr="00C936B5">
        <w:t>[117]</w:t>
      </w:r>
      <w:r w:rsidR="00801AA4" w:rsidRPr="006951A5">
        <w:fldChar w:fldCharType="end"/>
      </w:r>
      <w:r w:rsidR="00801AA4" w:rsidRPr="006951A5">
        <w:t xml:space="preserve">, crime </w:t>
      </w:r>
      <w:r w:rsidR="00801AA4" w:rsidRPr="006951A5">
        <w:fldChar w:fldCharType="begin"/>
      </w:r>
      <w:r w:rsidR="00C936B5">
        <w:instrText xml:space="preserve"> ADDIN ZOTERO_ITEM CSL_CITATION {"citationID":"33nEy3ST","properties":{"formattedCitation":"[17,118]","plainCitation":"[17,118]","noteIndex":0},"citationItems":[{"id":1234,"uris":["http://zotero.org/users/6749620/items/DAW5IFS2"],"itemData":{"id":1234,"type":"book","publisher":"Rutgers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801AA4" w:rsidRPr="006951A5">
        <w:fldChar w:fldCharType="separate"/>
      </w:r>
      <w:r w:rsidR="00C936B5" w:rsidRPr="00C936B5">
        <w:t>[17,118]</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06C40E2E" w:rsidR="009C51A7" w:rsidRDefault="009C51A7" w:rsidP="009C51A7">
      <w:pPr>
        <w:pStyle w:val="MDPI23heading3"/>
      </w:pPr>
      <w:r>
        <w:t>4.</w:t>
      </w:r>
      <w:r w:rsidR="00477832">
        <w:t>1</w:t>
      </w:r>
      <w:r>
        <w:t xml:space="preserve">.3. </w:t>
      </w:r>
      <w:r w:rsidR="009D6DED">
        <w:t>Improving Human Trust</w:t>
      </w:r>
    </w:p>
    <w:p w14:paraId="65D9E156" w14:textId="5B8676C1" w:rsidR="009C51A7" w:rsidRDefault="009015EA" w:rsidP="009C51A7">
      <w:pPr>
        <w:pStyle w:val="MDPI31text"/>
      </w:pPr>
      <w:r>
        <w:t>Human</w:t>
      </w:r>
      <w:r w:rsidR="00ED24EE">
        <w:t xml:space="preserve"> guidance of the geo-intervention generation component is crucial in discovering feasible geo-interventions. M</w:t>
      </w:r>
      <w:r w:rsidR="00ED24EE" w:rsidRPr="006951A5">
        <w:t>ajor barrier</w:t>
      </w:r>
      <w:r w:rsidR="00ED24EE">
        <w:t>s</w:t>
      </w:r>
      <w:r w:rsidR="00ED24EE" w:rsidRPr="006951A5">
        <w:t xml:space="preserve"> in adopting</w:t>
      </w:r>
      <w:r w:rsidR="00ED24EE">
        <w:t xml:space="preserve"> </w:t>
      </w:r>
      <w:r w:rsidR="00ED24EE" w:rsidRPr="006951A5">
        <w:t xml:space="preserve">spatial decision support systems and machine learning </w:t>
      </w:r>
      <w:r w:rsidR="00ED24EE">
        <w:t xml:space="preserve">are </w:t>
      </w:r>
      <w:r w:rsidR="001214AF">
        <w:t xml:space="preserve">user </w:t>
      </w:r>
      <w:r w:rsidR="00ED24EE">
        <w:t>mis</w:t>
      </w:r>
      <w:r w:rsidR="00ED24EE" w:rsidRPr="006951A5">
        <w:t>trust for decision</w:t>
      </w:r>
      <w:r w:rsidR="00ED24EE">
        <w:t>-making</w:t>
      </w:r>
      <w:r w:rsidR="001214AF">
        <w:t xml:space="preserve"> </w:t>
      </w:r>
      <w:r w:rsidR="00ED24EE" w:rsidRPr="006951A5">
        <w:t xml:space="preserve">and </w:t>
      </w:r>
      <w:r w:rsidR="00F27294">
        <w:t>lack of</w:t>
      </w:r>
      <w:r w:rsidR="00ED24EE">
        <w:t xml:space="preserve"> </w:t>
      </w:r>
      <w:r w:rsidR="00ED24EE" w:rsidRPr="006951A5">
        <w:t xml:space="preserve">technical expertise </w:t>
      </w:r>
      <w:r w:rsidR="00ED24EE" w:rsidRPr="006951A5">
        <w:fldChar w:fldCharType="begin"/>
      </w:r>
      <w:r w:rsidR="00C936B5">
        <w:instrText xml:space="preserve"> ADDIN ZOTERO_ITEM CSL_CITATION {"citationID":"4jTSE4V6","properties":{"formattedCitation":"[105,119]","plainCitation":"[105,119]","noteIndex":0},"citationItems":[{"id":1352,"uris":["http://zotero.org/users/6749620/items/9PQMBIVX"],"itemData":{"id":1352,"type":"article-journal","abstract":"Planning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Jung-Lin"},{"family":"Salehi","given":"Niloufar"},{"family":"Parameswaran","given":"Aditya"}],"accessed":{"date-parts":[["2023",1,8]]},"issued":{"date-parts":[["2021",5,7]]}}}],"schema":"https://github.com/citation-style-language/schema/raw/master/csl-citation.json"} </w:instrText>
      </w:r>
      <w:r w:rsidR="00ED24EE" w:rsidRPr="006951A5">
        <w:fldChar w:fldCharType="separate"/>
      </w:r>
      <w:r w:rsidR="00C936B5" w:rsidRPr="00C936B5">
        <w:t>[105,119]</w:t>
      </w:r>
      <w:r w:rsidR="00ED24EE" w:rsidRPr="006951A5">
        <w:fldChar w:fldCharType="end"/>
      </w:r>
      <w:r w:rsidR="00ED24EE"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C936B5">
        <w:instrText xml:space="preserve"> ADDIN ZOTERO_ITEM CSL_CITATION {"citationID":"a1avta66rub","properties":{"formattedCitation":"[119,120]","plainCitation":"[119,120]","noteIndex":0},"citationItems":[{"id":1352,"uris":["http://zotero.org/users/6749620/items/9PQMBIVX"],"itemData":{"id":1352,"type":"article-journal","abstract":"Planning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2479,"uris":["http://zotero.org/users/6749620/items/8LY59Z32"],"itemData":{"id":2479,"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V."}],"issued":{"date-parts":[["2016",11,1]]}}}],"schema":"https://github.com/citation-style-language/schema/raw/master/csl-citation.json"} </w:instrText>
      </w:r>
      <w:r w:rsidR="005270CD">
        <w:fldChar w:fldCharType="separate"/>
      </w:r>
      <w:r w:rsidR="00C936B5" w:rsidRPr="00C936B5">
        <w:t>[119,120]</w:t>
      </w:r>
      <w:r w:rsidR="005270CD">
        <w:fldChar w:fldCharType="end"/>
      </w:r>
      <w:r w:rsidR="005270CD">
        <w:t xml:space="preserve">. </w:t>
      </w:r>
      <w:r w:rsidR="00ED24EE" w:rsidRPr="006951A5">
        <w:t xml:space="preserve">The </w:t>
      </w:r>
      <w:r w:rsidR="005270CD">
        <w:t>geo-intervention modelling</w:t>
      </w:r>
      <w:r w:rsidR="00ED24EE"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C936B5">
        <w:instrText xml:space="preserve"> ADDIN ZOTERO_ITEM CSL_CITATION {"citationID":"aorsgg259e","properties":{"formattedCitation":"[121,122]","plainCitation":"[121,122]","noteIndex":0},"citationItems":[{"id":3240,"uris":["http://zotero.org/users/6749620/items/NJD4A6NR"],"itemData":{"id":3240,"type":"article-journal","abstract":"Before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G."}],"issued":{"date-parts":[["2014",3,19]]}}},{"id":3239,"uris":["http://zotero.org/users/6749620/items/UI5PGQX9"],"itemData":{"id":3239,"type":"article-journal","abstract":"User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schema":"https://github.com/citation-style-language/schema/raw/master/csl-citation.json"} </w:instrText>
      </w:r>
      <w:r w:rsidR="00702745">
        <w:fldChar w:fldCharType="separate"/>
      </w:r>
      <w:r w:rsidR="00C936B5" w:rsidRPr="00C936B5">
        <w:t>[121,122]</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C936B5">
        <w:instrText xml:space="preserve"> ADDIN ZOTERO_ITEM CSL_CITATION {"citationID":"a1fkirigoef","properties":{"formattedCitation":"[112]","plainCitation":"[112]","noteIndex":0},"citationItems":[{"id":2483,"uris":["http://zotero.org/users/6749620/items/BREB27VC"],"itemData":{"id":2483,"type":"article-journal","abstract":"Public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D65E67">
        <w:fldChar w:fldCharType="separate"/>
      </w:r>
      <w:r w:rsidR="00C936B5" w:rsidRPr="00C936B5">
        <w:t>[112]</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7E4502FA" w:rsidR="005D3BC1" w:rsidRPr="000672EC" w:rsidRDefault="005D3BC1" w:rsidP="005D3BC1">
      <w:pPr>
        <w:pStyle w:val="MDPI22heading2"/>
      </w:pPr>
      <w:r>
        <w:t>4</w:t>
      </w:r>
      <w:r w:rsidRPr="000672EC">
        <w:t>.</w:t>
      </w:r>
      <w:r w:rsidR="00477832">
        <w:t>2</w:t>
      </w:r>
      <w:r w:rsidRPr="000672EC">
        <w:t xml:space="preserve">. </w:t>
      </w:r>
      <w:r>
        <w:t>Disadvantages</w:t>
      </w:r>
    </w:p>
    <w:p w14:paraId="67FFE438" w14:textId="69B6101D" w:rsidR="00020D1B" w:rsidRDefault="00477832" w:rsidP="00020D1B">
      <w:pPr>
        <w:pStyle w:val="MDPI23heading3"/>
      </w:pPr>
      <w:r>
        <w:t>4.2</w:t>
      </w:r>
      <w:r w:rsidR="00020D1B">
        <w:t xml:space="preserve">.1. </w:t>
      </w:r>
      <w:r w:rsidR="00F111AE">
        <w:t>Temporal</w:t>
      </w:r>
      <w:r w:rsidR="0062183E">
        <w:t xml:space="preserve"> and Real-time Data</w:t>
      </w:r>
    </w:p>
    <w:p w14:paraId="5EE32EE1" w14:textId="4239F3F4"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proofErr w:type="spellStart"/>
      <w:r w:rsidR="0017019A">
        <w:t>geo</w:t>
      </w:r>
      <w:r w:rsidR="00230F9B" w:rsidRPr="006951A5">
        <w:t>data</w:t>
      </w:r>
      <w:proofErr w:type="spellEnd"/>
      <w:r w:rsidR="00230F9B">
        <w:t xml:space="preserve"> </w:t>
      </w:r>
      <w:r w:rsidR="00230F9B" w:rsidRPr="006951A5">
        <w:t xml:space="preserve">differ from </w:t>
      </w:r>
      <w:r w:rsidR="00230F9B">
        <w:t xml:space="preserve">static </w:t>
      </w:r>
      <w:proofErr w:type="spellStart"/>
      <w:r w:rsidR="00230F9B">
        <w:t>geodata</w:t>
      </w:r>
      <w:proofErr w:type="spellEnd"/>
      <w:r w:rsidR="00230F9B">
        <w:t xml:space="preserve">, as a dependency on time exists in the data structure and implications </w:t>
      </w:r>
      <w:r w:rsidR="00230F9B" w:rsidRPr="006951A5">
        <w:fldChar w:fldCharType="begin"/>
      </w:r>
      <w:r w:rsidR="00C936B5">
        <w:instrText xml:space="preserve"> ADDIN ZOTERO_ITEM CSL_CITATION {"citationID":"r0ufEJdX","properties":{"formattedCitation":"[123]","plainCitation":"[123]","noteIndex":0},"citationItems":[{"id":2476,"uris":["http://zotero.org/users/6749620/items/JC99T9CJ"],"itemData":{"id":2476,"type":"article-journal","abstract":"Large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Mining","volume":"51","author":[{"family":"Atluri","given":"Gowtham"},{"family":"Karpatne","given":"Anuj"},{"family":"Kumar","given":"Vipin"}],"issued":{"date-parts":[["2018",8,22]]}}}],"schema":"https://github.com/citation-style-language/schema/raw/master/csl-citation.json"} </w:instrText>
      </w:r>
      <w:r w:rsidR="00230F9B" w:rsidRPr="006951A5">
        <w:fldChar w:fldCharType="separate"/>
      </w:r>
      <w:r w:rsidR="00C936B5" w:rsidRPr="00C936B5">
        <w:t>[123]</w:t>
      </w:r>
      <w:r w:rsidR="00230F9B" w:rsidRPr="006951A5">
        <w:fldChar w:fldCharType="end"/>
      </w:r>
      <w:r w:rsidR="00230F9B" w:rsidRPr="006951A5">
        <w:t xml:space="preserve">. For example, </w:t>
      </w:r>
      <w:r w:rsidR="0017019A">
        <w:t xml:space="preserve">temporal </w:t>
      </w:r>
      <w:proofErr w:type="spellStart"/>
      <w:r w:rsidR="0017019A">
        <w:t>geo</w:t>
      </w:r>
      <w:r w:rsidR="00230F9B">
        <w:t>data</w:t>
      </w:r>
      <w:proofErr w:type="spellEnd"/>
      <w:r w:rsidR="00230F9B">
        <w:t xml:space="preserve">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C936B5">
        <w:instrText xml:space="preserve"> ADDIN ZOTERO_ITEM CSL_CITATION {"citationID":"a1o74s66otr","properties":{"formattedCitation":"[124\\uc0\\u8211{}126]","plainCitation":"[124–126]","noteIndex":0},"citationItems":[{"id":3236,"uris":["http://zotero.org/users/6749620/items/FWPUMEEC"],"itemData":{"id":3236,"type":"article-journal","container-title":"Journal of clinical epidemiology","issue":"2","note":"publisher: Elsevier","page":"143–148","source":"Google Scholar","title":"Methods for estimating confidence intervals in interrupted time series analyses of health interventions","volume":"62","author":[{"family":"Zhang","given":"Fang"},{"family":"Wagner","given":"Anita K."},{"family":"Soumerai","given":"Stephen B."},{"family":"Ross-Degnan","given":"Dennis"}],"issued":{"date-parts":[["2009"]]}}},{"id":3237,"uris":["http://zotero.org/users/6749620/items/6P6MYQCI"],"itemData":{"id":3237,"type":"article-journal","container-title":"Journal of Clinical Epidemiology","note":"publisher: Elsevier","page":"1–11","source":"Google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E."}],"issued":{"date-parts":[["2020"]]}}},{"id":3238,"uris":["http://zotero.org/users/6749620/items/Z5PVQ5EX"],"itemData":{"id":3238,"type":"article-journal","container-title":"International journal of epidemiology","issue":"6","note":"publisher: Oxford University Press","page":"2082–2093","source":"Google Scholar","title":"The use of controls in interrupted time series studies of public health interventions","volume":"47","author":[{"family":"Lopez Bernal","given":"James"},{"family":"Cummins","given":"Steven"},{"family":"Gasparrini","given":"Antonio"}],"issued":{"date-parts":[["2018"]]}}}],"schema":"https://github.com/citation-style-language/schema/raw/master/csl-citation.json"} </w:instrText>
      </w:r>
      <w:r w:rsidR="00A51D1D">
        <w:fldChar w:fldCharType="separate"/>
      </w:r>
      <w:r w:rsidR="00C936B5" w:rsidRPr="00C936B5">
        <w:rPr>
          <w:szCs w:val="24"/>
        </w:rPr>
        <w:t>[124–126]</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w:t>
      </w:r>
      <w:proofErr w:type="spellStart"/>
      <w:r w:rsidR="005D3A69">
        <w:t>geodata</w:t>
      </w:r>
      <w:proofErr w:type="spellEnd"/>
      <w:r w:rsidR="005D3A69">
        <w:t xml:space="preserve"> is often continuously collected</w:t>
      </w:r>
      <w:r w:rsidR="001B699B">
        <w:t xml:space="preserve"> with new records added over time</w:t>
      </w:r>
      <w:r w:rsidR="005D3A69">
        <w:t xml:space="preserve">, </w:t>
      </w:r>
      <w:r w:rsidR="005D3A69">
        <w:lastRenderedPageBreak/>
        <w:t xml:space="preserve">particularly real-time </w:t>
      </w:r>
      <w:proofErr w:type="spellStart"/>
      <w:r w:rsidR="005D3A69">
        <w:t>geodata</w:t>
      </w:r>
      <w:proofErr w:type="spellEnd"/>
      <w:r w:rsidR="005D3A69">
        <w:t xml:space="preserve"> </w:t>
      </w:r>
      <w:r w:rsidR="005D3A69">
        <w:fldChar w:fldCharType="begin"/>
      </w:r>
      <w:r w:rsidR="00C936B5">
        <w:instrText xml:space="preserve"> ADDIN ZOTERO_ITEM CSL_CITATION {"citationID":"aejiofvn4f","properties":{"formattedCitation":"[127\\uc0\\u8211{}129]","plainCitation":"[127–129]","noteIndex":0},"citationItems":[{"id":3233,"uris":["http://zotero.org/users/6749620/items/55PHEMLT"],"itemData":{"id":3233,"type":"article-journal","container-title":"ISPRS International Journal of Geo-Information","issue":"4","note":"publisher: Mdpi","page":"2306–2338","source":"Google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MV"},{"family":"Zhou","given":"Xun"}],"issued":{"date-parts":[["2015"]]}}},{"id":3235,"uris":["http://zotero.org/users/6749620/items/XUV2IMRY"],"itemData":{"id":3235,"type":"article-journal","container-title":"IEEE Transactions on Visualization and Computer Graphics","issue":"12","note":"publisher: IEEE","page":"2456–2465","source":"Google Scholar","title":"Nanocubes for real-time exploration of spatiotemporal datasets","volume":"19","author":[{"family":"Lins","given":"Lauro"},{"family":"Klosowski","given":"James T."},{"family":"Scheidegger","given":"Carlos"}],"issued":{"date-parts":[["2013"]]}}},{"id":3234,"uris":["http://zotero.org/users/6749620/items/GTIXGAGI"],"itemData":{"id":3234,"type":"article-journal","container-title":"Artificial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D."}],"issued":{"date-parts":[["2022",2]]}}}],"schema":"https://github.com/citation-style-language/schema/raw/master/csl-citation.json"} </w:instrText>
      </w:r>
      <w:r w:rsidR="005D3A69">
        <w:fldChar w:fldCharType="separate"/>
      </w:r>
      <w:r w:rsidR="00C936B5" w:rsidRPr="00C936B5">
        <w:rPr>
          <w:szCs w:val="24"/>
        </w:rPr>
        <w:t>[127–129]</w:t>
      </w:r>
      <w:r w:rsidR="005D3A69">
        <w:fldChar w:fldCharType="end"/>
      </w:r>
      <w:r w:rsidR="005D3A69">
        <w:t>.</w:t>
      </w:r>
      <w:r w:rsidR="0023660B">
        <w:t xml:space="preserve"> The framework does not consider updates in data or models, and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C936B5">
        <w:instrText xml:space="preserve"> ADDIN ZOTERO_ITEM CSL_CITATION {"citationID":"a232dphuaqc","properties":{"formattedCitation":"[130]","plainCitation":"[130]","noteIndex":0},"citationItems":[{"id":2472,"uris":["http://zotero.org/users/6749620/items/UUYB4RJV"],"itemData":{"id":2472,"type":"paper-conference","abstract":"Most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algorithm.","collection-title":"Lecture Notes in Computer Science","container-title":"Advances in Artificial Intelligence – SBIA 2004","DOI":"10.1007/978-3-540-28645-5_29","event-place":"Berlin, Heidelberg","ISBN":"978-3-540-28645-5","language":"en","page":"286-295","publisher":"Springer","publisher-place":"Berlin,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C."},{"family":"Labidi","given":"Sofiane"}],"issued":{"date-parts":[["2004"]]}}}],"schema":"https://github.com/citation-style-language/schema/raw/master/csl-citation.json"} </w:instrText>
      </w:r>
      <w:r w:rsidR="00B8240D">
        <w:fldChar w:fldCharType="separate"/>
      </w:r>
      <w:r w:rsidR="00C936B5" w:rsidRPr="00C936B5">
        <w:t>[130]</w:t>
      </w:r>
      <w:r w:rsidR="00B8240D">
        <w:fldChar w:fldCharType="end"/>
      </w:r>
      <w:r w:rsidR="00F13004">
        <w:t>).</w:t>
      </w:r>
      <w:r w:rsidR="007E7F00">
        <w:t xml:space="preserve"> Integrating approaches for temporal </w:t>
      </w:r>
      <w:proofErr w:type="spellStart"/>
      <w:r w:rsidR="007E7F00">
        <w:t>geodata</w:t>
      </w:r>
      <w:proofErr w:type="spellEnd"/>
      <w:r w:rsidR="007E7F00">
        <w:t xml:space="preserve">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11FD3B30" w:rsidR="00223D0E" w:rsidRDefault="00477832" w:rsidP="00223D0E">
      <w:pPr>
        <w:pStyle w:val="MDPI23heading3"/>
      </w:pPr>
      <w:r>
        <w:t>4.2</w:t>
      </w:r>
      <w:r w:rsidR="00223D0E">
        <w:t>.2. Knowledge Transfer</w:t>
      </w:r>
    </w:p>
    <w:p w14:paraId="40881E17" w14:textId="73382212"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C936B5">
        <w:instrText xml:space="preserve"> ADDIN ZOTERO_ITEM CSL_CITATION {"citationID":"a1u6ajqufp2","properties":{"formattedCitation":"[131,132]","plainCitation":"[131,132]","noteIndex":0},"citationItems":[{"id":3221,"uris":["http://zotero.org/users/6749620/items/DDF34PY4"],"itemData":{"id":3221,"type":"article-journal","abstract":"Knowledge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id":3222,"uris":["http://zotero.org/users/6749620/items/RRSK98MA"],"itemData":{"id":3222,"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Hailu"},{"family":"Marra","given":"Francesco"},{"family":"Thomopoulos","given":"Rallou"},{"family":"Bredeweg","given":"Bert"}],"issued":{"date-parts":[["2022",2,1]]}}}],"schema":"https://github.com/citation-style-language/schema/raw/master/csl-citation.json"} </w:instrText>
      </w:r>
      <w:r w:rsidR="005632E4">
        <w:fldChar w:fldCharType="separate"/>
      </w:r>
      <w:r w:rsidR="00C936B5" w:rsidRPr="00C936B5">
        <w:t>[131,132]</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C936B5">
        <w:instrText xml:space="preserve"> ADDIN ZOTERO_ITEM CSL_CITATION {"citationID":"a18sv8o3jvj","properties":{"formattedCitation":"[133,134]","plainCitation":"[133,134]","noteIndex":0},"citationItems":[{"id":3220,"uris":["http://zotero.org/users/6749620/items/3PCNCNZQ"],"itemData":{"id":3220,"type":"article-journal","abstract":"The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systems.","container-title":"Concurrent Engineering","DOI":"10.1177/1063293X15592185","ISSN":"1063-293X","issue":"4","language":"EN","note":"publisher: SAGE Publications Ltd STM","page":"308-319","source":"SAGE Journals","title":"Modelling knowledge transfer: A knowledge dynamics perspective","title-short":"Modelling knowledge transfer","volume":"23","author":[{"family":"Mougin","given":"Jonathan"},{"family":"Boujut","given":"Jean-Francois"},{"family":"Pourroy","given":"Franck"},{"family":"Poussier","given":"Grégory"}],"issued":{"date-parts":[["2015",12,1]]}}},{"id":2477,"uris":["http://zotero.org/users/6749620/items/5EYLYY39"],"itemData":{"id":2477,"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environments.","container-title":"Journal of Big Data","DOI":"10.1186/s40537-016-0043-6","ISSN":"2196-1115","issue":"1","journalAbbreviation":"Journal of Big Data","page":"9","source":"BioMed Central","title":"A survey of transfer learning","volume":"3","author":[{"family":"Weiss","given":"Karl"},{"family":"Khoshgoftaar","given":"Taghi M."},{"family":"Wang","given":"DingDing"}],"issued":{"date-parts":[["2016",5,28]]}}}],"schema":"https://github.com/citation-style-language/schema/raw/master/csl-citation.json"} </w:instrText>
      </w:r>
      <w:r w:rsidR="00315195">
        <w:fldChar w:fldCharType="separate"/>
      </w:r>
      <w:r w:rsidR="00C936B5" w:rsidRPr="00C936B5">
        <w:t>[133,134]</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C936B5">
        <w:instrText xml:space="preserve"> ADDIN ZOTERO_ITEM CSL_CITATION {"citationID":"aphqkpnhhq","properties":{"formattedCitation":"[135]","plainCitation":"[135]","noteIndex":0},"citationItems":[{"id":3219,"uris":["http://zotero.org/users/6749620/items/349NYQ7V"],"itemData":{"id":3219,"type":"chapter","container-title":"Intelligent Data Engineering and Analytics","event-place":"Singapore","ISBN":"978-981-15-5678-4","language":"en","note":"collection-title: Advances in Intelligent Systems and Computing\nDOI: 10.1007/978-981-15-5679-1_33","page":"359-367","publisher":"Springer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Sandeep"}],"accessed":{"date-parts":[["2025",7,6]]},"issued":{"date-parts":[["2021"]]}}}],"schema":"https://github.com/citation-style-language/schema/raw/master/csl-citation.json"} </w:instrText>
      </w:r>
      <w:r w:rsidR="00315195">
        <w:fldChar w:fldCharType="separate"/>
      </w:r>
      <w:r w:rsidR="00C936B5" w:rsidRPr="00C936B5">
        <w:t>[135]</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C936B5">
        <w:instrText xml:space="preserve"> ADDIN ZOTERO_ITEM CSL_CITATION {"citationID":"a2ejgp42kba","properties":{"formattedCitation":"[136]","plainCitation":"[136]","noteIndex":0},"citationItems":[{"id":3218,"uris":["http://zotero.org/users/6749620/items/LHJY78BK"],"itemData":{"id":3218,"type":"article-journal","abstract":"The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practices.","container-title":"Big Data and Cognitive Computing","DOI":"10.3390/bdcc9020047","ISSN":"2504-2289","issue":"2","language":"en","license":"http://creativecommons.org/licenses/by/3.0/","note":"number: 2\npublisher: Multidisciplinary Digital Publishing Institute","page":"47","source":"www.mdpi.com","title":"Reusing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schema":"https://github.com/citation-style-language/schema/raw/master/csl-citation.json"} </w:instrText>
      </w:r>
      <w:r w:rsidR="00EF196E">
        <w:fldChar w:fldCharType="separate"/>
      </w:r>
      <w:r w:rsidR="00C936B5" w:rsidRPr="00C936B5">
        <w:t>[136]</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C936B5">
        <w:instrText xml:space="preserve"> ADDIN ZOTERO_ITEM CSL_CITATION {"citationID":"a21kdnoob9o","properties":{"formattedCitation":"[137]","plainCitation":"[137]","noteIndex":0},"citationItems":[{"id":3217,"uris":["http://zotero.org/users/6749620/items/K29D385P"],"itemData":{"id":3217,"type":"paper-conference","container-title":"2017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schema":"https://github.com/citation-style-language/schema/raw/master/csl-citation.json"} </w:instrText>
      </w:r>
      <w:r w:rsidR="00EF196E">
        <w:fldChar w:fldCharType="separate"/>
      </w:r>
      <w:r w:rsidR="00C936B5" w:rsidRPr="00C936B5">
        <w:t>[137]</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ins w:id="426" w:author="Richard Wen" w:date="2026-03-05T20:47:00Z">
        <w:r w:rsidR="00BA5378">
          <w:t xml:space="preserve"> as seen in </w:t>
        </w:r>
      </w:ins>
      <w:ins w:id="427" w:author="Richard Wen" w:date="2026-03-05T20:48:00Z">
        <w:r w:rsidR="00BA5378">
          <w:t>incremental</w:t>
        </w:r>
      </w:ins>
      <w:ins w:id="428" w:author="Richard Wen" w:date="2026-03-05T20:47:00Z">
        <w:r w:rsidR="00BA5378">
          <w:t xml:space="preserve"> or transfer learning</w:t>
        </w:r>
      </w:ins>
      <w:ins w:id="429" w:author="Richard Wen" w:date="2026-03-05T20:49:00Z">
        <w:r w:rsidR="00BA5378">
          <w:t xml:space="preserve"> </w:t>
        </w:r>
      </w:ins>
      <w:r w:rsidR="00BA5378">
        <w:fldChar w:fldCharType="begin"/>
      </w:r>
      <w:r w:rsidR="00BA5378">
        <w:instrText xml:space="preserve"> ADDIN ZOTERO_ITEM CSL_CITATION {"citationID":"aep55v5imo","properties":{"formattedCitation":"[138,139]","plainCitation":"[138,139]","noteIndex":0},"citationItems":[{"id":2473,"uris":["http://zotero.org/users/6749620/items/SFF8RZ4B"],"itemData":{"id":2473,"type":"article-journal","abstract":"While the areas of applications in data mining are growing substantially, it has become extremely necessary for incremental learning methods to move a step ahead. The tremendous growth of unlabeled data has made incremental learning take up a big leap. Starting from BI applications to image classifications, from analysis to predictions, every domain needs to learn and update. Incremental learning allows to explore new areas at the same time performs knowledge amassing. In this paper we discuss the areas and methods of incremental learning currently taking place and highlight its potentials in aspect of decision making. The paper essentially gives an overview of the current research that will provide a background for the students and research scholars about the topic.","container-title":"International Journal of Data Mining &amp; Knowledge Management Process","DOI":"10.5121/ijdkp.2012.2504","ISSN":"2231007X","issue":"5","journalAbbreviation":"IJDKP","page":"43-51","source":"Semantic Scholar","title":"Incremental Learning: Areas and Methods – A Survey","title-short":"Incremental Learning","volume":"2","author":[{"family":"Joshi","given":"Prachi"}],"issued":{"date-parts":[["2012",9,30]]}}},{"id":2098,"uris":["http://zotero.org/users/6749620/items/7M5LLVQP"],"itemData":{"id":2098,"type":"article-journal","container-title":"Proceedings of the IEEE","issue":"1","note":"publisher: Ieee","page":"43–76","source":"Google Scholar","title":"A comprehensive survey on transfer learning","volume":"109","author":[{"family":"Zhuang","given":"Fuzhen"},{"family":"Qi","given":"Zhiyuan"},{"family":"Duan","given":"Keyu"},{"family":"Xi","given":"Dongbo"},{"family":"Zhu","given":"Yongchun"},{"family":"Zhu","given":"Hengshu"},{"family":"Xiong","given":"Hui"},{"family":"He","given":"Qing"}],"issued":{"date-parts":[["2020"]]}}}],"schema":"https://github.com/citation-style-language/schema/raw/master/csl-citation.json"} </w:instrText>
      </w:r>
      <w:r w:rsidR="00BA5378">
        <w:fldChar w:fldCharType="separate"/>
      </w:r>
      <w:r w:rsidR="00BA5378" w:rsidRPr="00BA5378">
        <w:rPr>
          <w:szCs w:val="24"/>
        </w:rPr>
        <w:t>[138,139]</w:t>
      </w:r>
      <w:r w:rsidR="00BA5378">
        <w:fldChar w:fldCharType="end"/>
      </w:r>
      <w:ins w:id="430" w:author="Richard Wen" w:date="2026-03-05T20:47:00Z">
        <w:r w:rsidR="00BA5378">
          <w:t xml:space="preserve"> .</w:t>
        </w:r>
      </w:ins>
      <w:del w:id="431" w:author="Richard Wen" w:date="2026-03-05T20:47:00Z">
        <w:r w:rsidR="006200D3" w:rsidDel="00BA5378">
          <w:delText>.</w:delText>
        </w:r>
      </w:del>
    </w:p>
    <w:p w14:paraId="55EF5261" w14:textId="0E972E62" w:rsidR="00020D1B" w:rsidRDefault="00477832" w:rsidP="00020D1B">
      <w:pPr>
        <w:pStyle w:val="MDPI23heading3"/>
      </w:pPr>
      <w:r>
        <w:t>4.2</w:t>
      </w:r>
      <w:r w:rsidR="00020D1B">
        <w:t>.</w:t>
      </w:r>
      <w:r w:rsidR="00223D0E">
        <w:t>3</w:t>
      </w:r>
      <w:r w:rsidR="00020D1B">
        <w:t xml:space="preserve">. </w:t>
      </w:r>
      <w:r w:rsidR="0062183E">
        <w:t>Contextual Reasoning</w:t>
      </w:r>
    </w:p>
    <w:p w14:paraId="593843C8" w14:textId="21FC3C02" w:rsidR="00020D1B" w:rsidRDefault="00F11C89" w:rsidP="00020D1B">
      <w:pPr>
        <w:pStyle w:val="MDPI31text"/>
      </w:pPr>
      <w:r>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BA5378">
        <w:instrText xml:space="preserve"> ADDIN ZOTERO_ITEM CSL_CITATION {"citationID":"00000012","properties":{"unsorted":false,"formattedCitation":"[140\\uc0\\u8211{}143]","plainCitation":"[140–143]","noteIndex":0},"citationItems":[{"id":2419,"uris":["http://zotero.org/users/6749620/items/EEPG7RH8"],"itemData":{"id":2419,"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prefix":""},{"id":2416,"uris":["http://zotero.org/users/6749620/items/H4LWE5DP"],"itemData":{"id":2416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D."},{"family":"Wang","given":"Ting"}],"issued":{"date-parts":[["2023",1,1]]}},"prefix":""},{"id":2417,"uris":["http://zotero.org/users/6749620/items/PET796P5"],"itemData":{"id":2417,"type":"paper-conference","abstract":"In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prefix":""},{"id":2418,"uris":["http://zotero.org/users/6749620/items/X8J6D5RZ"],"itemData":{"id":2418,"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E."},{"family":"Marks","given":"Mason"}],"issued":{"date-parts":[["2023",4,25]]}},"prefix":""}],"schema":"https://github.com/citation-style-language/schema/raw/master/csl-citation.json"} </w:instrText>
      </w:r>
      <w:r w:rsidR="004231A5" w:rsidRPr="00E90930">
        <w:fldChar w:fldCharType="separate"/>
      </w:r>
      <w:r w:rsidR="00BA5378" w:rsidRPr="00BA5378">
        <w:rPr>
          <w:szCs w:val="24"/>
        </w:rPr>
        <w:t>[140–143]</w:t>
      </w:r>
      <w:r w:rsidR="004231A5" w:rsidRPr="00E90930">
        <w:fldChar w:fldCharType="end"/>
      </w:r>
      <w:r w:rsidR="004231A5">
        <w:t>. This has allowed</w:t>
      </w:r>
      <w:r w:rsidR="00302B50">
        <w:t xml:space="preserve"> LLMs to produce working programming scripts</w:t>
      </w:r>
      <w:r w:rsidR="006F30EC">
        <w:t xml:space="preserve"> </w:t>
      </w:r>
      <w:r w:rsidR="006F30EC">
        <w:fldChar w:fldCharType="begin"/>
      </w:r>
      <w:r w:rsidR="00BA5378">
        <w:instrText xml:space="preserve"> ADDIN ZOTERO_ITEM CSL_CITATION {"citationID":"a13ftpudonv","properties":{"formattedCitation":"[144]","plainCitation":"[144]","noteIndex":0},"citationItems":[{"id":3232,"uris":["http://zotero.org/users/6749620/items/VS5DLGEC"],"itemData":{"id":3232,"type":"paper-conference","container-title":"CHI Conference on Human Factors in Computing Systems Extended Abstracts","DOI":"10.1145/3491101.3519665","event-place":"New Orleans LA USA","event-title":"CHI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L."}],"accessed":{"date-parts":[["2025",7,5]]},"issued":{"date-parts":[["2022",4,27]]}}}],"schema":"https://github.com/citation-style-language/schema/raw/master/csl-citation.json"} </w:instrText>
      </w:r>
      <w:r w:rsidR="006F30EC">
        <w:fldChar w:fldCharType="separate"/>
      </w:r>
      <w:r w:rsidR="00BA5378" w:rsidRPr="00BA5378">
        <w:t>[144]</w:t>
      </w:r>
      <w:r w:rsidR="006F30EC">
        <w:fldChar w:fldCharType="end"/>
      </w:r>
      <w:r w:rsidR="00302B50">
        <w:t>, answer online store inquiries</w:t>
      </w:r>
      <w:r w:rsidR="006F30EC">
        <w:t xml:space="preserve"> </w:t>
      </w:r>
      <w:r w:rsidR="006F30EC">
        <w:fldChar w:fldCharType="begin"/>
      </w:r>
      <w:r w:rsidR="00BA5378">
        <w:instrText xml:space="preserve"> ADDIN ZOTERO_ITEM CSL_CITATION {"citationID":"avrn3ojp79","properties":{"formattedCitation":"[145]","plainCitation":"[145]","noteIndex":0},"citationItems":[{"id":3231,"uris":["http://zotero.org/users/6749620/items/M8SHKSBT"],"itemData":{"id":3231,"type":"article-journal","container-title":"Scientific Reports","issue":"1","note":"publisher: Nature Publishing Group UK London","page":"19838","source":"Google Scholar","title":"Smart customer service in unmanned retail store enhanced by large language model","volume":"14","author":[{"family":"Wang","given":"Wang"},{"family":"Zhang","given":"Ping"},{"family":"Sun","given":"Changxia"},{"family":"Feng","given":"Dengchao"}],"issued":{"date-parts":[["2024"]]}}}],"schema":"https://github.com/citation-style-language/schema/raw/master/csl-citation.json"} </w:instrText>
      </w:r>
      <w:r w:rsidR="006F30EC">
        <w:fldChar w:fldCharType="separate"/>
      </w:r>
      <w:r w:rsidR="00BA5378" w:rsidRPr="00BA5378">
        <w:t>[145]</w:t>
      </w:r>
      <w:r w:rsidR="006F30EC">
        <w:fldChar w:fldCharType="end"/>
      </w:r>
      <w:r w:rsidR="00302B50">
        <w:t xml:space="preserve">, </w:t>
      </w:r>
      <w:r w:rsidR="006F30EC">
        <w:t>analyze financial</w:t>
      </w:r>
      <w:r w:rsidR="00302B50">
        <w:t xml:space="preserve"> market trends</w:t>
      </w:r>
      <w:r w:rsidR="006F30EC">
        <w:t xml:space="preserve"> </w:t>
      </w:r>
      <w:r w:rsidR="006F30EC">
        <w:fldChar w:fldCharType="begin"/>
      </w:r>
      <w:r w:rsidR="00BA5378">
        <w:instrText xml:space="preserve"> ADDIN ZOTERO_ITEM CSL_CITATION {"citationID":"a13a4pvi767","properties":{"formattedCitation":"[146]","plainCitation":"[146]","noteIndex":0},"citationItems":[{"id":3230,"uris":["http://zotero.org/users/6749620/items/2TZIIA4A"],"itemData":{"id":3230,"type":"article-journal","container-title":"IEEE Access","note":"publisher: 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schema":"https://github.com/citation-style-language/schema/raw/master/csl-citation.json"} </w:instrText>
      </w:r>
      <w:r w:rsidR="006F30EC">
        <w:fldChar w:fldCharType="separate"/>
      </w:r>
      <w:r w:rsidR="00BA5378" w:rsidRPr="00BA5378">
        <w:t>[146]</w:t>
      </w:r>
      <w:r w:rsidR="006F30EC">
        <w:fldChar w:fldCharType="end"/>
      </w:r>
      <w:r w:rsidR="00302B50">
        <w:t>, and suggest medical diagnoses</w:t>
      </w:r>
      <w:r w:rsidR="006F30EC">
        <w:t xml:space="preserve"> </w:t>
      </w:r>
      <w:r w:rsidR="006F30EC">
        <w:fldChar w:fldCharType="begin"/>
      </w:r>
      <w:r w:rsidR="00BA5378">
        <w:instrText xml:space="preserve"> ADDIN ZOTERO_ITEM CSL_CITATION {"citationID":"a249foqi331","properties":{"formattedCitation":"[147]","plainCitation":"[147]","noteIndex":0},"citationItems":[{"id":3229,"uris":["http://zotero.org/users/6749620/items/5EVSF2ZM"],"itemData":{"id":3229,"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schema":"https://github.com/citation-style-language/schema/raw/master/csl-citation.json"} </w:instrText>
      </w:r>
      <w:r w:rsidR="006F30EC">
        <w:fldChar w:fldCharType="separate"/>
      </w:r>
      <w:r w:rsidR="00BA5378" w:rsidRPr="00BA5378">
        <w:t>[147]</w:t>
      </w:r>
      <w:r w:rsidR="006F30EC">
        <w:fldChar w:fldCharType="end"/>
      </w:r>
      <w:r w:rsidR="00302B50">
        <w:t>.</w:t>
      </w:r>
      <w:r w:rsidR="004231A5">
        <w:t xml:space="preserve"> </w:t>
      </w:r>
      <w:r w:rsidR="00BA4C24">
        <w:t xml:space="preserve">As human guidance and knowledge greatly influences the generated geo-intervention quality, there is potential for the integration of LLMs to generate this guidance and knowledge, and </w:t>
      </w:r>
      <w:r w:rsidR="00D53B70">
        <w:t xml:space="preserve">perform </w:t>
      </w:r>
      <w:r w:rsidR="004B5252">
        <w:t>functions</w:t>
      </w:r>
      <w:r w:rsidR="00D53B70">
        <w:t xml:space="preserve"> based on it</w:t>
      </w:r>
      <w:r w:rsidR="00BA4C24">
        <w:t xml:space="preserve">. 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provide known knowledge on what areas are the most effective and feasible to target from the actions, and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BA5378">
        <w:instrText xml:space="preserve"> ADDIN ZOTERO_ITEM CSL_CITATION {"citationID":"a1cnj0rt9dn","properties":{"formattedCitation":"[148]","plainCitation":"[148]","noteIndex":0},"citationItems":[{"id":3228,"uris":["http://zotero.org/users/6749620/items/8VNL57EL"],"itemData":{"id":3228,"type":"article-journal","abstract":"Human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E."}],"issued":{"date-parts":[["2024",11,8]]}}}],"schema":"https://github.com/citation-style-language/schema/raw/master/csl-citation.json"} </w:instrText>
      </w:r>
      <w:r w:rsidR="00BE4865">
        <w:fldChar w:fldCharType="separate"/>
      </w:r>
      <w:r w:rsidR="00BA5378" w:rsidRPr="00BA5378">
        <w:t>[148]</w:t>
      </w:r>
      <w:r w:rsidR="00BE4865">
        <w:fldChar w:fldCharType="end"/>
      </w:r>
      <w:r w:rsidR="00BF6D12">
        <w:t xml:space="preserve">, but does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BA5378">
        <w:instrText xml:space="preserve"> ADDIN ZOTERO_ITEM CSL_CITATION {"citationID":"a1t6kiha8b7","properties":{"formattedCitation":"[149,150]","plainCitation":"[149,150]","noteIndex":0},"citationItems":[{"id":3227,"uris":["http://zotero.org/users/6749620/items/HGUE7V6U"],"itemData":{"id":3227,"type":"paper-conference","abstract":"Large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prompting1.","collection-title":"LLM4Code '24","container-title":"Proceedings of the 1st International Workshop on Large Language Models for Code","DOI":"10.1145/3643795.3648387","event-place":"New York, NY, USA","ISBN":"979-8-4007-0579-3","page":"119–126","publisher":"Association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id":3226,"uris":["http://zotero.org/users/6749620/items/KI99B68A"],"itemData":{"id":3226,"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schema":"https://github.com/citation-style-language/schema/raw/master/csl-citation.json"} </w:instrText>
      </w:r>
      <w:r w:rsidR="00C95989">
        <w:fldChar w:fldCharType="separate"/>
      </w:r>
      <w:r w:rsidR="00BA5378" w:rsidRPr="00BA5378">
        <w:t>[149,150]</w:t>
      </w:r>
      <w:r w:rsidR="00C95989">
        <w:fldChar w:fldCharType="end"/>
      </w:r>
      <w:r w:rsidR="00BE4865">
        <w:t xml:space="preserve"> (e.g. chain-of-thought</w:t>
      </w:r>
      <w:r w:rsidR="00C95989">
        <w:t xml:space="preserve"> </w:t>
      </w:r>
      <w:r w:rsidR="00C95989">
        <w:fldChar w:fldCharType="begin"/>
      </w:r>
      <w:r w:rsidR="00BA5378">
        <w:instrText xml:space="preserve"> ADDIN ZOTERO_ITEM CSL_CITATION {"citationID":"a16tk7jorh2","properties":{"formattedCitation":"[151]","plainCitation":"[151]","noteIndex":0},"citationItems":[{"id":3225,"uris":["http://zotero.org/users/6749620/items/LQW7BEH5"],"itemData":{"id":3225,"type":"article-journal","container-title":"Advances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C95989">
        <w:fldChar w:fldCharType="separate"/>
      </w:r>
      <w:r w:rsidR="00BA5378" w:rsidRPr="00BA5378">
        <w:t>[151]</w:t>
      </w:r>
      <w:r w:rsidR="00C95989">
        <w:fldChar w:fldCharType="end"/>
      </w:r>
      <w:r w:rsidR="00BE4865">
        <w:t>)</w:t>
      </w:r>
      <w:r w:rsidR="00BF6D12">
        <w:t>, failing simple logic and reasoning tests</w:t>
      </w:r>
      <w:r w:rsidR="001C7710">
        <w:t xml:space="preserve"> </w:t>
      </w:r>
      <w:r w:rsidR="001C7710">
        <w:fldChar w:fldCharType="begin"/>
      </w:r>
      <w:r w:rsidR="00BA5378">
        <w:instrText xml:space="preserve"> ADDIN ZOTERO_ITEM CSL_CITATION {"citationID":"a2octe9ng6f","properties":{"formattedCitation":"[152,153]","plainCitation":"[152,153]","noteIndex":0},"citationItems":[{"id":3224,"uris":["http://zotero.org/users/6749620/items/MI6C6KCK"],"itemData":{"id":3224,"type":"chapter","container-title":"Advances in Information and Communication","event-place":"Cham","ISBN":"978-3-031-84456-0","language":"en","note":"collection-title: Lecture Notes in Networks and Systems\nDOI: 10.1007/978-3-031-84457-7_19","page":"313-332","publisher":"Springer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id":3223,"uris":["http://zotero.org/users/6749620/items/3A9Y8567"],"itemData":{"id":3223,"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schema":"https://github.com/citation-style-language/schema/raw/master/csl-citation.json"} </w:instrText>
      </w:r>
      <w:r w:rsidR="001C7710">
        <w:fldChar w:fldCharType="separate"/>
      </w:r>
      <w:r w:rsidR="00BA5378" w:rsidRPr="00BA5378">
        <w:t>[152,153]</w:t>
      </w:r>
      <w:r w:rsidR="001C7710">
        <w:fldChar w:fldCharType="end"/>
      </w:r>
      <w:r w:rsidR="003E4B32">
        <w:t>)</w:t>
      </w:r>
      <w:r w:rsidR="00E01299">
        <w:t xml:space="preserve">. </w:t>
      </w:r>
      <w:r w:rsidR="006D345A">
        <w:t>Nonetheless, t</w:t>
      </w:r>
      <w:r w:rsidR="00B653BC">
        <w:t>he framework does not consider models that offer contextual reasoning, which can be beneficial in ensuring that geo-interventions are feasible</w:t>
      </w:r>
      <w:ins w:id="432" w:author="Richard Wen" w:date="2026-03-05T20:50:00Z">
        <w:r w:rsidR="002E2839">
          <w:t xml:space="preserve"> </w:t>
        </w:r>
      </w:ins>
      <w:del w:id="433" w:author="Richard Wen" w:date="2026-03-05T20:50:00Z">
        <w:r w:rsidR="00B653BC" w:rsidDel="002E2839">
          <w:delText xml:space="preserve">, at </w:delText>
        </w:r>
        <w:r w:rsidR="00B653BC" w:rsidDel="008A45DE">
          <w:delText>least</w:delText>
        </w:r>
        <w:r w:rsidR="00B653BC" w:rsidDel="002E2839">
          <w:delText xml:space="preserve"> </w:delText>
        </w:r>
      </w:del>
      <w:r w:rsidR="00B653BC">
        <w:t>at the level of common knowledge amongst experts in the decision-making problem.</w:t>
      </w:r>
    </w:p>
    <w:p w14:paraId="63637D77" w14:textId="0B3DD4FD" w:rsidR="005D3BC1" w:rsidRPr="000672EC" w:rsidRDefault="005D3BC1" w:rsidP="005D3BC1">
      <w:pPr>
        <w:pStyle w:val="MDPI22heading2"/>
      </w:pPr>
      <w:r>
        <w:t>4</w:t>
      </w:r>
      <w:r w:rsidRPr="000672EC">
        <w:t>.</w:t>
      </w:r>
      <w:r w:rsidR="000423D5">
        <w:t>3</w:t>
      </w:r>
      <w:r w:rsidRPr="000672EC">
        <w:t xml:space="preserve">. </w:t>
      </w:r>
      <w:r>
        <w:t>Limitations</w:t>
      </w:r>
    </w:p>
    <w:p w14:paraId="2D55CE3D" w14:textId="3466968D" w:rsidR="0052555F" w:rsidRDefault="0052555F" w:rsidP="0052555F">
      <w:pPr>
        <w:pStyle w:val="MDPI23heading3"/>
      </w:pPr>
      <w:r>
        <w:t>4.</w:t>
      </w:r>
      <w:r w:rsidR="000423D5">
        <w:t>3</w:t>
      </w:r>
      <w:r w:rsidR="003E2DD9">
        <w:t>.1</w:t>
      </w:r>
      <w:r>
        <w:t xml:space="preserve">. </w:t>
      </w:r>
      <w:r w:rsidR="00827514">
        <w:t>Geo-intervention</w:t>
      </w:r>
      <w:r w:rsidR="008615D1">
        <w:t xml:space="preserve"> V</w:t>
      </w:r>
      <w:r w:rsidR="0012798D">
        <w:t>erification</w:t>
      </w:r>
    </w:p>
    <w:p w14:paraId="35F59FB1" w14:textId="27B4C1CE" w:rsidR="0052555F" w:rsidRDefault="00C85336" w:rsidP="0052555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BA5378">
        <w:instrText xml:space="preserve"> ADDIN ZOTERO_ITEM CSL_CITATION {"citationID":"a1jamoip7kb","properties":{"formattedCitation":"[154]","plainCitation":"[154]","noteIndex":0},"citationItems":[{"id":3214,"uris":["http://zotero.org/users/6749620/items/IXSXZTZ6"],"itemData":{"id":3214,"type":"article-journal","container-title":"Bulletin of the World Health Organization","note":"publisher: SciELO Public Health","page":"176–182","source":"Google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M."},{"family":"Rollins","given":"Nigel"}],"issued":{"date-parts":[["2012"]]}}}],"schema":"https://github.com/citation-style-language/schema/raw/master/csl-citation.json"} </w:instrText>
      </w:r>
      <w:r w:rsidR="008A288C">
        <w:fldChar w:fldCharType="separate"/>
      </w:r>
      <w:r w:rsidR="00BA5378" w:rsidRPr="00BA5378">
        <w:t>[154]</w:t>
      </w:r>
      <w:r w:rsidR="008A288C">
        <w:fldChar w:fldCharType="end"/>
      </w:r>
      <w:r w:rsidR="00436B76">
        <w:t xml:space="preserve">, </w:t>
      </w:r>
      <w:r w:rsidR="00C82AA8">
        <w:t>compatible standards</w:t>
      </w:r>
      <w:r w:rsidR="008A288C">
        <w:t xml:space="preserve"> </w:t>
      </w:r>
      <w:r w:rsidR="008A288C">
        <w:fldChar w:fldCharType="begin"/>
      </w:r>
      <w:r w:rsidR="00BA5378">
        <w:instrText xml:space="preserve"> ADDIN ZOTERO_ITEM CSL_CITATION {"citationID":"a11fvu4cm2a","properties":{"formattedCitation":"[155]","plainCitation":"[155]","noteIndex":0},"citationItems":[{"id":3215,"uris":["http://zotero.org/users/6749620/items/77FGIEI2"],"itemData":{"id":3215,"type":"article-journal","container-title":"Frontiers in public health","note":"publisher: Frontiers Media SA","page":"106","source":"Google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schema":"https://github.com/citation-style-language/schema/raw/master/csl-citation.json"} </w:instrText>
      </w:r>
      <w:r w:rsidR="008A288C">
        <w:fldChar w:fldCharType="separate"/>
      </w:r>
      <w:r w:rsidR="00BA5378" w:rsidRPr="00BA5378">
        <w:t>[155]</w:t>
      </w:r>
      <w:r w:rsidR="008A288C">
        <w:fldChar w:fldCharType="end"/>
      </w:r>
      <w:r w:rsidR="00436B76">
        <w:t>, or ethical issues</w:t>
      </w:r>
      <w:r w:rsidR="00DC3398">
        <w:t xml:space="preserve"> </w:t>
      </w:r>
      <w:r w:rsidR="00DC3398">
        <w:fldChar w:fldCharType="begin"/>
      </w:r>
      <w:r w:rsidR="00BA5378">
        <w:instrText xml:space="preserve"> ADDIN ZOTERO_ITEM CSL_CITATION {"citationID":"acrdfa4jlu","properties":{"formattedCitation":"[156]","plainCitation":"[156]","noteIndex":0},"citationItems":[{"id":3212,"uris":["http://zotero.org/users/6749620/items/YNAU4XUN"],"itemData":{"id":3212,"type":"article-journal","container-title":"American journal of preventive medicine","issue":"2","note":"publisher: Elsevier","page":"155–161","source":"Google Scholar","title":"Limitations of the randomized controlled trial in evaluating population-based health interventions","volume":"33","author":[{"family":"Sanson-Fisher","given":"Robert William"},{"family":"Bonevski","given":"Billie"},{"family":"Green","given":"Lawrence W."},{"family":"D’Este","given":"Cate"}],"issued":{"date-parts":[["2007"]]}}}],"schema":"https://github.com/citation-style-language/schema/raw/master/csl-citation.json"} </w:instrText>
      </w:r>
      <w:r w:rsidR="00DC3398">
        <w:fldChar w:fldCharType="separate"/>
      </w:r>
      <w:r w:rsidR="00BA5378" w:rsidRPr="00BA5378">
        <w:t>[156]</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BA5378">
        <w:instrText xml:space="preserve"> ADDIN ZOTERO_ITEM CSL_CITATION {"citationID":"a1qg4nv7egg","properties":{"formattedCitation":"[157]","plainCitation":"[157]","noteIndex":0},"citationItems":[{"id":3213,"uris":["http://zotero.org/users/6749620/items/AR22IP2D"],"itemData":{"id":3213,"type":"article-journal","abstract":"Background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levels.","container-title":"PLOS Medicine","DOI":"10.1371/journal.pmed.0030271","ISSN":"1549-1676","issue":"6","journalAbbreviation":"PLOS Medicine","language":"en","note":"publisher: Public Library of Science","page":"e271","source":"PLoS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M."}],"issued":{"date-parts":[["2006",6,6]]}}}],"schema":"https://github.com/citation-style-language/schema/raw/master/csl-citation.json"} </w:instrText>
      </w:r>
      <w:r w:rsidR="006971E0">
        <w:fldChar w:fldCharType="separate"/>
      </w:r>
      <w:r w:rsidR="00BA5378" w:rsidRPr="00BA5378">
        <w:t>[157]</w:t>
      </w:r>
      <w:r w:rsidR="006971E0">
        <w:fldChar w:fldCharType="end"/>
      </w:r>
      <w:r w:rsidR="00D91214">
        <w:t>)</w:t>
      </w:r>
      <w:r w:rsidR="00AB4479">
        <w:t xml:space="preserve">, while study design alone is not adequate to indicate a successful intervention </w:t>
      </w:r>
      <w:r w:rsidR="00AB4479">
        <w:fldChar w:fldCharType="begin"/>
      </w:r>
      <w:r w:rsidR="00C936B5">
        <w:instrText xml:space="preserve"> ADDIN ZOTERO_ITEM CSL_CITATION {"citationID":"af3scahkrt","properties":{"formattedCitation":"[112]","plainCitation":"[112]","noteIndex":0},"citationItems":[{"id":2483,"uris":["http://zotero.org/users/6749620/items/BREB27VC"],"itemData":{"id":2483,"type":"article-journal","abstract":"Public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AB4479">
        <w:fldChar w:fldCharType="separate"/>
      </w:r>
      <w:r w:rsidR="00C936B5" w:rsidRPr="00C936B5">
        <w:t>[112]</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BA5378">
        <w:instrText xml:space="preserve"> ADDIN ZOTERO_ITEM CSL_CITATION {"citationID":"a2qhd0ojaad","properties":{"formattedCitation":"[158]","plainCitation":"[158]","noteIndex":0},"citationItems":[{"id":3216,"uris":["http://zotero.org/users/6749620/items/RGM8ZAC5"],"itemData":{"id":3216,"type":"article-journal","container-title":"Bmj","note":"publisher: 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T."},{"family":"Steventon","given":"Adam"}],"accessed":{"date-parts":[["2025",7,8]]},"issued":{"date-parts":[["2019"]]}}}],"schema":"https://github.com/citation-style-language/schema/raw/master/csl-citation.json"} </w:instrText>
      </w:r>
      <w:r w:rsidR="00AD1386">
        <w:fldChar w:fldCharType="separate"/>
      </w:r>
      <w:r w:rsidR="00BA5378" w:rsidRPr="00BA5378">
        <w:t>[158]</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w:t>
      </w:r>
      <w:r w:rsidR="00436B76">
        <w:lastRenderedPageBreak/>
        <w:t xml:space="preserve">to implement at scale </w:t>
      </w:r>
      <w:r w:rsidR="00436B76">
        <w:fldChar w:fldCharType="begin"/>
      </w:r>
      <w:r w:rsidR="00C936B5">
        <w:instrText xml:space="preserve"> ADDIN ZOTERO_ITEM CSL_CITATION {"citationID":"ab8u0pmq9c","properties":{"formattedCitation":"[111]","plainCitation":"[111]","noteIndex":0},"citationItems":[{"id":3241,"uris":["http://zotero.org/users/6749620/items/PW4WLXBS"],"itemData":{"id":3241,"type":"article-journal","abstract":"National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436B76">
        <w:fldChar w:fldCharType="separate"/>
      </w:r>
      <w:r w:rsidR="00C936B5" w:rsidRPr="00C936B5">
        <w:t>[111]</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 </w:t>
      </w:r>
    </w:p>
    <w:p w14:paraId="03957F1E" w14:textId="72158340" w:rsidR="007407C2" w:rsidRDefault="000423D5" w:rsidP="007407C2">
      <w:pPr>
        <w:pStyle w:val="MDPI23heading3"/>
      </w:pPr>
      <w:r>
        <w:t>4.3</w:t>
      </w:r>
      <w:r w:rsidR="007407C2">
        <w:t>.</w:t>
      </w:r>
      <w:r w:rsidR="00AB2E33">
        <w:t>2</w:t>
      </w:r>
      <w:r w:rsidR="007407C2">
        <w:t xml:space="preserve">. </w:t>
      </w:r>
      <w:r w:rsidR="00AB2E33">
        <w:t>Empirical Evidence</w:t>
      </w:r>
    </w:p>
    <w:p w14:paraId="13B9942D" w14:textId="32F0C77C" w:rsidR="007407C2" w:rsidRDefault="00F21F83" w:rsidP="007407C2">
      <w:pPr>
        <w:pStyle w:val="MDPI31text"/>
      </w:pPr>
      <w:r>
        <w:t>As this paper</w:t>
      </w:r>
      <w:r w:rsidR="00962E4E">
        <w:t xml:space="preserve">’s scope </w:t>
      </w:r>
      <w:ins w:id="434" w:author="Richard Wen" w:date="2026-03-05T20:50:00Z">
        <w:r w:rsidR="00291BFF">
          <w:t>was</w:t>
        </w:r>
      </w:ins>
      <w:del w:id="435" w:author="Richard Wen" w:date="2026-03-05T20:50:00Z">
        <w:r w:rsidR="00962E4E" w:rsidDel="00291BFF">
          <w:delText>is</w:delText>
        </w:r>
      </w:del>
      <w:r w:rsidR="00962E4E">
        <w:t xml:space="preserve"> to</w:t>
      </w:r>
      <w:r>
        <w:t xml:space="preserve"> introduce the geo-intervention modelling framework, it </w:t>
      </w:r>
      <w:ins w:id="436" w:author="Richard Wen" w:date="2026-03-05T20:50:00Z">
        <w:r w:rsidR="006E7E07">
          <w:t>did</w:t>
        </w:r>
      </w:ins>
      <w:del w:id="437" w:author="Richard Wen" w:date="2026-03-05T20:50:00Z">
        <w:r w:rsidDel="006E7E07">
          <w:delText>does</w:delText>
        </w:r>
      </w:del>
      <w:r>
        <w:t xml:space="preserve">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BA5378">
        <w:instrText xml:space="preserve"> ADDIN ZOTERO_ITEM CSL_CITATION {"citationID":"a1v4n8p04s","properties":{"formattedCitation":"[159]","plainCitation":"[159]","noteIndex":0},"citationItems":[{"id":3209,"uris":["http://zotero.org/users/6749620/items/GSFNMRJG"],"itemData":{"id":3209,"type":"article-journal","abstract":"Background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research.","container-title":"PLOS Medicine","DOI":"10.1371/journal.pmed.1002370","ISSN":"1549-1676","issue":"8","journalAbbreviation":"PLOS Medicine","language":"en","note":"publisher: Public Library of Science","page":"e1002370","source":"PLoS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J."}],"issued":{"date-parts":[["2017",8,9]]}}}],"schema":"https://github.com/citation-style-language/schema/raw/master/csl-citation.json"} </w:instrText>
      </w:r>
      <w:r w:rsidR="00250376">
        <w:fldChar w:fldCharType="separate"/>
      </w:r>
      <w:r w:rsidR="00BA5378" w:rsidRPr="00BA5378">
        <w:t>[159]</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BA5378">
        <w:instrText xml:space="preserve"> ADDIN ZOTERO_ITEM CSL_CITATION {"citationID":"a7o5r9agt1","properties":{"formattedCitation":"[160]","plainCitation":"[160]","noteIndex":0},"citationItems":[{"id":3211,"uris":["http://zotero.org/users/6749620/items/4VX2SR3N"],"itemData":{"id":3211,"type":"article-journal","abstract":"The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Betty"},{"family":"Holroyd","given":"Eleanor"},{"family":"Wang","given":"Wenru"}],"issued":{"date-parts":[["2015",12]]}}}],"schema":"https://github.com/citation-style-language/schema/raw/master/csl-citation.json"} </w:instrText>
      </w:r>
      <w:r w:rsidR="004403DC">
        <w:fldChar w:fldCharType="separate"/>
      </w:r>
      <w:r w:rsidR="00BA5378" w:rsidRPr="00BA5378">
        <w:t>[160]</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BA5378">
        <w:instrText xml:space="preserve"> ADDIN ZOTERO_ITEM CSL_CITATION {"citationID":"a1krhclju52","properties":{"formattedCitation":"[161]","plainCitation":"[161]","noteIndex":0},"citationItems":[{"id":3208,"uris":["http://zotero.org/users/6749620/items/P6VWDMYF"],"itemData":{"id":3208,"type":"article-journal","abstract":"Providing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F."}],"issued":{"date-parts":[["2014",11,27]]}}}],"schema":"https://github.com/citation-style-language/schema/raw/master/csl-citation.json"} </w:instrText>
      </w:r>
      <w:r w:rsidR="00607EE2">
        <w:fldChar w:fldCharType="separate"/>
      </w:r>
      <w:r w:rsidR="00BA5378" w:rsidRPr="00BA5378">
        <w:t>[161]</w:t>
      </w:r>
      <w:r w:rsidR="00607EE2">
        <w:fldChar w:fldCharType="end"/>
      </w:r>
      <w:r w:rsidR="00607EE2">
        <w:t>.</w:t>
      </w:r>
      <w:r w:rsidR="00241999">
        <w:t xml:space="preserve"> Nonetheless, frameworks are generally introduced, before empirical evidence follow, which presents a common limitation of newly introduced methodological frameworks.</w:t>
      </w:r>
    </w:p>
    <w:p w14:paraId="2D80DB22" w14:textId="7938626D" w:rsidR="005D3BC1" w:rsidRPr="000672EC" w:rsidRDefault="005D3BC1" w:rsidP="005D3BC1">
      <w:pPr>
        <w:pStyle w:val="MDPI22heading2"/>
      </w:pPr>
      <w:r>
        <w:t>4</w:t>
      </w:r>
      <w:r w:rsidRPr="000672EC">
        <w:t>.</w:t>
      </w:r>
      <w:r w:rsidR="00F12619">
        <w:t>4</w:t>
      </w:r>
      <w:r w:rsidRPr="000672EC">
        <w:t xml:space="preserve">. </w:t>
      </w:r>
      <w:r w:rsidR="00472FBB">
        <w:t>Opportunities</w:t>
      </w:r>
    </w:p>
    <w:p w14:paraId="5BB46888" w14:textId="6EAC4CF8" w:rsidR="001824A6" w:rsidRDefault="00F12619" w:rsidP="001824A6">
      <w:pPr>
        <w:pStyle w:val="MDPI23heading3"/>
      </w:pPr>
      <w:r>
        <w:t>4.4</w:t>
      </w:r>
      <w:r w:rsidR="001824A6">
        <w:t>.1. Framework</w:t>
      </w:r>
      <w:r w:rsidR="00ED3364">
        <w:t xml:space="preserve"> Extensions</w:t>
      </w:r>
    </w:p>
    <w:p w14:paraId="2C2C5F2F" w14:textId="78122722" w:rsidR="001824A6" w:rsidRDefault="009F466E" w:rsidP="001824A6">
      <w:pPr>
        <w:pStyle w:val="MDPI31text"/>
      </w:pPr>
      <w:r>
        <w:t>Research in extending the geo-intervention modelling framework with additional components aids in establishing a standard</w:t>
      </w:r>
      <w:r w:rsidR="00F85C21">
        <w:t xml:space="preserve"> of understanding</w:t>
      </w:r>
      <w:r>
        <w:t xml:space="preserve"> with the base components, while allowing for</w:t>
      </w:r>
      <w:r w:rsidR="00EA6018">
        <w:t xml:space="preserve"> work into addressing </w:t>
      </w:r>
      <w:r w:rsidR="00EA180D">
        <w:t xml:space="preserve">the </w:t>
      </w:r>
      <w:r w:rsidR="00EA6018">
        <w:t>framework</w:t>
      </w:r>
      <w:r w:rsidR="00EA180D">
        <w:t>’s</w:t>
      </w:r>
      <w:r>
        <w:t xml:space="preserve"> </w:t>
      </w:r>
      <w:r w:rsidR="00EA6018">
        <w:t>disadvantages and limitations</w:t>
      </w:r>
      <w:r w:rsidR="001824A6">
        <w:t>.</w:t>
      </w:r>
      <w:r w:rsidR="00D501F5">
        <w:t xml:space="preserve"> For example, temporal sub-components</w:t>
      </w:r>
      <w:r w:rsidR="0036274E">
        <w:t xml:space="preserve"> (e.g. feature engineering temporal variables, time-series models, sequential generation of geo-interventions)</w:t>
      </w:r>
      <w:r w:rsidR="00D501F5">
        <w:t xml:space="preserve"> may be added to all components to enable time-relevant geo-interventions.</w:t>
      </w:r>
      <w:r w:rsidR="009F0F84">
        <w:t xml:space="preserve"> Another example involves </w:t>
      </w:r>
      <w:r w:rsidR="0008204E">
        <w:t>applying the framework</w:t>
      </w:r>
      <w:r w:rsidR="001507D5">
        <w:t xml:space="preserve"> to different domain</w:t>
      </w:r>
      <w:r w:rsidR="009C3AEC">
        <w:t>-specific problems. This</w:t>
      </w:r>
      <w:r w:rsidR="003872F4">
        <w:t xml:space="preserve"> helps identify component </w:t>
      </w:r>
      <w:r w:rsidR="009F461A">
        <w:t>additions</w:t>
      </w:r>
      <w:r w:rsidR="003872F4">
        <w:t xml:space="preserve"> and modifications that</w:t>
      </w:r>
      <w:r w:rsidR="0008204E">
        <w:t xml:space="preserve"> create </w:t>
      </w:r>
      <w:r w:rsidR="00D31630">
        <w:t>sub-</w:t>
      </w:r>
      <w:r w:rsidR="0008204E">
        <w:t>frameworks specific to problems in particular domains (e.g. public health, transportation engineering, planning)</w:t>
      </w:r>
      <w:r w:rsidR="00EF560D">
        <w:t>, assisting in</w:t>
      </w:r>
      <w:r w:rsidR="00BC3175">
        <w:t xml:space="preserve"> better</w:t>
      </w:r>
      <w:r w:rsidR="00EF560D">
        <w:t xml:space="preserve"> knowledge transfe</w:t>
      </w:r>
      <w:r w:rsidR="00A600F4">
        <w:t>r</w:t>
      </w:r>
      <w:r w:rsidR="003872F4">
        <w:t>.</w:t>
      </w:r>
      <w:r w:rsidR="00033F6B">
        <w:t xml:space="preserve"> </w:t>
      </w:r>
      <w:r w:rsidR="0019239F">
        <w:t xml:space="preserve">Incorporating LLMs as optional sub-components </w:t>
      </w:r>
      <w:r w:rsidR="00D31630">
        <w:t>for knowledge support</w:t>
      </w:r>
      <w:r w:rsidR="0019239F">
        <w:t xml:space="preserve"> will also mediate the lack of contextual reasoning</w:t>
      </w:r>
      <w:r w:rsidR="00D31630">
        <w:t xml:space="preserve"> (e.g. ranking feasibility of actions from variables, evaluating practicality of geo-interventions, suggesting approaches for outcome modelling and spatial feature engineering).</w:t>
      </w:r>
      <w:r w:rsidR="00DC715B">
        <w:t xml:space="preserve"> Work towards creating framework extensions will </w:t>
      </w:r>
      <w:r w:rsidR="00D53B70">
        <w:t>address</w:t>
      </w:r>
      <w:r w:rsidR="00DC715B">
        <w:t xml:space="preserve"> not</w:t>
      </w:r>
      <w:r w:rsidR="00000C96">
        <w:t>ed</w:t>
      </w:r>
      <w:r w:rsidR="00DC715B">
        <w:t xml:space="preserve"> issues</w:t>
      </w:r>
      <w:r w:rsidR="00D65BC4">
        <w:t xml:space="preserve"> in the framework</w:t>
      </w:r>
      <w:r w:rsidR="00000C96">
        <w:t xml:space="preserve"> </w:t>
      </w:r>
      <w:r w:rsidR="00D65BC4">
        <w:t>related to</w:t>
      </w:r>
      <w:r w:rsidR="00000C96">
        <w:t xml:space="preserve"> temporality, knowledge transfer, and contextual reasoning</w:t>
      </w:r>
      <w:r w:rsidR="000E669D">
        <w:t>, while offering a standardized manner for improving the framework when future issues arise.</w:t>
      </w:r>
    </w:p>
    <w:p w14:paraId="09DE1858" w14:textId="784F3E6A" w:rsidR="00015A4A" w:rsidRDefault="00F12619" w:rsidP="00015A4A">
      <w:pPr>
        <w:pStyle w:val="MDPI23heading3"/>
      </w:pPr>
      <w:r>
        <w:t>4.4</w:t>
      </w:r>
      <w:r w:rsidR="00015A4A">
        <w:t>.</w:t>
      </w:r>
      <w:r w:rsidR="001824A6">
        <w:t>2</w:t>
      </w:r>
      <w:r w:rsidR="00015A4A">
        <w:t xml:space="preserve">. </w:t>
      </w:r>
      <w:r w:rsidR="003777BD">
        <w:t>Precision Geo-interventions</w:t>
      </w:r>
    </w:p>
    <w:p w14:paraId="6BE23933" w14:textId="75F9ACD8"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BA5378">
        <w:instrText xml:space="preserve"> ADDIN ZOTERO_ITEM CSL_CITATION {"citationID":"a2ili7q6fbe","properties":{"formattedCitation":"[162]","plainCitation":"[162]","noteIndex":0},"citationItems":[{"id":3200,"uris":["http://zotero.org/users/6749620/items/4S3UXGW9"],"itemData":{"id":3200,"type":"article-journal","abstract":"Abstract: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efforts.","container-title":"Frontiers in Public Health","DOI":"10.3389/fpubh.2018.00068","ISSN":"2296-2565","journalAbbreviation":"Front. Public Health","language":"English","note":"publisher: Frontiers","source":"Frontiers","title":"Big Data’s Role in Precision Public Health","URL":"https://www.frontiersin.org/journals/public-health/articles/10.3389/fpubh.2018.00068/full","volume":"6","author":[{"family":"Dolley","given":"Shawn"}],"accessed":{"date-parts":[["2025",9,11]]},"issued":{"date-parts":[["2018",3,7]]}}}],"schema":"https://github.com/citation-style-language/schema/raw/master/csl-citation.json"} </w:instrText>
      </w:r>
      <w:r w:rsidR="00142FD6">
        <w:fldChar w:fldCharType="separate"/>
      </w:r>
      <w:r w:rsidR="00BA5378" w:rsidRPr="00BA5378">
        <w:t>[162]</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BA5378">
        <w:instrText xml:space="preserve"> ADDIN ZOTERO_ITEM CSL_CITATION {"citationID":"a24kd7ler9t","properties":{"formattedCitation":"[163\\uc0\\u8211{}165]","plainCitation":"[163–165]","noteIndex":0},"citationItems":[{"id":3199,"uris":["http://zotero.org/users/6749620/items/PDDU3ZYA"],"itemData":{"id":3199,"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25403381","page":"95-98","source":"jech.bmj.com","title":"‘Dark logic’: theorising the harmful consequences of public health interventions","title-short":"‘Dark logic’","volume":"69","author":[{"family":"Bonell","given":"Chris"},{"family":"Jamal","given":"Farah"},{"family":"Melendez-Torres","given":"G. J."},{"family":"Cummins","given":"Steven"}],"issued":{"date-parts":[["2015",1,1]]}}},{"id":3198,"uris":["http://zotero.org/users/6749620/items/YK2B4WHT"],"itemData":{"id":3198,"type":"article-journal","abstract":"Public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24336237","page":"288-290","source":"jech.bmj.com","title":"Adverse effects of public health interventions: a conceptual framework","title-short":"Adverse effects of public health interventions","volume":"68","author":[{"family":"Lorenc","given":"Theo"},{"family":"Oliver","given":"Kathryn"}],"issued":{"date-parts":[["2014",3,1]]}}},{"id":3197,"uris":["http://zotero.org/users/6749620/items/6LARD69D"],"itemData":{"id":3197,"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events.","container-title":"PLOS Medicine","DOI":"10.1371/journal.pmed.1002127","ISSN":"1549-1676","issue":"9","journalAbbreviation":"PLOS Medicine","language":"en","note":"publisher: Public Library of Science","page":"e1002127","source":"PLoS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K."},{"family":"Wright","given":"Kath"},{"family":"Norman","given":"Gill"}],"issued":{"date-parts":[["2016",9,20]]}}}],"schema":"https://github.com/citation-style-language/schema/raw/master/csl-citation.json"} </w:instrText>
      </w:r>
      <w:r w:rsidR="005352F6">
        <w:fldChar w:fldCharType="separate"/>
      </w:r>
      <w:r w:rsidR="00BA5378" w:rsidRPr="00BA5378">
        <w:rPr>
          <w:szCs w:val="24"/>
        </w:rPr>
        <w:t>[163–165]</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BA5378">
        <w:instrText xml:space="preserve"> ADDIN ZOTERO_ITEM CSL_CITATION {"citationID":"a2i3oqnareq","properties":{"formattedCitation":"[166]","plainCitation":"[166]","noteIndex":0},"citationItems":[{"id":3196,"uris":["http://zotero.org/users/6749620/items/8YRVH2NL"],"itemData":{"id":3196,"type":"article-journal","abstract":"Unintended harm theory as related to public health interventions (PHI) is under developed, with harm evaluation and reporting often absent or incomplete. This review presents a typology for, and underlying factors linked to, PHI-associated unintended harm.","container-title":"International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M."},{"family":"McIntyre","given":"L."}],"issued":{"date-parts":[["2014",2,1]]}}}],"schema":"https://github.com/citation-style-language/schema/raw/master/csl-citation.json"} </w:instrText>
      </w:r>
      <w:r w:rsidR="00B50881">
        <w:fldChar w:fldCharType="separate"/>
      </w:r>
      <w:r w:rsidR="00BA5378" w:rsidRPr="00BA5378">
        <w:t>[166]</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w:t>
      </w:r>
      <w:proofErr w:type="spellStart"/>
      <w:r w:rsidR="005F757D">
        <w:t>GIScience</w:t>
      </w:r>
      <w:proofErr w:type="spellEnd"/>
      <w:r w:rsidR="005F757D">
        <w:t>)</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168F3231" w:rsidR="004505B7" w:rsidRDefault="00F12619" w:rsidP="004505B7">
      <w:pPr>
        <w:pStyle w:val="MDPI23heading3"/>
      </w:pPr>
      <w:r>
        <w:t>4.4</w:t>
      </w:r>
      <w:r w:rsidR="004505B7">
        <w:t>.</w:t>
      </w:r>
      <w:r w:rsidR="001824A6">
        <w:t>3</w:t>
      </w:r>
      <w:r w:rsidR="004505B7">
        <w:t xml:space="preserve">. </w:t>
      </w:r>
      <w:r w:rsidR="003777BD">
        <w:t>Universal Geo-intervention Platform</w:t>
      </w:r>
    </w:p>
    <w:p w14:paraId="772A44A3" w14:textId="70A0B97B" w:rsidR="004505B7" w:rsidRPr="003F4D97" w:rsidRDefault="00C73570" w:rsidP="004505B7">
      <w:pPr>
        <w:pStyle w:val="MDPI31text"/>
      </w:pPr>
      <w:r>
        <w:lastRenderedPageBreak/>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BA5378">
        <w:instrText xml:space="preserve"> ADDIN ZOTERO_ITEM CSL_CITATION {"citationID":"aq21cd8tvm","properties":{"formattedCitation":"[167,168]","plainCitation":"[167,168]","noteIndex":0},"citationItems":[{"id":3194,"uris":["http://zotero.org/users/6749620/items/WIEHGDU2"],"itemData":{"id":3194,"type":"article-journal","container-title":"Gates open research","journalAbbreviation":"Gates Open Res","page":"886","source":"Google Scholar","title":"CUBES: A practical toolkit to measure enablers and barriers to behavior for effective intervention design","title-short":"CUBES","volume":"3","author":[{"family":"Engl","given":"Elisabeth"},{"family":"Sgaier","given":"Sema K."}],"issued":{"date-parts":[["2020"]]}}},{"id":3195,"uris":["http://zotero.org/users/6749620/items/HHYANRIA"],"itemData":{"id":3195,"type":"article-journal","container-title":"Gates Open Research","journalAbbreviation":"Gates Open Res","page":"1503","source":"Google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K."}],"issued":{"date-parts":[["2019"]]}}}],"schema":"https://github.com/citation-style-language/schema/raw/master/csl-citation.json"} </w:instrText>
      </w:r>
      <w:r w:rsidR="000F1CCB">
        <w:fldChar w:fldCharType="separate"/>
      </w:r>
      <w:r w:rsidR="00BA5378" w:rsidRPr="00BA5378">
        <w:t>[167,168]</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BA5378">
        <w:instrText xml:space="preserve"> ADDIN ZOTERO_ITEM CSL_CITATION {"citationID":"a2ar224sb0s","properties":{"formattedCitation":"[169,170]","plainCitation":"[169,170]","noteIndex":0},"citationItems":[{"id":3193,"uris":["http://zotero.org/users/6749620/items/E5ZL8YPG"],"itemData":{"id":3193,"type":"article-journal","container-title":"The European Journal of Public Health","issue":"suppl_1","note":"publisher: Oxford University Press","page":"ckw174–081","source":"Google Scholar","title":"Health Evidence™: A public health knowledge repository disseminating evidence to decision makers: Maureen Dobbins","title-short":"Health Evidence™","volume":"26","author":[{"family":"Dobbins","given":"Maureen"}],"issued":{"date-parts":[["2016"]]}}},{"id":3191,"uris":["http://zotero.org/users/6749620/items/VFBWJBQW"],"itemData":{"id":3191,"type":"article-journal","container-title":"Scientific data","issue":"1","note":"publisher: Nature Publishing Group UK London","page":"286","source":"Google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S."}],"issued":{"date-parts":[["2020"]]}}}],"schema":"https://github.com/citation-style-language/schema/raw/master/csl-citation.json"} </w:instrText>
      </w:r>
      <w:r w:rsidR="00EE2841">
        <w:fldChar w:fldCharType="separate"/>
      </w:r>
      <w:r w:rsidR="00BA5378" w:rsidRPr="00BA5378">
        <w:t>[169,170]</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proofErr w:type="spellStart"/>
      <w:r w:rsidR="003E2140">
        <w:t>AlphaEarth</w:t>
      </w:r>
      <w:proofErr w:type="spellEnd"/>
      <w:r w:rsidR="00585298">
        <w:t xml:space="preserve"> </w:t>
      </w:r>
      <w:r w:rsidR="00585298">
        <w:fldChar w:fldCharType="begin"/>
      </w:r>
      <w:r w:rsidR="00BA5378">
        <w:instrText xml:space="preserve"> ADDIN ZOTERO_ITEM CSL_CITATION {"citationID":"a2evgi0erpi","properties":{"formattedCitation":"[171,172]","plainCitation":"[171,172]","noteIndex":0},"citationItems":[{"id":3190,"uris":["http://zotero.org/users/6749620/items/UE3PXXFA"],"itemData":{"id":3190,"type":"article","abstract":"Unprecedented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id":3189,"uris":["http://zotero.org/users/6749620/items/G7KRFYEI"],"itemData":{"id":3189,"type":"article-journal","container-title":"Nature","page":"313","source":"Google Scholar","title":"Google AI model creates maps of Earth ‘at any place and time’","volume":"644","author":[{"family":"Tollefson","given":"Jeff"}],"issued":{"date-parts":[["2025"]]}}}],"schema":"https://github.com/citation-style-language/schema/raw/master/csl-citation.json"} </w:instrText>
      </w:r>
      <w:r w:rsidR="00585298">
        <w:fldChar w:fldCharType="separate"/>
      </w:r>
      <w:r w:rsidR="00BA5378" w:rsidRPr="00BA5378">
        <w:t>[171,172]</w:t>
      </w:r>
      <w:r w:rsidR="00585298">
        <w:fldChar w:fldCharType="end"/>
      </w:r>
      <w:r w:rsidR="00F939C8">
        <w:t xml:space="preserve">, population dynamics foundation model </w:t>
      </w:r>
      <w:r w:rsidR="00F939C8">
        <w:fldChar w:fldCharType="begin"/>
      </w:r>
      <w:r w:rsidR="00BA5378">
        <w:instrText xml:space="preserve"> ADDIN ZOTERO_ITEM CSL_CITATION {"citationID":"a2jql7d4v7","properties":{"formattedCitation":"[173]","plainCitation":"[173]","noteIndex":0},"citationItems":[{"id":3185,"uris":["http://zotero.org/users/6749620/items/T3UI5BMR"],"itemData":{"id":3185,"type":"article","abstract":"Supporting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schema":"https://github.com/citation-style-language/schema/raw/master/csl-citation.json"} </w:instrText>
      </w:r>
      <w:r w:rsidR="00F939C8">
        <w:fldChar w:fldCharType="separate"/>
      </w:r>
      <w:r w:rsidR="00BA5378" w:rsidRPr="00BA5378">
        <w:t>[173]</w:t>
      </w:r>
      <w:r w:rsidR="00F939C8">
        <w:fldChar w:fldCharType="end"/>
      </w:r>
      <w:r w:rsidR="003E2140">
        <w:t xml:space="preserve">), integration, standardization, and </w:t>
      </w:r>
      <w:proofErr w:type="spellStart"/>
      <w:r w:rsidR="003E2140">
        <w:t>searchability</w:t>
      </w:r>
      <w:proofErr w:type="spellEnd"/>
      <w:r w:rsidR="003E2140">
        <w:t xml:space="preserve"> of diverse spatial data has improved drastically</w:t>
      </w:r>
      <w:r w:rsidR="00585298">
        <w:t xml:space="preserve"> </w:t>
      </w:r>
      <w:r w:rsidR="00585298">
        <w:fldChar w:fldCharType="begin"/>
      </w:r>
      <w:r w:rsidR="00BA5378">
        <w:instrText xml:space="preserve"> ADDIN ZOTERO_ITEM CSL_CITATION {"citationID":"a1gnn458tde","properties":{"formattedCitation":"[174\\uc0\\u8211{}176]","plainCitation":"[174–176]","noteIndex":0},"citationItems":[{"id":3187,"uris":["http://zotero.org/users/6749620/items/V77F4F5Q"],"itemData":{"id":3187,"type":"paper-conference","container-title":"Proceedings of the 31st ACM International Conference on Advances in Geographic Information Systems","DOI":"10.1145/3589132.3625616","event-place":"Hamburg Germany","event-title":"SIGSPATIAL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id":3186,"uris":["http://zotero.org/users/6749620/items/FWGXFBQD"],"itemData":{"id":3186,"type":"article-journal","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id":3188,"uris":["http://zotero.org/users/6749620/items/JTU493US"],"itemData":{"id":3188,"type":"article-journal","container-title":"IEEE geoscience and remote sensing magazine","note":"publisher: 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schema":"https://github.com/citation-style-language/schema/raw/master/csl-citation.json"} </w:instrText>
      </w:r>
      <w:r w:rsidR="00585298">
        <w:fldChar w:fldCharType="separate"/>
      </w:r>
      <w:r w:rsidR="00BA5378" w:rsidRPr="00BA5378">
        <w:rPr>
          <w:szCs w:val="24"/>
        </w:rPr>
        <w:t>[174–176]</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4077B5EE"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geo-interventions on reducing road collisions in Toronto, Canada.</w:t>
      </w:r>
      <w:r w:rsidR="00147D7F">
        <w:rPr>
          <w:lang w:val="en"/>
        </w:rPr>
        <w:t xml:space="preserve"> </w:t>
      </w:r>
      <w:ins w:id="438" w:author="Richard Wen" w:date="2026-03-05T20:52:00Z">
        <w:r w:rsidR="006A35F6">
          <w:rPr>
            <w:lang w:val="en"/>
          </w:rPr>
          <w:t>A</w:t>
        </w:r>
      </w:ins>
      <w:del w:id="439" w:author="Richard Wen" w:date="2026-03-05T20:52:00Z">
        <w:r w:rsidR="00147D7F" w:rsidDel="006A35F6">
          <w:rPr>
            <w:lang w:val="en"/>
          </w:rPr>
          <w:delText>Considerations, a</w:delText>
        </w:r>
      </w:del>
      <w:r w:rsidR="00147D7F">
        <w:rPr>
          <w:lang w:val="en"/>
        </w:rPr>
        <w:t>dvantages, disadvantages, and limitations regarding the geo-intervention modelling framework w</w:t>
      </w:r>
      <w:r w:rsidR="00CB0A87">
        <w:rPr>
          <w:lang w:val="en"/>
        </w:rPr>
        <w:t xml:space="preserve">ere </w:t>
      </w:r>
      <w:r w:rsidR="00147D7F">
        <w:rPr>
          <w:lang w:val="en"/>
        </w:rPr>
        <w:t xml:space="preserve">discussed. </w:t>
      </w:r>
      <w:del w:id="440" w:author="Richard Wen" w:date="2026-03-05T20:53:00Z">
        <w:r w:rsidR="00C502D2" w:rsidDel="00045A3A">
          <w:rPr>
            <w:lang w:val="en"/>
          </w:rPr>
          <w:delText>Considerations on spatial feature engineering, outcome modelling and evaluation, and geo-intervention optimization provided common approaches for implementing each of the framework components</w:delText>
        </w:r>
        <w:r w:rsidR="000761AD" w:rsidDel="00045A3A">
          <w:rPr>
            <w:lang w:val="en"/>
          </w:rPr>
          <w:delText>, aiding in improving inference, model performance, and geo-intervention quality in relation to the decision-making context.</w:delText>
        </w:r>
        <w:r w:rsidR="009042D9" w:rsidDel="00045A3A">
          <w:rPr>
            <w:lang w:val="en"/>
          </w:rPr>
          <w:delText xml:space="preserve"> </w:delText>
        </w:r>
      </w:del>
      <w:r w:rsidR="009042D9">
        <w:rPr>
          <w:lang w:val="en"/>
        </w:rPr>
        <w:t xml:space="preserve">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del w:id="441" w:author="Richard Wen" w:date="2026-03-05T20:53:00Z">
        <w:r w:rsidR="00815571" w:rsidDel="004D04F7">
          <w:rPr>
            <w:lang w:val="en"/>
          </w:rPr>
          <w:delText xml:space="preserve"> only</w:delText>
        </w:r>
      </w:del>
      <w:r w:rsidR="00815571">
        <w:rPr>
          <w:lang w:val="en"/>
        </w:rPr>
        <w:t xml:space="preserve"> introduced in this paper,</w:t>
      </w:r>
      <w:r w:rsidR="00705582">
        <w:rPr>
          <w:lang w:val="en"/>
        </w:rPr>
        <w:t xml:space="preserve"> </w:t>
      </w:r>
      <w:del w:id="442" w:author="Richard Wen" w:date="2026-03-05T20:54:00Z">
        <w:r w:rsidR="00705582" w:rsidDel="004D04F7">
          <w:rPr>
            <w:lang w:val="en"/>
          </w:rPr>
          <w:delText>the framework</w:delText>
        </w:r>
      </w:del>
      <w:ins w:id="443" w:author="Richard Wen" w:date="2026-03-05T20:54:00Z">
        <w:r w:rsidR="004D04F7">
          <w:rPr>
            <w:lang w:val="en"/>
          </w:rPr>
          <w:t>it</w:t>
        </w:r>
      </w:ins>
      <w:r w:rsidR="00705582">
        <w:rPr>
          <w:lang w:val="en"/>
        </w:rPr>
        <w:t xml:space="preserve"> </w:t>
      </w:r>
      <w:r w:rsidR="00815571">
        <w:rPr>
          <w:lang w:val="en"/>
        </w:rPr>
        <w:t>may be improved</w:t>
      </w:r>
      <w:r w:rsidR="001F498D">
        <w:rPr>
          <w:lang w:val="en"/>
        </w:rPr>
        <w:t xml:space="preserve"> </w:t>
      </w:r>
      <w:del w:id="444" w:author="Richard Wen" w:date="2026-03-05T20:54:00Z">
        <w:r w:rsidR="001F498D" w:rsidDel="00684CFD">
          <w:rPr>
            <w:lang w:val="en"/>
          </w:rPr>
          <w:delText>on</w:delText>
        </w:r>
        <w:r w:rsidR="001F498D" w:rsidDel="00B622DA">
          <w:rPr>
            <w:lang w:val="en"/>
          </w:rPr>
          <w:delText xml:space="preserve"> the</w:delText>
        </w:r>
        <w:r w:rsidR="001F498D" w:rsidDel="00FC2B65">
          <w:rPr>
            <w:lang w:val="en"/>
          </w:rPr>
          <w:delText>se</w:delText>
        </w:r>
        <w:r w:rsidR="001F498D" w:rsidDel="00B622DA">
          <w:rPr>
            <w:lang w:val="en"/>
          </w:rPr>
          <w:delText xml:space="preserve"> limitations</w:delText>
        </w:r>
        <w:r w:rsidR="00815571" w:rsidDel="00B622DA">
          <w:rPr>
            <w:lang w:val="en"/>
          </w:rPr>
          <w:delText xml:space="preserve"> </w:delText>
        </w:r>
      </w:del>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1C904B8E"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F308B5" w:rsidRPr="00F308B5">
        <w:t>https://github.com/rrwen/geointerv-paper</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Songnian Li; </w:t>
      </w:r>
      <w:r w:rsidR="005836A2">
        <w:t>i</w:t>
      </w:r>
      <w:r w:rsidR="00616BDC" w:rsidRPr="00616BDC">
        <w:t>nvestigation, data curation, software, writing—original draft preparation, Richard Wen; superv</w:t>
      </w:r>
      <w:r w:rsidR="00616BDC">
        <w:t>i</w:t>
      </w:r>
      <w:r w:rsidR="00616BDC" w:rsidRPr="00616BDC">
        <w:t>sion, funding acquisition, resources, project administration, Songnian Li; writing—review and e</w:t>
      </w:r>
      <w:r w:rsidR="00616BDC">
        <w:t>d</w:t>
      </w:r>
      <w:r w:rsidR="00616BDC" w:rsidRPr="00616BDC">
        <w:t>iting, Richard Wen, Songnian Li. All authors have read and agreed to the published version of the manuscript.</w:t>
      </w:r>
    </w:p>
    <w:p w14:paraId="5411F78D" w14:textId="661D9DFF" w:rsidR="00314AC5" w:rsidRPr="00613B31" w:rsidRDefault="00314AC5" w:rsidP="00314AC5">
      <w:pPr>
        <w:pStyle w:val="MDPI62BackMatter"/>
      </w:pPr>
      <w:r w:rsidRPr="00613B31">
        <w:rPr>
          <w:b/>
        </w:rPr>
        <w:lastRenderedPageBreak/>
        <w:t>Funding:</w:t>
      </w:r>
      <w:r w:rsidR="00A71CB6">
        <w:t xml:space="preserve"> </w:t>
      </w:r>
      <w:r w:rsidR="00A71CB6" w:rsidRPr="00A71CB6">
        <w:t>This work was funded by the Natural Sciences and Engineering Research Council of Canada, grant number RGPIN-2017-05950</w:t>
      </w:r>
      <w:r w:rsidRPr="00613B31">
        <w:t>.</w:t>
      </w:r>
    </w:p>
    <w:p w14:paraId="5052AC27" w14:textId="04B72669"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7837A4">
        <w:instrText xml:space="preserve"> ADDIN ZOTERO_ITEM CSL_CITATION {"citationID":"yJmZuVyT","properties":{"formattedCitation":"[74\\uc0\\u8211{}94]","plainCitation":"[74–94]","noteIndex":0},"citationItems":[{"id":2241,"uris":["http://zotero.org/users/6749620/items/4ZCJFG3S"],"itemData":{"id":2241,"type":"webpage","container-title":"City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Service"}],"accessed":{"date-parts":[["2024",12,30]]},"issued":{"date-parts":[["2023"]]}}},{"id":2242,"uris":["http://zotero.org/users/6749620/items/8PKCWD9K"],"itemData":{"id":2242,"type":"webpage","container-title":"City of Toronto Open Data Portal","language":"en","title":"Traffic Volumes at Intersections for All Modes (2010 to 2019)","URL":"https://open.toronto.ca/dataset/traffic-volumes-at-intersections-for-all-modes/","author":[{"literal":"City of Toronto"}],"accessed":{"date-parts":[["2024",12,30]]},"issued":{"date-parts":[["2023"]]}}},{"id":2243,"uris":["http://zotero.org/users/6749620/items/A4K9J7AQ"],"itemData":{"id":2243,"type":"webpage","container-title":"City of Toronto Open Data Portal","language":"en","title":"Automated Speed Enforcement Locations","URL":"https://open.toronto.ca/dataset/automated-speed-enforcement-locations/","author":[{"literal":"City of Toronto"}],"accessed":{"date-parts":[["2024",12,30]]},"issued":{"date-parts":[["2023"]]}}},{"id":2244,"uris":["http://zotero.org/users/6749620/items/EUUJY2S9"],"itemData":{"id":2244,"type":"webpage","container-title":"City of Toronto Open Data Portal","language":"en","title":"School Safety Zone Watch Your Speed Program – Locations","URL":"https://open.toronto.ca/dataset/school-safety-zone-watch-your-speed-program-locations/","author":[{"literal":"City of Toronto"}],"accessed":{"date-parts":[["2024",12,30]]},"issued":{"date-parts":[["2023"]]}}},{"id":2245,"uris":["http://zotero.org/users/6749620/items/E9GJETRN"],"itemData":{"id":2245,"type":"webpage","container-title":"City of Toronto Open Data Portal","language":"en","title":"Red Light Cameras","URL":"https://open.toronto.ca/dataset/red-light-cameras/","author":[{"literal":"City of Toronto"}],"accessed":{"date-parts":[["2024",12,30]]},"issued":{"date-parts":[["2023"]]}}},{"id":2246,"uris":["http://zotero.org/users/6749620/items/M5YQZHME"],"itemData":{"id":2246,"type":"webpage","container-title":"City of Toronto Open Data Portal","language":"en","title":"Police Facility Locations","URL":"https://open.toronto.ca/dataset/police-facility-locations/","author":[{"literal":"City of Toronto"}],"accessed":{"date-parts":[["2024",12,30]]},"issued":{"date-parts":[["2023"]]}}},{"id":2247,"uris":["http://zotero.org/users/6749620/items/CEETX8F6"],"itemData":{"id":2247,"type":"webpage","container-title":"City of Toronto Open Data Portal","language":"en","title":"Ambulance Station Locations","URL":"https://open.toronto.ca/dataset/ambulance-station-locations/","author":[{"literal":"City of Toronto"}],"accessed":{"date-parts":[["2024",12,30]]},"issued":{"date-parts":[["2023"]]}}},{"id":2248,"uris":["http://zotero.org/users/6749620/items/IVV52WLC"],"itemData":{"id":2248,"type":"webpage","container-title":"City of Toronto Open Data Portal","language":"en","title":"Fire Hydrants","URL":"https://open.toronto.ca/dataset/fire-hydrants/","author":[{"literal":"City of Toronto"}],"accessed":{"date-parts":[["2024",12,30]]},"issued":{"date-parts":[["2023"]]}}},{"id":2249,"uris":["http://zotero.org/users/6749620/items/79X2AVE8"],"itemData":{"id":2249,"type":"webpage","container-title":"City of Toronto Open Data Portal","language":"en","title":"Fire Facility Locations","URL":"https://open.toronto.ca/dataset/fire-station-locations/","author":[{"literal":"City of Toronto"}],"accessed":{"date-parts":[["2024",12,30]]},"issued":{"date-parts":[["2023"]]}}},{"id":2250,"uris":["http://zotero.org/users/6749620/items/GDGS8MSB"],"itemData":{"id":2250,"type":"webpage","container-title":"City of Toronto Open Data Portal","language":"en","title":"Renewable Energy Installations","URL":"https://open.toronto.ca/dataset/renewable-energy-installations/","author":[{"literal":"City of Toronto"}],"accessed":{"date-parts":[["2024",12,30]]},"issued":{"date-parts":[["2023"]]}}},{"id":2251,"uris":["http://zotero.org/users/6749620/items/AL7GBGLT"],"itemData":{"id":2251,"type":"webpage","container-title":"City of Toronto Open Data Portal","language":"en","title":"Street Furniture - Bicycle Parking","URL":"https://open.toronto.ca/dataset/street-furniture-bicycle-parking/","author":[{"literal":"City of Toronto"}],"accessed":{"date-parts":[["2024",12,30]]},"issued":{"date-parts":[["2023"]]}}},{"id":2252,"uris":["http://zotero.org/users/6749620/items/KC32C9RQ"],"itemData":{"id":2252,"type":"webpage","container-title":"City of Toronto Open Data Portal","language":"en","title":"Street Furniture - Transit Shelter","URL":"https://open.toronto.ca/dataset/street-furniture-transit-shelter/","author":[{"literal":"City of Toronto"}],"accessed":{"date-parts":[["2024",12,30]]},"issued":{"date-parts":[["2023"]]}}},{"id":2253,"uris":["http://zotero.org/users/6749620/items/6FAQQXRQ"],"itemData":{"id":2253,"type":"webpage","container-title":"City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Toronto"}],"accessed":{"date-parts":[["2024",12,30]]},"issued":{"date-parts":[["2023"]]}}},{"id":2254,"uris":["http://zotero.org/users/6749620/items/C7S3DA98"],"itemData":{"id":2254,"type":"webpage","container-title":"City of Toronto Open Data Portal","language":"en","title":"Street Furniture - Litter Receptacle","URL":"https://open.toronto.ca/dataset/street-furniture-litter-receptacle/","author":[{"literal":"City of Toronto"}],"accessed":{"date-parts":[["2024",12,30]]},"issued":{"date-parts":[["2023"]]}}},{"id":2255,"uris":["http://zotero.org/users/6749620/items/ATK5QTMP"],"itemData":{"id":2255,"type":"webpage","container-title":"City of Toronto Open Data Portal","language":"en","title":"School Locations - All Types","URL":"https://open.toronto.ca/dataset/school-locations-all-types/","author":[{"literal":"City of Toronto"}],"accessed":{"date-parts":[["2024",12,30]]},"issued":{"date-parts":[["2023"]]}}},{"id":2259,"uris":["http://zotero.org/users/6749620/items/SZVMZEVD"],"itemData":{"id":2259,"type":"webpage","container-title":"City of Toronto Open Data Portal","language":"en","title":"Licensed Child Care Centres","URL":"https://open.toronto.ca/dataset/child-care-licensed-child-care-spaces/","author":[{"literal":"City of Toronto"}],"accessed":{"date-parts":[["2024",12,30]]},"issued":{"date-parts":[["2023"]]}}},{"id":2257,"uris":["http://zotero.org/users/6749620/items/V4UT2BYA"],"itemData":{"id":2257,"type":"webpage","container-title":"City of Toronto Open Data Portal","language":"en","title":"Public Art","URL":"https://open.toronto.ca/dataset/public-art/","author":[{"literal":"City of Toronto"}],"accessed":{"date-parts":[["2024",12,30]]},"issued":{"date-parts":[["2023"]]}}},{"id":2256,"uris":["http://zotero.org/users/6749620/items/IBC8DRQ4"],"itemData":{"id":2256,"type":"webpage","container-title":"City of Toronto Open Data Portal","language":"en","title":"Cultural Hotspot - Points of Interest","URL":"https://open.toronto.ca/dataset/cultural-hotspot-points-of-interest/","author":[{"literal":"City of Toronto"}],"accessed":{"date-parts":[["2024",12,30]]},"issued":{"date-parts":[["2023"]]}}},{"id":2258,"uris":["http://zotero.org/users/6749620/items/5HEVKMQQ"],"itemData":{"id":2258,"type":"webpage","container-title":"City of Toronto Open Data Portal","language":"en","title":"Places of Worship","URL":"https://open.toronto.ca/dataset/places-of-worship/","author":[{"literal":"City of Toronto"}],"accessed":{"date-parts":[["2024",12,30]]},"issued":{"date-parts":[["2023"]]}}},{"id":2263,"uris":["http://zotero.org/users/6749620/items/XNBNQEZ4"],"itemData":{"id":2263,"type":"webpage","abstract":"Major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8C007F">
        <w:fldChar w:fldCharType="separate"/>
      </w:r>
      <w:r w:rsidR="007837A4" w:rsidRPr="007837A4">
        <w:rPr>
          <w:szCs w:val="24"/>
        </w:rPr>
        <w:t>[74–94]</w:t>
      </w:r>
      <w:r w:rsidR="008C007F">
        <w:fldChar w:fldCharType="end"/>
      </w:r>
      <w:r w:rsidR="002C5B5C">
        <w:t>.</w:t>
      </w:r>
    </w:p>
    <w:p w14:paraId="253FD35E" w14:textId="482C71F8" w:rsidR="00314AC5" w:rsidRDefault="00314AC5" w:rsidP="00314AC5">
      <w:pPr>
        <w:pStyle w:val="MDPI62BackMatter"/>
        <w:rPr>
          <w:ins w:id="445" w:author="Richard Wen" w:date="2026-02-27T17:42:00Z"/>
        </w:rP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230BCB23" w14:textId="2B9D82FE" w:rsidR="0003233E" w:rsidRDefault="0003233E" w:rsidP="0003233E">
      <w:pPr>
        <w:pStyle w:val="MDPI21heading1"/>
        <w:rPr>
          <w:ins w:id="446" w:author="Richard Wen" w:date="2026-02-27T17:52:00Z"/>
        </w:rPr>
      </w:pPr>
      <w:ins w:id="447" w:author="Richard Wen" w:date="2026-02-27T17:42:00Z">
        <w:r>
          <w:rPr>
            <w:szCs w:val="24"/>
          </w:rPr>
          <w:t>Appendix</w:t>
        </w:r>
        <w:r>
          <w:t xml:space="preserve"> A</w:t>
        </w:r>
      </w:ins>
      <w:ins w:id="448" w:author="Richard Wen" w:date="2026-02-27T17:45:00Z">
        <w:r>
          <w:t xml:space="preserve">. </w:t>
        </w:r>
      </w:ins>
      <w:ins w:id="449" w:author="Richard Wen" w:date="2026-02-27T17:46:00Z">
        <w:r>
          <w:t xml:space="preserve">Examples for </w:t>
        </w:r>
      </w:ins>
      <w:ins w:id="450" w:author="Richard Wen" w:date="2026-02-27T17:45:00Z">
        <w:r>
          <w:t>Geo-intervention Modelling Framework</w:t>
        </w:r>
      </w:ins>
      <w:ins w:id="451" w:author="Richard Wen" w:date="2026-02-27T17:46:00Z">
        <w:r>
          <w:t xml:space="preserve"> Components</w:t>
        </w:r>
      </w:ins>
    </w:p>
    <w:p w14:paraId="1080AB82" w14:textId="7CC026B1" w:rsidR="00FE0B67" w:rsidRDefault="00FE0B67">
      <w:pPr>
        <w:pStyle w:val="MDPI31text"/>
        <w:rPr>
          <w:ins w:id="452" w:author="Richard Wen" w:date="2026-02-27T17:42:00Z"/>
        </w:rPr>
        <w:pPrChange w:id="453" w:author="Richard Wen" w:date="2026-02-27T17:53:00Z">
          <w:pPr>
            <w:pStyle w:val="MDPI21heading1"/>
          </w:pPr>
        </w:pPrChange>
      </w:pPr>
      <w:ins w:id="454" w:author="Richard Wen" w:date="2026-02-27T17:53:00Z">
        <w:r>
          <w:t>To i</w:t>
        </w:r>
      </w:ins>
      <w:r w:rsidR="005C6C41">
        <w:t>mprove understanding for</w:t>
      </w:r>
      <w:ins w:id="455" w:author="Richard Wen" w:date="2026-02-27T17:53:00Z">
        <w:r>
          <w:t xml:space="preserve"> each component of the geo-intervention modelling framework, </w:t>
        </w:r>
      </w:ins>
      <w:ins w:id="456" w:author="Richard Wen" w:date="2026-02-27T17:55:00Z">
        <w:r>
          <w:t xml:space="preserve">minimal </w:t>
        </w:r>
      </w:ins>
      <w:ins w:id="457" w:author="Richard Wen" w:date="2026-02-27T17:53:00Z">
        <w:r>
          <w:t>example data in tabular format</w:t>
        </w:r>
      </w:ins>
      <w:ins w:id="458" w:author="Richard Wen" w:date="2026-02-27T17:54:00Z">
        <w:r>
          <w:t xml:space="preserve"> and related calculations are</w:t>
        </w:r>
      </w:ins>
      <w:r w:rsidR="00447449">
        <w:t xml:space="preserve"> illustrated</w:t>
      </w:r>
      <w:ins w:id="459" w:author="Richard Wen" w:date="2026-02-27T17:54:00Z">
        <w:r>
          <w:t xml:space="preserve"> in Appendices </w:t>
        </w:r>
      </w:ins>
      <w:ins w:id="460" w:author="Richard Wen" w:date="2026-02-27T17:55:00Z">
        <w:r>
          <w:t xml:space="preserve">A.1 to A.2. </w:t>
        </w:r>
      </w:ins>
      <w:moveToRangeStart w:id="461" w:author="Richard Wen" w:date="2026-02-27T17:53:00Z" w:name="move223107196"/>
      <w:moveTo w:id="462" w:author="Richard Wen" w:date="2026-02-27T17:53:00Z">
        <w:r w:rsidRPr="00AD39DC">
          <w:t>The Python code for the</w:t>
        </w:r>
      </w:moveTo>
      <w:ins w:id="463" w:author="Richard Wen" w:date="2026-02-27T17:55:00Z">
        <w:r>
          <w:t>se</w:t>
        </w:r>
      </w:ins>
      <w:moveTo w:id="464" w:author="Richard Wen" w:date="2026-02-27T17:53:00Z">
        <w:r w:rsidRPr="00AD39DC">
          <w:t xml:space="preserve"> minimal examples </w:t>
        </w:r>
      </w:moveTo>
      <w:ins w:id="465" w:author="Richard Wen" w:date="2026-02-27T17:55:00Z">
        <w:r w:rsidR="00D90F7C">
          <w:t>is</w:t>
        </w:r>
      </w:ins>
      <w:moveTo w:id="466" w:author="Richard Wen" w:date="2026-02-27T17:53:00Z">
        <w:del w:id="467" w:author="Richard Wen" w:date="2026-02-27T17:55:00Z">
          <w:r w:rsidRPr="00AD39DC" w:rsidDel="00BC5D1A">
            <w:delText>is</w:delText>
          </w:r>
        </w:del>
        <w:r w:rsidRPr="00AD39DC">
          <w:t xml:space="preserve"> available </w:t>
        </w:r>
      </w:moveTo>
      <w:r w:rsidR="003A2BF8">
        <w:t xml:space="preserve">on a </w:t>
      </w:r>
      <w:proofErr w:type="spellStart"/>
      <w:r w:rsidR="0077333C">
        <w:t>G</w:t>
      </w:r>
      <w:r w:rsidR="000719B5">
        <w:t>ithub</w:t>
      </w:r>
      <w:proofErr w:type="spellEnd"/>
      <w:r w:rsidR="000719B5">
        <w:t xml:space="preserve"> repository</w:t>
      </w:r>
      <w:moveTo w:id="468" w:author="Richard Wen" w:date="2026-02-27T17:53:00Z">
        <w:r>
          <w:t xml:space="preserve"> </w:t>
        </w:r>
        <w:r>
          <w:fldChar w:fldCharType="begin"/>
        </w:r>
      </w:moveTo>
      <w:r w:rsidR="00BA5378">
        <w:instrText xml:space="preserve"> ADDIN ZOTERO_ITEM CSL_CITATION {"citationID":"akufekauhh","properties":{"formattedCitation":"[177]","plainCitation":"[177]","noteIndex":0},"citationItems":[{"id":2260,"uris":["http://zotero.org/users/6749620/items/J7ZPSY2Q"],"itemData":{"id":2260,"type":"webpage","license":"MIT","title":"Example: Geo-intervention Modelling Framework","URL":"https://github.com/rrwen/geointerv-paper/blob/main/src/example.ipynb","author":[{"literal":"Richard Wen"}],"accessed":{"date-parts":[["2025",2,4]]},"issued":{"date-parts":[["2025",2,4]]}}}],"schema":"https://github.com/citation-style-language/schema/raw/master/csl-citation.json"} </w:instrText>
      </w:r>
      <w:moveTo w:id="469" w:author="Richard Wen" w:date="2026-02-27T17:53:00Z">
        <w:r>
          <w:fldChar w:fldCharType="separate"/>
        </w:r>
      </w:moveTo>
      <w:r w:rsidR="00BA5378" w:rsidRPr="00BA5378">
        <w:t>[177]</w:t>
      </w:r>
      <w:moveTo w:id="470" w:author="Richard Wen" w:date="2026-02-27T17:53:00Z">
        <w:r>
          <w:fldChar w:fldCharType="end"/>
        </w:r>
        <w:r>
          <w:t>.</w:t>
        </w:r>
      </w:moveTo>
      <w:moveToRangeEnd w:id="461"/>
    </w:p>
    <w:p w14:paraId="167CB4CA" w14:textId="7ED57582" w:rsidR="0003233E" w:rsidRDefault="0003233E" w:rsidP="0003233E">
      <w:pPr>
        <w:pStyle w:val="MDPI22heading2"/>
        <w:rPr>
          <w:ins w:id="471" w:author="Richard Wen" w:date="2026-02-27T17:42:00Z"/>
          <w:noProof w:val="0"/>
        </w:rPr>
      </w:pPr>
      <w:ins w:id="472" w:author="Richard Wen" w:date="2026-02-27T17:42:00Z">
        <w:r>
          <w:rPr>
            <w:rFonts w:eastAsia="URWPalladioL-Ital"/>
            <w:noProof w:val="0"/>
          </w:rPr>
          <w:t>Appendix A.1</w:t>
        </w:r>
      </w:ins>
      <w:ins w:id="473" w:author="Richard Wen" w:date="2026-02-27T17:45:00Z">
        <w:r>
          <w:rPr>
            <w:rFonts w:eastAsia="URWPalladioL-Ital"/>
            <w:noProof w:val="0"/>
          </w:rPr>
          <w:t>. Spatial Data Component Example</w:t>
        </w:r>
      </w:ins>
    </w:p>
    <w:p w14:paraId="2AA2B0A7" w14:textId="2E4CD5DB" w:rsidR="0003233E" w:rsidRDefault="00E232AF">
      <w:pPr>
        <w:pStyle w:val="MDPI31text"/>
        <w:rPr>
          <w:ins w:id="474" w:author="Richard Wen" w:date="2026-02-27T17:48:00Z"/>
        </w:rPr>
        <w:pPrChange w:id="475" w:author="Richard Wen" w:date="2026-02-27T17:47:00Z">
          <w:pPr>
            <w:pStyle w:val="MDPI62BackMatter"/>
          </w:pPr>
        </w:pPrChange>
      </w:pPr>
      <w:ins w:id="476" w:author="Richard Wen" w:date="2026-02-27T17:47:00Z">
        <w:r w:rsidRPr="00E232AF">
          <w:t xml:space="preserve">Table </w:t>
        </w:r>
      </w:ins>
      <w:ins w:id="477" w:author="Richard Wen" w:date="2026-02-27T17:48:00Z">
        <w:r>
          <w:t>A</w:t>
        </w:r>
      </w:ins>
      <w:ins w:id="478" w:author="Richard Wen" w:date="2026-02-27T17:47:00Z">
        <w:r>
          <w:t>1</w:t>
        </w:r>
        <w:r w:rsidRPr="00E232AF">
          <w:t xml:space="preserve"> shows a simple example of tabular data representing vector sub-components and processed variables from the spatial feature engineering sub-component. Variables Xi</w:t>
        </w:r>
        <w:proofErr w:type="gramStart"/>
        <w:r w:rsidRPr="00E232AF">
          <w:t>,1</w:t>
        </w:r>
        <w:proofErr w:type="gramEnd"/>
        <w:r w:rsidRPr="00E232AF">
          <w:t xml:space="preserve">…Xi,2 represent the original variables for each location Li, while Xi,1 + Xi,2, </w:t>
        </w:r>
        <w:proofErr w:type="spellStart"/>
        <w:r w:rsidRPr="00E232AF">
          <w:t>Nearesti</w:t>
        </w:r>
        <w:proofErr w:type="spellEnd"/>
        <w:r w:rsidRPr="00E232AF">
          <w:t xml:space="preserve">, Length(Li), and Type(Li) are additional variables from spatial feature engineering, representing the sum of Xi,1 and Xi,2, the index </w:t>
        </w:r>
        <w:proofErr w:type="spellStart"/>
        <w:r w:rsidRPr="00E232AF">
          <w:t>i</w:t>
        </w:r>
        <w:proofErr w:type="spellEnd"/>
        <w:r w:rsidRPr="00E232AF">
          <w:t xml:space="preserve"> of the nearest location, the length of the location entity, and the type of the location entity respectively. Here, each location has a set of variables, and the spatial feature engineering process created additional variables to capture spatial relationships and properties.</w:t>
        </w:r>
      </w:ins>
    </w:p>
    <w:p w14:paraId="290AE34C" w14:textId="5CD7DC3E" w:rsidR="00385E2F" w:rsidRDefault="00385E2F" w:rsidP="00385E2F">
      <w:pPr>
        <w:pStyle w:val="MDPI41tablecaption"/>
        <w:rPr>
          <w:moveTo w:id="479" w:author="Richard Wen" w:date="2026-02-27T17:48:00Z"/>
        </w:rPr>
      </w:pPr>
      <w:moveToRangeStart w:id="480" w:author="Richard Wen" w:date="2026-02-27T17:48:00Z" w:name="move223106937"/>
      <w:moveTo w:id="481" w:author="Richard Wen" w:date="2026-02-27T17:48:00Z">
        <w:r>
          <w:rPr>
            <w:b/>
          </w:rPr>
          <w:t xml:space="preserve">Table </w:t>
        </w:r>
      </w:moveTo>
      <w:ins w:id="482" w:author="Richard Wen" w:date="2026-02-27T17:48:00Z">
        <w:r>
          <w:rPr>
            <w:b/>
          </w:rPr>
          <w:t>A1</w:t>
        </w:r>
      </w:ins>
      <w:moveTo w:id="483" w:author="Richard Wen" w:date="2026-02-27T17:48:00Z">
        <w:del w:id="484" w:author="Richard Wen" w:date="2026-02-27T17:48:00Z">
          <w:r w:rsidDel="00385E2F">
            <w:rPr>
              <w:b/>
            </w:rPr>
            <w:delText>4</w:delText>
          </w:r>
        </w:del>
        <w:r w:rsidRPr="00325902">
          <w:rPr>
            <w:b/>
          </w:rPr>
          <w:t>.</w:t>
        </w:r>
        <w:r w:rsidRPr="00325902">
          <w:t xml:space="preserve"> </w:t>
        </w:r>
        <w:r>
          <w:rPr>
            <w:bCs/>
          </w:rPr>
          <w:t>Example spatial data for the geo-intervention modelling framework</w:t>
        </w:r>
        <w:r w:rsidRPr="00325902">
          <w:t>.</w:t>
        </w:r>
      </w:moveTo>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85E2F" w:rsidRPr="00F30E14" w14:paraId="76CBC907" w14:textId="77777777" w:rsidTr="00BF5F1F">
        <w:tc>
          <w:tcPr>
            <w:tcW w:w="0" w:type="auto"/>
            <w:tcBorders>
              <w:bottom w:val="single" w:sz="4" w:space="0" w:color="auto"/>
            </w:tcBorders>
          </w:tcPr>
          <w:p w14:paraId="21BE9CB3" w14:textId="77777777" w:rsidR="00385E2F" w:rsidRDefault="00385E2F" w:rsidP="00BF5F1F">
            <w:pPr>
              <w:pStyle w:val="MDPI42tablebody"/>
              <w:spacing w:line="240" w:lineRule="auto"/>
              <w:rPr>
                <w:moveTo w:id="485" w:author="Richard Wen" w:date="2026-02-27T17:48:00Z"/>
                <w:b/>
                <w:snapToGrid/>
              </w:rPr>
            </w:pPr>
            <w:proofErr w:type="spellStart"/>
            <w:moveTo w:id="486" w:author="Richard Wen" w:date="2026-02-27T17:48:00Z">
              <w:r>
                <w:rPr>
                  <w:b/>
                  <w:snapToGrid/>
                </w:rPr>
                <w:t>i</w:t>
              </w:r>
              <w:proofErr w:type="spellEnd"/>
            </w:moveTo>
          </w:p>
        </w:tc>
        <w:tc>
          <w:tcPr>
            <w:tcW w:w="0" w:type="auto"/>
            <w:tcBorders>
              <w:bottom w:val="single" w:sz="4" w:space="0" w:color="auto"/>
            </w:tcBorders>
          </w:tcPr>
          <w:p w14:paraId="288E3A72" w14:textId="77777777" w:rsidR="00385E2F" w:rsidRPr="00C27580" w:rsidRDefault="00385E2F" w:rsidP="00BF5F1F">
            <w:pPr>
              <w:pStyle w:val="MDPI42tablebody"/>
              <w:spacing w:line="240" w:lineRule="auto"/>
              <w:rPr>
                <w:moveTo w:id="487" w:author="Richard Wen" w:date="2026-02-27T17:48:00Z"/>
                <w:b/>
                <w:snapToGrid/>
                <w:vertAlign w:val="subscript"/>
              </w:rPr>
            </w:pPr>
            <w:moveTo w:id="488" w:author="Richard Wen" w:date="2026-02-27T17:48:00Z">
              <w:r>
                <w:rPr>
                  <w:b/>
                  <w:snapToGrid/>
                </w:rPr>
                <w:t>X</w:t>
              </w:r>
              <w:r>
                <w:rPr>
                  <w:b/>
                  <w:snapToGrid/>
                  <w:vertAlign w:val="subscript"/>
                </w:rPr>
                <w:t>i,1</w:t>
              </w:r>
            </w:moveTo>
          </w:p>
        </w:tc>
        <w:tc>
          <w:tcPr>
            <w:tcW w:w="0" w:type="auto"/>
            <w:tcBorders>
              <w:bottom w:val="single" w:sz="4" w:space="0" w:color="auto"/>
            </w:tcBorders>
          </w:tcPr>
          <w:p w14:paraId="736502D3" w14:textId="77777777" w:rsidR="00385E2F" w:rsidRDefault="00385E2F" w:rsidP="00BF5F1F">
            <w:pPr>
              <w:pStyle w:val="MDPI42tablebody"/>
              <w:spacing w:line="240" w:lineRule="auto"/>
              <w:rPr>
                <w:moveTo w:id="489" w:author="Richard Wen" w:date="2026-02-27T17:48:00Z"/>
                <w:b/>
                <w:snapToGrid/>
              </w:rPr>
            </w:pPr>
            <w:moveTo w:id="490" w:author="Richard Wen" w:date="2026-02-27T17:48:00Z">
              <w:r>
                <w:rPr>
                  <w:b/>
                  <w:snapToGrid/>
                </w:rPr>
                <w:t>X</w:t>
              </w:r>
              <w:r>
                <w:rPr>
                  <w:b/>
                  <w:snapToGrid/>
                  <w:vertAlign w:val="subscript"/>
                </w:rPr>
                <w:t>i,2</w:t>
              </w:r>
            </w:moveTo>
          </w:p>
        </w:tc>
        <w:tc>
          <w:tcPr>
            <w:tcW w:w="0" w:type="auto"/>
            <w:tcBorders>
              <w:bottom w:val="single" w:sz="4" w:space="0" w:color="auto"/>
            </w:tcBorders>
          </w:tcPr>
          <w:p w14:paraId="052A4993" w14:textId="77777777" w:rsidR="00385E2F" w:rsidRDefault="00385E2F" w:rsidP="00BF5F1F">
            <w:pPr>
              <w:pStyle w:val="MDPI42tablebody"/>
              <w:spacing w:line="240" w:lineRule="auto"/>
              <w:rPr>
                <w:moveTo w:id="491" w:author="Richard Wen" w:date="2026-02-27T17:48:00Z"/>
                <w:b/>
                <w:snapToGrid/>
              </w:rPr>
            </w:pPr>
            <w:moveTo w:id="492" w:author="Richard Wen" w:date="2026-02-27T17:48:00Z">
              <w:r>
                <w:rPr>
                  <w:b/>
                  <w:snapToGrid/>
                </w:rPr>
                <w:t>X</w:t>
              </w:r>
              <w:r>
                <w:rPr>
                  <w:b/>
                  <w:snapToGrid/>
                  <w:vertAlign w:val="subscript"/>
                </w:rPr>
                <w:t>i,3</w:t>
              </w:r>
            </w:moveTo>
          </w:p>
        </w:tc>
        <w:tc>
          <w:tcPr>
            <w:tcW w:w="0" w:type="auto"/>
            <w:tcBorders>
              <w:bottom w:val="single" w:sz="4" w:space="0" w:color="auto"/>
            </w:tcBorders>
          </w:tcPr>
          <w:p w14:paraId="425535B0" w14:textId="77777777" w:rsidR="00385E2F" w:rsidRPr="00797776" w:rsidRDefault="00385E2F" w:rsidP="00BF5F1F">
            <w:pPr>
              <w:pStyle w:val="MDPI42tablebody"/>
              <w:spacing w:line="240" w:lineRule="auto"/>
              <w:rPr>
                <w:moveTo w:id="493" w:author="Richard Wen" w:date="2026-02-27T17:48:00Z"/>
                <w:b/>
                <w:snapToGrid/>
              </w:rPr>
            </w:pPr>
            <w:moveTo w:id="494" w:author="Richard Wen" w:date="2026-02-27T17:48:00Z">
              <w:r>
                <w:rPr>
                  <w:b/>
                  <w:snapToGrid/>
                </w:rPr>
                <w:t>X</w:t>
              </w:r>
              <w:r>
                <w:rPr>
                  <w:b/>
                  <w:snapToGrid/>
                  <w:vertAlign w:val="subscript"/>
                </w:rPr>
                <w:t>i,1</w:t>
              </w:r>
              <w:r>
                <w:rPr>
                  <w:b/>
                  <w:snapToGrid/>
                </w:rPr>
                <w:t xml:space="preserve"> + X</w:t>
              </w:r>
              <w:r>
                <w:rPr>
                  <w:b/>
                  <w:snapToGrid/>
                  <w:vertAlign w:val="subscript"/>
                </w:rPr>
                <w:t>i,2</w:t>
              </w:r>
            </w:moveTo>
          </w:p>
        </w:tc>
        <w:tc>
          <w:tcPr>
            <w:tcW w:w="0" w:type="auto"/>
            <w:tcBorders>
              <w:bottom w:val="single" w:sz="4" w:space="0" w:color="auto"/>
            </w:tcBorders>
          </w:tcPr>
          <w:p w14:paraId="59F97DFF" w14:textId="77777777" w:rsidR="00385E2F" w:rsidRDefault="00385E2F" w:rsidP="00BF5F1F">
            <w:pPr>
              <w:pStyle w:val="MDPI42tablebody"/>
              <w:spacing w:line="240" w:lineRule="auto"/>
              <w:rPr>
                <w:moveTo w:id="495" w:author="Richard Wen" w:date="2026-02-27T17:48:00Z"/>
                <w:b/>
                <w:snapToGrid/>
              </w:rPr>
            </w:pPr>
            <w:proofErr w:type="spellStart"/>
            <w:moveTo w:id="496" w:author="Richard Wen" w:date="2026-02-27T17:48:00Z">
              <w:r>
                <w:rPr>
                  <w:b/>
                  <w:snapToGrid/>
                </w:rPr>
                <w:t>Nearest</w:t>
              </w:r>
              <w:r w:rsidRPr="00F927F7">
                <w:rPr>
                  <w:b/>
                  <w:snapToGrid/>
                  <w:vertAlign w:val="subscript"/>
                </w:rPr>
                <w:t>i</w:t>
              </w:r>
              <w:proofErr w:type="spellEnd"/>
            </w:moveTo>
          </w:p>
        </w:tc>
        <w:tc>
          <w:tcPr>
            <w:tcW w:w="0" w:type="auto"/>
            <w:tcBorders>
              <w:bottom w:val="single" w:sz="4" w:space="0" w:color="auto"/>
            </w:tcBorders>
          </w:tcPr>
          <w:p w14:paraId="53639067" w14:textId="77777777" w:rsidR="00385E2F" w:rsidRPr="00DA2A4C" w:rsidRDefault="00385E2F" w:rsidP="00BF5F1F">
            <w:pPr>
              <w:pStyle w:val="MDPI42tablebody"/>
              <w:spacing w:line="240" w:lineRule="auto"/>
              <w:rPr>
                <w:moveTo w:id="497" w:author="Richard Wen" w:date="2026-02-27T17:48:00Z"/>
                <w:b/>
                <w:snapToGrid/>
              </w:rPr>
            </w:pPr>
            <w:moveTo w:id="498" w:author="Richard Wen" w:date="2026-02-27T17:48:00Z">
              <w:r>
                <w:rPr>
                  <w:b/>
                  <w:snapToGrid/>
                </w:rPr>
                <w:t>Length(L</w:t>
              </w:r>
              <w:r>
                <w:rPr>
                  <w:b/>
                  <w:snapToGrid/>
                  <w:vertAlign w:val="subscript"/>
                </w:rPr>
                <w:t>i</w:t>
              </w:r>
              <w:r>
                <w:rPr>
                  <w:b/>
                  <w:snapToGrid/>
                </w:rPr>
                <w:t>)</w:t>
              </w:r>
            </w:moveTo>
          </w:p>
        </w:tc>
        <w:tc>
          <w:tcPr>
            <w:tcW w:w="0" w:type="auto"/>
            <w:tcBorders>
              <w:bottom w:val="single" w:sz="4" w:space="0" w:color="auto"/>
            </w:tcBorders>
          </w:tcPr>
          <w:p w14:paraId="2DA7A76B" w14:textId="77777777" w:rsidR="00385E2F" w:rsidRDefault="00385E2F" w:rsidP="00BF5F1F">
            <w:pPr>
              <w:pStyle w:val="MDPI42tablebody"/>
              <w:spacing w:line="240" w:lineRule="auto"/>
              <w:jc w:val="left"/>
              <w:rPr>
                <w:moveTo w:id="499" w:author="Richard Wen" w:date="2026-02-27T17:48:00Z"/>
                <w:b/>
                <w:snapToGrid/>
              </w:rPr>
            </w:pPr>
            <w:moveTo w:id="500" w:author="Richard Wen" w:date="2026-02-27T17:48:00Z">
              <w:r>
                <w:rPr>
                  <w:b/>
                  <w:snapToGrid/>
                </w:rPr>
                <w:t>Type(L</w:t>
              </w:r>
              <w:r>
                <w:rPr>
                  <w:b/>
                  <w:snapToGrid/>
                  <w:vertAlign w:val="subscript"/>
                </w:rPr>
                <w:t>i</w:t>
              </w:r>
              <w:r>
                <w:rPr>
                  <w:b/>
                  <w:snapToGrid/>
                </w:rPr>
                <w:t>)</w:t>
              </w:r>
            </w:moveTo>
          </w:p>
        </w:tc>
        <w:tc>
          <w:tcPr>
            <w:tcW w:w="0" w:type="auto"/>
            <w:tcBorders>
              <w:bottom w:val="single" w:sz="4" w:space="0" w:color="auto"/>
            </w:tcBorders>
          </w:tcPr>
          <w:p w14:paraId="13CE9235" w14:textId="77777777" w:rsidR="00385E2F" w:rsidRPr="00FB330A" w:rsidRDefault="00385E2F" w:rsidP="00BF5F1F">
            <w:pPr>
              <w:pStyle w:val="MDPI42tablebody"/>
              <w:spacing w:line="240" w:lineRule="auto"/>
              <w:jc w:val="left"/>
              <w:rPr>
                <w:moveTo w:id="501" w:author="Richard Wen" w:date="2026-02-27T17:48:00Z"/>
                <w:b/>
                <w:snapToGrid/>
                <w:vertAlign w:val="subscript"/>
              </w:rPr>
            </w:pPr>
            <w:moveTo w:id="502" w:author="Richard Wen" w:date="2026-02-27T17:48:00Z">
              <w:r>
                <w:rPr>
                  <w:b/>
                  <w:snapToGrid/>
                </w:rPr>
                <w:t>L</w:t>
              </w:r>
              <w:r>
                <w:rPr>
                  <w:b/>
                  <w:snapToGrid/>
                  <w:vertAlign w:val="subscript"/>
                </w:rPr>
                <w:t>i</w:t>
              </w:r>
            </w:moveTo>
          </w:p>
        </w:tc>
      </w:tr>
      <w:tr w:rsidR="00385E2F" w:rsidRPr="00F30E14" w14:paraId="4ABD94A6" w14:textId="77777777" w:rsidTr="00BF5F1F">
        <w:tc>
          <w:tcPr>
            <w:tcW w:w="0" w:type="auto"/>
            <w:tcBorders>
              <w:bottom w:val="single" w:sz="4" w:space="0" w:color="auto"/>
            </w:tcBorders>
          </w:tcPr>
          <w:p w14:paraId="02EC0037" w14:textId="77777777" w:rsidR="00385E2F" w:rsidRPr="00FA0ADF" w:rsidRDefault="00385E2F" w:rsidP="00BF5F1F">
            <w:pPr>
              <w:pStyle w:val="MDPI42tablebody"/>
              <w:spacing w:line="240" w:lineRule="auto"/>
              <w:rPr>
                <w:moveTo w:id="503" w:author="Richard Wen" w:date="2026-02-27T17:48:00Z"/>
                <w:b/>
                <w:bCs/>
              </w:rPr>
            </w:pPr>
            <w:moveTo w:id="504" w:author="Richard Wen" w:date="2026-02-27T17:48:00Z">
              <w:r w:rsidRPr="00FA0ADF">
                <w:rPr>
                  <w:b/>
                  <w:bCs/>
                </w:rPr>
                <w:t>1</w:t>
              </w:r>
            </w:moveTo>
          </w:p>
        </w:tc>
        <w:tc>
          <w:tcPr>
            <w:tcW w:w="0" w:type="auto"/>
            <w:tcBorders>
              <w:bottom w:val="single" w:sz="4" w:space="0" w:color="auto"/>
            </w:tcBorders>
          </w:tcPr>
          <w:p w14:paraId="32D0FC66" w14:textId="77777777" w:rsidR="00385E2F" w:rsidRPr="00F220D4" w:rsidRDefault="00385E2F" w:rsidP="00BF5F1F">
            <w:pPr>
              <w:pStyle w:val="MDPI42tablebody"/>
              <w:spacing w:line="240" w:lineRule="auto"/>
              <w:rPr>
                <w:moveTo w:id="505" w:author="Richard Wen" w:date="2026-02-27T17:48:00Z"/>
              </w:rPr>
            </w:pPr>
            <w:moveTo w:id="506" w:author="Richard Wen" w:date="2026-02-27T17:48:00Z">
              <w:r>
                <w:t>1.25</w:t>
              </w:r>
            </w:moveTo>
          </w:p>
        </w:tc>
        <w:tc>
          <w:tcPr>
            <w:tcW w:w="0" w:type="auto"/>
            <w:tcBorders>
              <w:bottom w:val="single" w:sz="4" w:space="0" w:color="auto"/>
            </w:tcBorders>
          </w:tcPr>
          <w:p w14:paraId="166F944D" w14:textId="77777777" w:rsidR="00385E2F" w:rsidRDefault="00385E2F" w:rsidP="00BF5F1F">
            <w:pPr>
              <w:pStyle w:val="MDPI42tablebody"/>
              <w:spacing w:line="240" w:lineRule="auto"/>
              <w:rPr>
                <w:moveTo w:id="507" w:author="Richard Wen" w:date="2026-02-27T17:48:00Z"/>
                <w:lang w:val="en"/>
              </w:rPr>
            </w:pPr>
            <w:moveTo w:id="508" w:author="Richard Wen" w:date="2026-02-27T17:48:00Z">
              <w:r>
                <w:rPr>
                  <w:lang w:val="en"/>
                </w:rPr>
                <w:t>2</w:t>
              </w:r>
            </w:moveTo>
          </w:p>
        </w:tc>
        <w:tc>
          <w:tcPr>
            <w:tcW w:w="0" w:type="auto"/>
            <w:tcBorders>
              <w:bottom w:val="single" w:sz="4" w:space="0" w:color="auto"/>
            </w:tcBorders>
          </w:tcPr>
          <w:p w14:paraId="5198FDC7" w14:textId="77777777" w:rsidR="00385E2F" w:rsidRDefault="00385E2F" w:rsidP="00BF5F1F">
            <w:pPr>
              <w:pStyle w:val="MDPI42tablebody"/>
              <w:spacing w:line="240" w:lineRule="auto"/>
              <w:rPr>
                <w:moveTo w:id="509" w:author="Richard Wen" w:date="2026-02-27T17:48:00Z"/>
                <w:lang w:val="en"/>
              </w:rPr>
            </w:pPr>
            <w:moveTo w:id="510" w:author="Richard Wen" w:date="2026-02-27T17:48:00Z">
              <w:r>
                <w:rPr>
                  <w:lang w:val="en"/>
                </w:rPr>
                <w:t>4</w:t>
              </w:r>
            </w:moveTo>
          </w:p>
        </w:tc>
        <w:tc>
          <w:tcPr>
            <w:tcW w:w="0" w:type="auto"/>
            <w:tcBorders>
              <w:bottom w:val="single" w:sz="4" w:space="0" w:color="auto"/>
            </w:tcBorders>
          </w:tcPr>
          <w:p w14:paraId="754C90C9" w14:textId="77777777" w:rsidR="00385E2F" w:rsidRDefault="00385E2F" w:rsidP="00BF5F1F">
            <w:pPr>
              <w:pStyle w:val="MDPI42tablebody"/>
              <w:spacing w:line="240" w:lineRule="auto"/>
              <w:rPr>
                <w:moveTo w:id="511" w:author="Richard Wen" w:date="2026-02-27T17:48:00Z"/>
                <w:lang w:val="en"/>
              </w:rPr>
            </w:pPr>
            <w:moveTo w:id="512" w:author="Richard Wen" w:date="2026-02-27T17:48:00Z">
              <w:r>
                <w:rPr>
                  <w:lang w:val="en"/>
                </w:rPr>
                <w:t>3.25</w:t>
              </w:r>
            </w:moveTo>
          </w:p>
        </w:tc>
        <w:tc>
          <w:tcPr>
            <w:tcW w:w="0" w:type="auto"/>
            <w:tcBorders>
              <w:bottom w:val="single" w:sz="4" w:space="0" w:color="auto"/>
            </w:tcBorders>
          </w:tcPr>
          <w:p w14:paraId="155B5287" w14:textId="77777777" w:rsidR="00385E2F" w:rsidRDefault="00385E2F" w:rsidP="00BF5F1F">
            <w:pPr>
              <w:pStyle w:val="MDPI42tablebody"/>
              <w:spacing w:line="240" w:lineRule="auto"/>
              <w:rPr>
                <w:moveTo w:id="513" w:author="Richard Wen" w:date="2026-02-27T17:48:00Z"/>
                <w:lang w:val="en"/>
              </w:rPr>
            </w:pPr>
            <w:moveTo w:id="514" w:author="Richard Wen" w:date="2026-02-27T17:48:00Z">
              <w:r>
                <w:rPr>
                  <w:lang w:val="en"/>
                </w:rPr>
                <w:t>2</w:t>
              </w:r>
            </w:moveTo>
          </w:p>
        </w:tc>
        <w:tc>
          <w:tcPr>
            <w:tcW w:w="0" w:type="auto"/>
            <w:tcBorders>
              <w:bottom w:val="single" w:sz="4" w:space="0" w:color="auto"/>
            </w:tcBorders>
          </w:tcPr>
          <w:p w14:paraId="6B79C0E9" w14:textId="77777777" w:rsidR="00385E2F" w:rsidRDefault="00385E2F" w:rsidP="00BF5F1F">
            <w:pPr>
              <w:pStyle w:val="MDPI42tablebody"/>
              <w:spacing w:line="240" w:lineRule="auto"/>
              <w:rPr>
                <w:moveTo w:id="515" w:author="Richard Wen" w:date="2026-02-27T17:48:00Z"/>
                <w:lang w:val="en"/>
              </w:rPr>
            </w:pPr>
            <w:moveTo w:id="516" w:author="Richard Wen" w:date="2026-02-27T17:48:00Z">
              <w:r>
                <w:rPr>
                  <w:lang w:val="en"/>
                </w:rPr>
                <w:t>0</w:t>
              </w:r>
            </w:moveTo>
          </w:p>
        </w:tc>
        <w:tc>
          <w:tcPr>
            <w:tcW w:w="0" w:type="auto"/>
            <w:tcBorders>
              <w:bottom w:val="single" w:sz="4" w:space="0" w:color="auto"/>
            </w:tcBorders>
          </w:tcPr>
          <w:p w14:paraId="38EA8981" w14:textId="77777777" w:rsidR="00385E2F" w:rsidRDefault="00385E2F" w:rsidP="00BF5F1F">
            <w:pPr>
              <w:pStyle w:val="MDPI42tablebody"/>
              <w:spacing w:line="240" w:lineRule="auto"/>
              <w:jc w:val="left"/>
              <w:rPr>
                <w:moveTo w:id="517" w:author="Richard Wen" w:date="2026-02-27T17:48:00Z"/>
                <w:lang w:val="en"/>
              </w:rPr>
            </w:pPr>
            <w:moveTo w:id="518" w:author="Richard Wen" w:date="2026-02-27T17:48:00Z">
              <w:r>
                <w:rPr>
                  <w:lang w:val="en"/>
                </w:rPr>
                <w:t>Point</w:t>
              </w:r>
            </w:moveTo>
          </w:p>
        </w:tc>
        <w:tc>
          <w:tcPr>
            <w:tcW w:w="0" w:type="auto"/>
            <w:tcBorders>
              <w:bottom w:val="single" w:sz="4" w:space="0" w:color="auto"/>
            </w:tcBorders>
          </w:tcPr>
          <w:p w14:paraId="18A9F235" w14:textId="77777777" w:rsidR="00385E2F" w:rsidRPr="00F220D4" w:rsidRDefault="00385E2F" w:rsidP="00BF5F1F">
            <w:pPr>
              <w:pStyle w:val="MDPI42tablebody"/>
              <w:spacing w:line="240" w:lineRule="auto"/>
              <w:jc w:val="left"/>
              <w:rPr>
                <w:moveTo w:id="519" w:author="Richard Wen" w:date="2026-02-27T17:48:00Z"/>
              </w:rPr>
            </w:pPr>
            <w:moveTo w:id="520" w:author="Richard Wen" w:date="2026-02-27T17:48:00Z">
              <w:r>
                <w:rPr>
                  <w:lang w:val="en"/>
                </w:rPr>
                <w:t>(43, -79)</w:t>
              </w:r>
            </w:moveTo>
          </w:p>
        </w:tc>
      </w:tr>
      <w:tr w:rsidR="00385E2F" w:rsidRPr="00F30E14" w14:paraId="77C48DC2" w14:textId="77777777" w:rsidTr="00BF5F1F">
        <w:tc>
          <w:tcPr>
            <w:tcW w:w="0" w:type="auto"/>
            <w:tcBorders>
              <w:top w:val="single" w:sz="4" w:space="0" w:color="auto"/>
              <w:bottom w:val="single" w:sz="4" w:space="0" w:color="auto"/>
            </w:tcBorders>
          </w:tcPr>
          <w:p w14:paraId="65FC8363" w14:textId="77777777" w:rsidR="00385E2F" w:rsidRPr="00FA0ADF" w:rsidRDefault="00385E2F" w:rsidP="00BF5F1F">
            <w:pPr>
              <w:pStyle w:val="MDPI42tablebody"/>
              <w:spacing w:line="240" w:lineRule="auto"/>
              <w:rPr>
                <w:moveTo w:id="521" w:author="Richard Wen" w:date="2026-02-27T17:48:00Z"/>
                <w:b/>
                <w:bCs/>
              </w:rPr>
            </w:pPr>
            <w:moveTo w:id="522" w:author="Richard Wen" w:date="2026-02-27T17:48:00Z">
              <w:r w:rsidRPr="00FA0ADF">
                <w:rPr>
                  <w:b/>
                  <w:bCs/>
                </w:rPr>
                <w:t>2</w:t>
              </w:r>
            </w:moveTo>
          </w:p>
        </w:tc>
        <w:tc>
          <w:tcPr>
            <w:tcW w:w="0" w:type="auto"/>
            <w:tcBorders>
              <w:top w:val="single" w:sz="4" w:space="0" w:color="auto"/>
              <w:bottom w:val="single" w:sz="4" w:space="0" w:color="auto"/>
            </w:tcBorders>
          </w:tcPr>
          <w:p w14:paraId="23495A10" w14:textId="77777777" w:rsidR="00385E2F" w:rsidRPr="00F220D4" w:rsidRDefault="00385E2F" w:rsidP="00BF5F1F">
            <w:pPr>
              <w:pStyle w:val="MDPI42tablebody"/>
              <w:spacing w:line="240" w:lineRule="auto"/>
              <w:rPr>
                <w:moveTo w:id="523" w:author="Richard Wen" w:date="2026-02-27T17:48:00Z"/>
              </w:rPr>
            </w:pPr>
            <w:moveTo w:id="524" w:author="Richard Wen" w:date="2026-02-27T17:48:00Z">
              <w:r>
                <w:t>2.55</w:t>
              </w:r>
            </w:moveTo>
          </w:p>
        </w:tc>
        <w:tc>
          <w:tcPr>
            <w:tcW w:w="0" w:type="auto"/>
            <w:tcBorders>
              <w:top w:val="single" w:sz="4" w:space="0" w:color="auto"/>
              <w:bottom w:val="single" w:sz="4" w:space="0" w:color="auto"/>
            </w:tcBorders>
          </w:tcPr>
          <w:p w14:paraId="5010DD45" w14:textId="77777777" w:rsidR="00385E2F" w:rsidRDefault="00385E2F" w:rsidP="00BF5F1F">
            <w:pPr>
              <w:pStyle w:val="MDPI42tablebody"/>
              <w:spacing w:line="240" w:lineRule="auto"/>
              <w:rPr>
                <w:moveTo w:id="525" w:author="Richard Wen" w:date="2026-02-27T17:48:00Z"/>
                <w:lang w:val="en"/>
              </w:rPr>
            </w:pPr>
            <w:moveTo w:id="526" w:author="Richard Wen" w:date="2026-02-27T17:48:00Z">
              <w:r>
                <w:rPr>
                  <w:lang w:val="en"/>
                </w:rPr>
                <w:t>4</w:t>
              </w:r>
            </w:moveTo>
          </w:p>
        </w:tc>
        <w:tc>
          <w:tcPr>
            <w:tcW w:w="0" w:type="auto"/>
            <w:tcBorders>
              <w:top w:val="single" w:sz="4" w:space="0" w:color="auto"/>
              <w:bottom w:val="single" w:sz="4" w:space="0" w:color="auto"/>
            </w:tcBorders>
          </w:tcPr>
          <w:p w14:paraId="32058885" w14:textId="77777777" w:rsidR="00385E2F" w:rsidRDefault="00385E2F" w:rsidP="00BF5F1F">
            <w:pPr>
              <w:pStyle w:val="MDPI42tablebody"/>
              <w:spacing w:line="240" w:lineRule="auto"/>
              <w:rPr>
                <w:moveTo w:id="527" w:author="Richard Wen" w:date="2026-02-27T17:48:00Z"/>
                <w:lang w:val="en"/>
              </w:rPr>
            </w:pPr>
            <w:moveTo w:id="528" w:author="Richard Wen" w:date="2026-02-27T17:48:00Z">
              <w:r>
                <w:rPr>
                  <w:lang w:val="en"/>
                </w:rPr>
                <w:t>0</w:t>
              </w:r>
            </w:moveTo>
          </w:p>
        </w:tc>
        <w:tc>
          <w:tcPr>
            <w:tcW w:w="0" w:type="auto"/>
            <w:tcBorders>
              <w:top w:val="single" w:sz="4" w:space="0" w:color="auto"/>
              <w:bottom w:val="single" w:sz="4" w:space="0" w:color="auto"/>
            </w:tcBorders>
          </w:tcPr>
          <w:p w14:paraId="195311BD" w14:textId="77777777" w:rsidR="00385E2F" w:rsidRDefault="00385E2F" w:rsidP="00BF5F1F">
            <w:pPr>
              <w:pStyle w:val="MDPI42tablebody"/>
              <w:spacing w:line="240" w:lineRule="auto"/>
              <w:rPr>
                <w:moveTo w:id="529" w:author="Richard Wen" w:date="2026-02-27T17:48:00Z"/>
                <w:lang w:val="en"/>
              </w:rPr>
            </w:pPr>
            <w:moveTo w:id="530" w:author="Richard Wen" w:date="2026-02-27T17:48:00Z">
              <w:r>
                <w:rPr>
                  <w:lang w:val="en"/>
                </w:rPr>
                <w:t>6.55</w:t>
              </w:r>
            </w:moveTo>
          </w:p>
        </w:tc>
        <w:tc>
          <w:tcPr>
            <w:tcW w:w="0" w:type="auto"/>
            <w:tcBorders>
              <w:top w:val="single" w:sz="4" w:space="0" w:color="auto"/>
              <w:bottom w:val="single" w:sz="4" w:space="0" w:color="auto"/>
            </w:tcBorders>
          </w:tcPr>
          <w:p w14:paraId="22DC34B6" w14:textId="77777777" w:rsidR="00385E2F" w:rsidRDefault="00385E2F" w:rsidP="00BF5F1F">
            <w:pPr>
              <w:pStyle w:val="MDPI42tablebody"/>
              <w:spacing w:line="240" w:lineRule="auto"/>
              <w:rPr>
                <w:moveTo w:id="531" w:author="Richard Wen" w:date="2026-02-27T17:48:00Z"/>
                <w:lang w:val="en"/>
              </w:rPr>
            </w:pPr>
            <w:moveTo w:id="532" w:author="Richard Wen" w:date="2026-02-27T17:48:00Z">
              <w:r>
                <w:rPr>
                  <w:lang w:val="en"/>
                </w:rPr>
                <w:t>1</w:t>
              </w:r>
            </w:moveTo>
          </w:p>
        </w:tc>
        <w:tc>
          <w:tcPr>
            <w:tcW w:w="0" w:type="auto"/>
            <w:tcBorders>
              <w:top w:val="single" w:sz="4" w:space="0" w:color="auto"/>
              <w:bottom w:val="single" w:sz="4" w:space="0" w:color="auto"/>
            </w:tcBorders>
          </w:tcPr>
          <w:p w14:paraId="74DEF4AB" w14:textId="77777777" w:rsidR="00385E2F" w:rsidRDefault="00385E2F" w:rsidP="00BF5F1F">
            <w:pPr>
              <w:pStyle w:val="MDPI42tablebody"/>
              <w:spacing w:line="240" w:lineRule="auto"/>
              <w:rPr>
                <w:moveTo w:id="533" w:author="Richard Wen" w:date="2026-02-27T17:48:00Z"/>
                <w:lang w:val="en"/>
              </w:rPr>
            </w:pPr>
            <w:moveTo w:id="534" w:author="Richard Wen" w:date="2026-02-27T17:48:00Z">
              <w:r>
                <w:rPr>
                  <w:lang w:val="en"/>
                </w:rPr>
                <w:t>1.41</w:t>
              </w:r>
            </w:moveTo>
          </w:p>
        </w:tc>
        <w:tc>
          <w:tcPr>
            <w:tcW w:w="0" w:type="auto"/>
            <w:tcBorders>
              <w:top w:val="single" w:sz="4" w:space="0" w:color="auto"/>
              <w:bottom w:val="single" w:sz="4" w:space="0" w:color="auto"/>
            </w:tcBorders>
          </w:tcPr>
          <w:p w14:paraId="285D3A0F" w14:textId="77777777" w:rsidR="00385E2F" w:rsidRDefault="00385E2F" w:rsidP="00BF5F1F">
            <w:pPr>
              <w:pStyle w:val="MDPI42tablebody"/>
              <w:spacing w:line="240" w:lineRule="auto"/>
              <w:jc w:val="left"/>
              <w:rPr>
                <w:moveTo w:id="535" w:author="Richard Wen" w:date="2026-02-27T17:48:00Z"/>
                <w:lang w:val="en"/>
              </w:rPr>
            </w:pPr>
            <w:moveTo w:id="536" w:author="Richard Wen" w:date="2026-02-27T17:48:00Z">
              <w:r>
                <w:rPr>
                  <w:lang w:val="en"/>
                </w:rPr>
                <w:t>Line</w:t>
              </w:r>
            </w:moveTo>
          </w:p>
        </w:tc>
        <w:tc>
          <w:tcPr>
            <w:tcW w:w="0" w:type="auto"/>
            <w:tcBorders>
              <w:top w:val="single" w:sz="4" w:space="0" w:color="auto"/>
              <w:bottom w:val="single" w:sz="4" w:space="0" w:color="auto"/>
            </w:tcBorders>
          </w:tcPr>
          <w:p w14:paraId="1B8927B2" w14:textId="77777777" w:rsidR="00385E2F" w:rsidRPr="00F220D4" w:rsidRDefault="00385E2F" w:rsidP="00BF5F1F">
            <w:pPr>
              <w:pStyle w:val="MDPI42tablebody"/>
              <w:spacing w:line="240" w:lineRule="auto"/>
              <w:jc w:val="left"/>
              <w:rPr>
                <w:moveTo w:id="537" w:author="Richard Wen" w:date="2026-02-27T17:48:00Z"/>
              </w:rPr>
            </w:pPr>
            <w:moveTo w:id="538" w:author="Richard Wen" w:date="2026-02-27T17:48:00Z">
              <w:r w:rsidRPr="009C61F8">
                <w:rPr>
                  <w:lang w:val="en"/>
                </w:rPr>
                <w:t>(45, -79)</w:t>
              </w:r>
              <w:r>
                <w:rPr>
                  <w:lang w:val="en"/>
                </w:rPr>
                <w:t xml:space="preserve"> </w:t>
              </w:r>
              <w:r w:rsidRPr="009C61F8">
                <w:rPr>
                  <w:lang w:val="en"/>
                </w:rPr>
                <w:t>(44, -78)</w:t>
              </w:r>
            </w:moveTo>
          </w:p>
        </w:tc>
      </w:tr>
      <w:tr w:rsidR="00385E2F" w:rsidRPr="00F30E14" w14:paraId="5A15999D" w14:textId="77777777" w:rsidTr="00BF5F1F">
        <w:tc>
          <w:tcPr>
            <w:tcW w:w="0" w:type="auto"/>
            <w:tcBorders>
              <w:top w:val="single" w:sz="4" w:space="0" w:color="auto"/>
              <w:bottom w:val="single" w:sz="8" w:space="0" w:color="auto"/>
            </w:tcBorders>
          </w:tcPr>
          <w:p w14:paraId="4A7F5139" w14:textId="77777777" w:rsidR="00385E2F" w:rsidRPr="00FA0ADF" w:rsidRDefault="00385E2F" w:rsidP="00BF5F1F">
            <w:pPr>
              <w:pStyle w:val="MDPI42tablebody"/>
              <w:spacing w:line="240" w:lineRule="auto"/>
              <w:rPr>
                <w:moveTo w:id="539" w:author="Richard Wen" w:date="2026-02-27T17:48:00Z"/>
                <w:b/>
                <w:bCs/>
              </w:rPr>
            </w:pPr>
            <w:moveTo w:id="540" w:author="Richard Wen" w:date="2026-02-27T17:48:00Z">
              <w:r w:rsidRPr="00FA0ADF">
                <w:rPr>
                  <w:b/>
                  <w:bCs/>
                </w:rPr>
                <w:t>3</w:t>
              </w:r>
            </w:moveTo>
          </w:p>
        </w:tc>
        <w:tc>
          <w:tcPr>
            <w:tcW w:w="0" w:type="auto"/>
            <w:tcBorders>
              <w:top w:val="single" w:sz="4" w:space="0" w:color="auto"/>
              <w:bottom w:val="single" w:sz="8" w:space="0" w:color="auto"/>
            </w:tcBorders>
          </w:tcPr>
          <w:p w14:paraId="115BDA64" w14:textId="77777777" w:rsidR="00385E2F" w:rsidRPr="00F220D4" w:rsidRDefault="00385E2F" w:rsidP="00BF5F1F">
            <w:pPr>
              <w:pStyle w:val="MDPI42tablebody"/>
              <w:spacing w:line="240" w:lineRule="auto"/>
              <w:rPr>
                <w:moveTo w:id="541" w:author="Richard Wen" w:date="2026-02-27T17:48:00Z"/>
              </w:rPr>
            </w:pPr>
            <w:moveTo w:id="542" w:author="Richard Wen" w:date="2026-02-27T17:48:00Z">
              <w:r>
                <w:t>5.75</w:t>
              </w:r>
            </w:moveTo>
          </w:p>
        </w:tc>
        <w:tc>
          <w:tcPr>
            <w:tcW w:w="0" w:type="auto"/>
            <w:tcBorders>
              <w:top w:val="single" w:sz="4" w:space="0" w:color="auto"/>
              <w:bottom w:val="single" w:sz="8" w:space="0" w:color="auto"/>
            </w:tcBorders>
          </w:tcPr>
          <w:p w14:paraId="0BD5EA46" w14:textId="77777777" w:rsidR="00385E2F" w:rsidRDefault="00385E2F" w:rsidP="00BF5F1F">
            <w:pPr>
              <w:pStyle w:val="MDPI42tablebody"/>
              <w:spacing w:line="240" w:lineRule="auto"/>
              <w:rPr>
                <w:moveTo w:id="543" w:author="Richard Wen" w:date="2026-02-27T17:48:00Z"/>
                <w:lang w:val="en"/>
              </w:rPr>
            </w:pPr>
            <w:moveTo w:id="544" w:author="Richard Wen" w:date="2026-02-27T17:48:00Z">
              <w:r>
                <w:rPr>
                  <w:lang w:val="en"/>
                </w:rPr>
                <w:t>6</w:t>
              </w:r>
            </w:moveTo>
          </w:p>
        </w:tc>
        <w:tc>
          <w:tcPr>
            <w:tcW w:w="0" w:type="auto"/>
            <w:tcBorders>
              <w:top w:val="single" w:sz="4" w:space="0" w:color="auto"/>
              <w:bottom w:val="single" w:sz="8" w:space="0" w:color="auto"/>
            </w:tcBorders>
          </w:tcPr>
          <w:p w14:paraId="28893EE5" w14:textId="77777777" w:rsidR="00385E2F" w:rsidRDefault="00385E2F" w:rsidP="00BF5F1F">
            <w:pPr>
              <w:pStyle w:val="MDPI42tablebody"/>
              <w:spacing w:line="240" w:lineRule="auto"/>
              <w:rPr>
                <w:moveTo w:id="545" w:author="Richard Wen" w:date="2026-02-27T17:48:00Z"/>
                <w:lang w:val="en"/>
              </w:rPr>
            </w:pPr>
            <w:moveTo w:id="546" w:author="Richard Wen" w:date="2026-02-27T17:48:00Z">
              <w:r>
                <w:rPr>
                  <w:lang w:val="en"/>
                </w:rPr>
                <w:t>16</w:t>
              </w:r>
            </w:moveTo>
          </w:p>
        </w:tc>
        <w:tc>
          <w:tcPr>
            <w:tcW w:w="0" w:type="auto"/>
            <w:tcBorders>
              <w:top w:val="single" w:sz="4" w:space="0" w:color="auto"/>
              <w:bottom w:val="single" w:sz="8" w:space="0" w:color="auto"/>
            </w:tcBorders>
          </w:tcPr>
          <w:p w14:paraId="343EAB43" w14:textId="77777777" w:rsidR="00385E2F" w:rsidRDefault="00385E2F" w:rsidP="00BF5F1F">
            <w:pPr>
              <w:pStyle w:val="MDPI42tablebody"/>
              <w:spacing w:line="240" w:lineRule="auto"/>
              <w:rPr>
                <w:moveTo w:id="547" w:author="Richard Wen" w:date="2026-02-27T17:48:00Z"/>
                <w:lang w:val="en"/>
              </w:rPr>
            </w:pPr>
            <w:moveTo w:id="548" w:author="Richard Wen" w:date="2026-02-27T17:48:00Z">
              <w:r>
                <w:rPr>
                  <w:lang w:val="en"/>
                </w:rPr>
                <w:t>11.75</w:t>
              </w:r>
            </w:moveTo>
          </w:p>
        </w:tc>
        <w:tc>
          <w:tcPr>
            <w:tcW w:w="0" w:type="auto"/>
            <w:tcBorders>
              <w:top w:val="single" w:sz="4" w:space="0" w:color="auto"/>
              <w:bottom w:val="single" w:sz="8" w:space="0" w:color="auto"/>
            </w:tcBorders>
          </w:tcPr>
          <w:p w14:paraId="633CFB89" w14:textId="77777777" w:rsidR="00385E2F" w:rsidRDefault="00385E2F" w:rsidP="00BF5F1F">
            <w:pPr>
              <w:pStyle w:val="MDPI42tablebody"/>
              <w:spacing w:line="240" w:lineRule="auto"/>
              <w:rPr>
                <w:moveTo w:id="549" w:author="Richard Wen" w:date="2026-02-27T17:48:00Z"/>
                <w:lang w:val="en"/>
              </w:rPr>
            </w:pPr>
            <w:moveTo w:id="550" w:author="Richard Wen" w:date="2026-02-27T17:48:00Z">
              <w:r>
                <w:rPr>
                  <w:lang w:val="en"/>
                </w:rPr>
                <w:t>2</w:t>
              </w:r>
            </w:moveTo>
          </w:p>
        </w:tc>
        <w:tc>
          <w:tcPr>
            <w:tcW w:w="0" w:type="auto"/>
            <w:tcBorders>
              <w:top w:val="single" w:sz="4" w:space="0" w:color="auto"/>
              <w:bottom w:val="single" w:sz="8" w:space="0" w:color="auto"/>
            </w:tcBorders>
          </w:tcPr>
          <w:p w14:paraId="358A9A93" w14:textId="77777777" w:rsidR="00385E2F" w:rsidRDefault="00385E2F" w:rsidP="00BF5F1F">
            <w:pPr>
              <w:pStyle w:val="MDPI42tablebody"/>
              <w:spacing w:line="240" w:lineRule="auto"/>
              <w:rPr>
                <w:moveTo w:id="551" w:author="Richard Wen" w:date="2026-02-27T17:48:00Z"/>
                <w:lang w:val="en"/>
              </w:rPr>
            </w:pPr>
            <w:moveTo w:id="552" w:author="Richard Wen" w:date="2026-02-27T17:48:00Z">
              <w:r>
                <w:rPr>
                  <w:lang w:val="en"/>
                </w:rPr>
                <w:t>11.09</w:t>
              </w:r>
            </w:moveTo>
          </w:p>
        </w:tc>
        <w:tc>
          <w:tcPr>
            <w:tcW w:w="0" w:type="auto"/>
            <w:tcBorders>
              <w:top w:val="single" w:sz="4" w:space="0" w:color="auto"/>
              <w:bottom w:val="single" w:sz="8" w:space="0" w:color="auto"/>
            </w:tcBorders>
          </w:tcPr>
          <w:p w14:paraId="2158D125" w14:textId="77777777" w:rsidR="00385E2F" w:rsidRDefault="00385E2F" w:rsidP="00BF5F1F">
            <w:pPr>
              <w:pStyle w:val="MDPI42tablebody"/>
              <w:spacing w:line="240" w:lineRule="auto"/>
              <w:jc w:val="left"/>
              <w:rPr>
                <w:moveTo w:id="553" w:author="Richard Wen" w:date="2026-02-27T17:48:00Z"/>
                <w:lang w:val="en"/>
              </w:rPr>
            </w:pPr>
            <w:moveTo w:id="554" w:author="Richard Wen" w:date="2026-02-27T17:48:00Z">
              <w:r>
                <w:rPr>
                  <w:lang w:val="en"/>
                </w:rPr>
                <w:t>Polygon</w:t>
              </w:r>
            </w:moveTo>
          </w:p>
        </w:tc>
        <w:tc>
          <w:tcPr>
            <w:tcW w:w="0" w:type="auto"/>
            <w:tcBorders>
              <w:top w:val="single" w:sz="4" w:space="0" w:color="auto"/>
              <w:bottom w:val="single" w:sz="8" w:space="0" w:color="auto"/>
            </w:tcBorders>
          </w:tcPr>
          <w:p w14:paraId="675C46D0" w14:textId="77777777" w:rsidR="00385E2F" w:rsidRPr="00F220D4" w:rsidRDefault="00385E2F" w:rsidP="00BF5F1F">
            <w:pPr>
              <w:pStyle w:val="MDPI42tablebody"/>
              <w:spacing w:line="240" w:lineRule="auto"/>
              <w:jc w:val="left"/>
              <w:rPr>
                <w:moveTo w:id="555" w:author="Richard Wen" w:date="2026-02-27T17:48:00Z"/>
              </w:rPr>
            </w:pPr>
            <w:moveTo w:id="556" w:author="Richard Wen" w:date="2026-02-27T17:48:00Z">
              <w:r w:rsidRPr="00790943">
                <w:rPr>
                  <w:lang w:val="en"/>
                </w:rPr>
                <w:t>(46, -77) (47, -80) (48, -75)</w:t>
              </w:r>
            </w:moveTo>
          </w:p>
        </w:tc>
      </w:tr>
    </w:tbl>
    <w:moveToRangeEnd w:id="480"/>
    <w:p w14:paraId="2737B0FE" w14:textId="5927E143" w:rsidR="00385E2F" w:rsidRDefault="00385E2F" w:rsidP="00385E2F">
      <w:pPr>
        <w:pStyle w:val="MDPI22heading2"/>
        <w:rPr>
          <w:ins w:id="557" w:author="Richard Wen" w:date="2026-02-27T17:49:00Z"/>
          <w:noProof w:val="0"/>
        </w:rPr>
      </w:pPr>
      <w:ins w:id="558" w:author="Richard Wen" w:date="2026-02-27T17:49:00Z">
        <w:r>
          <w:rPr>
            <w:rFonts w:eastAsia="URWPalladioL-Ital"/>
            <w:noProof w:val="0"/>
          </w:rPr>
          <w:t xml:space="preserve">Appendix A.2. </w:t>
        </w:r>
      </w:ins>
      <w:ins w:id="559" w:author="Richard Wen" w:date="2026-02-27T17:51:00Z">
        <w:r w:rsidR="001F6B09">
          <w:rPr>
            <w:rFonts w:eastAsia="URWPalladioL-Ital"/>
            <w:noProof w:val="0"/>
          </w:rPr>
          <w:t>Outcome Modelling</w:t>
        </w:r>
      </w:ins>
      <w:ins w:id="560" w:author="Richard Wen" w:date="2026-02-27T17:49:00Z">
        <w:r>
          <w:rPr>
            <w:rFonts w:eastAsia="URWPalladioL-Ital"/>
            <w:noProof w:val="0"/>
          </w:rPr>
          <w:t xml:space="preserve"> Component Example</w:t>
        </w:r>
      </w:ins>
    </w:p>
    <w:p w14:paraId="4BBDE49E" w14:textId="777475AB" w:rsidR="00092777" w:rsidRPr="00E569C6" w:rsidRDefault="00507AF2" w:rsidP="00092777">
      <w:pPr>
        <w:pStyle w:val="MDPI31text"/>
        <w:rPr>
          <w:ins w:id="561" w:author="Richard Wen" w:date="2026-02-27T17:56:00Z"/>
          <w:vertAlign w:val="superscript"/>
          <w:lang w:val="en"/>
        </w:rPr>
      </w:pPr>
      <w:ins w:id="562" w:author="Richard Wen" w:date="2026-02-27T17:56:00Z">
        <w:r>
          <w:rPr>
            <w:lang w:val="en"/>
          </w:rPr>
          <w:t xml:space="preserve">Table </w:t>
        </w:r>
      </w:ins>
      <w:ins w:id="563" w:author="Richard Wen" w:date="2026-02-27T17:57:00Z">
        <w:r>
          <w:rPr>
            <w:lang w:val="en"/>
          </w:rPr>
          <w:t>A2</w:t>
        </w:r>
        <w:r w:rsidR="00E3620C">
          <w:rPr>
            <w:lang w:val="en"/>
          </w:rPr>
          <w:t xml:space="preserve"> expands on Table A1</w:t>
        </w:r>
      </w:ins>
      <w:ins w:id="564" w:author="Richard Wen" w:date="2026-02-27T17:56:00Z">
        <w:r w:rsidR="00092777">
          <w:rPr>
            <w:lang w:val="en"/>
          </w:rPr>
          <w:t>,</w:t>
        </w:r>
      </w:ins>
      <w:ins w:id="565" w:author="Richard Wen" w:date="2026-02-27T17:57:00Z">
        <w:r w:rsidR="00E3620C">
          <w:rPr>
            <w:lang w:val="en"/>
          </w:rPr>
          <w:t xml:space="preserve"> showing</w:t>
        </w:r>
      </w:ins>
      <w:ins w:id="566" w:author="Richard Wen" w:date="2026-02-27T17:58:00Z">
        <w:r w:rsidR="00E3620C">
          <w:rPr>
            <w:lang w:val="en"/>
          </w:rPr>
          <w:t xml:space="preserve"> the outcome model as a function of the spatial data provided</w:t>
        </w:r>
      </w:ins>
      <w:ins w:id="567" w:author="Richard Wen" w:date="2026-02-27T17:57:00Z">
        <w:r w:rsidR="00E3620C">
          <w:rPr>
            <w:lang w:val="en"/>
          </w:rPr>
          <w:t>. A</w:t>
        </w:r>
      </w:ins>
      <w:ins w:id="568" w:author="Richard Wen" w:date="2026-02-27T17:56:00Z">
        <w:r w:rsidR="00092777">
          <w:rPr>
            <w:lang w:val="en"/>
          </w:rPr>
          <w:t xml:space="preserve"> model is built for outcomes </w:t>
        </w:r>
        <w:r w:rsidR="00092777" w:rsidRPr="00741E30">
          <w:rPr>
            <w:bCs/>
            <w:snapToGrid/>
          </w:rPr>
          <w:t>Y</w:t>
        </w:r>
        <w:r w:rsidR="00092777" w:rsidRPr="00741E30">
          <w:rPr>
            <w:bCs/>
            <w:snapToGrid/>
            <w:vertAlign w:val="subscript"/>
          </w:rPr>
          <w:t>i</w:t>
        </w:r>
        <w:r w:rsidR="00092777">
          <w:rPr>
            <w:bCs/>
            <w:snapToGrid/>
          </w:rPr>
          <w:t xml:space="preserve"> as a function of variables </w:t>
        </w:r>
        <w:r w:rsidR="00092777">
          <w:t>X</w:t>
        </w:r>
        <w:r w:rsidR="00092777">
          <w:rPr>
            <w:vertAlign w:val="subscript"/>
          </w:rPr>
          <w:t>i</w:t>
        </w:r>
        <w:proofErr w:type="gramStart"/>
        <w:r w:rsidR="00092777">
          <w:rPr>
            <w:vertAlign w:val="subscript"/>
          </w:rPr>
          <w:t>,1</w:t>
        </w:r>
        <w:proofErr w:type="gramEnd"/>
        <w:r w:rsidR="00092777">
          <w:rPr>
            <w:vertAlign w:val="subscript"/>
          </w:rPr>
          <w:t xml:space="preserve">, </w:t>
        </w:r>
        <w:r w:rsidR="00092777">
          <w:t>X</w:t>
        </w:r>
        <w:r w:rsidR="00092777">
          <w:rPr>
            <w:vertAlign w:val="subscript"/>
          </w:rPr>
          <w:t>i,2</w:t>
        </w:r>
        <w:r w:rsidR="00092777" w:rsidRPr="00741E30">
          <w:t xml:space="preserve">, </w:t>
        </w:r>
        <w:r w:rsidR="00092777" w:rsidRPr="00741E30">
          <w:rPr>
            <w:snapToGrid/>
          </w:rPr>
          <w:t>X</w:t>
        </w:r>
        <w:r w:rsidR="00092777">
          <w:rPr>
            <w:snapToGrid/>
            <w:vertAlign w:val="subscript"/>
          </w:rPr>
          <w:t>i,1</w:t>
        </w:r>
        <w:r w:rsidR="00092777" w:rsidRPr="00741E30">
          <w:rPr>
            <w:snapToGrid/>
          </w:rPr>
          <w:t xml:space="preserve"> + X</w:t>
        </w:r>
        <w:r w:rsidR="00092777">
          <w:rPr>
            <w:snapToGrid/>
            <w:vertAlign w:val="subscript"/>
          </w:rPr>
          <w:t>i,2</w:t>
        </w:r>
        <w:r w:rsidR="00092777">
          <w:rPr>
            <w:snapToGrid/>
          </w:rPr>
          <w:t xml:space="preserve">, </w:t>
        </w:r>
        <w:proofErr w:type="spellStart"/>
        <w:r w:rsidR="00092777">
          <w:rPr>
            <w:snapToGrid/>
          </w:rPr>
          <w:t>Nearest</w:t>
        </w:r>
        <w:r w:rsidR="00092777" w:rsidRPr="008F04F6">
          <w:rPr>
            <w:snapToGrid/>
            <w:vertAlign w:val="subscript"/>
          </w:rPr>
          <w:t>i</w:t>
        </w:r>
        <w:proofErr w:type="spellEnd"/>
        <w:r w:rsidR="00092777">
          <w:rPr>
            <w:snapToGrid/>
          </w:rPr>
          <w:t>, Length(L</w:t>
        </w:r>
        <w:r w:rsidR="00092777" w:rsidRPr="008F04F6">
          <w:rPr>
            <w:snapToGrid/>
            <w:vertAlign w:val="subscript"/>
          </w:rPr>
          <w:t>i</w:t>
        </w:r>
        <w:r w:rsidR="00092777">
          <w:rPr>
            <w:snapToGrid/>
          </w:rPr>
          <w:t>), and Type(L</w:t>
        </w:r>
        <w:r w:rsidR="00092777" w:rsidRPr="008F04F6">
          <w:rPr>
            <w:snapToGrid/>
            <w:vertAlign w:val="subscript"/>
          </w:rPr>
          <w:t>i</w:t>
        </w:r>
        <w:r w:rsidR="00092777">
          <w:rPr>
            <w:snapToGrid/>
          </w:rPr>
          <w:t xml:space="preserve">) to produce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092777">
          <w:rPr>
            <w:snapToGrid/>
          </w:rPr>
          <w:t xml:space="preserve"> </w:t>
        </w:r>
        <w:r w:rsidR="00092777">
          <w:rPr>
            <w:bCs/>
            <w:snapToGrid/>
            <w:szCs w:val="20"/>
          </w:rPr>
          <w:t xml:space="preserve">with errors </w:t>
        </w:r>
        <w:proofErr w:type="spellStart"/>
        <w:r w:rsidR="00092777" w:rsidRPr="00741E30">
          <w:rPr>
            <w:bCs/>
            <w:snapToGrid/>
          </w:rPr>
          <w:t>e</w:t>
        </w:r>
        <w:r w:rsidR="00092777" w:rsidRPr="00741E30">
          <w:rPr>
            <w:bCs/>
            <w:snapToGrid/>
            <w:vertAlign w:val="subscript"/>
          </w:rPr>
          <w:t>i</w:t>
        </w:r>
        <w:proofErr w:type="spellEnd"/>
        <w:r w:rsidR="00092777">
          <w:rPr>
            <w:bCs/>
            <w:snapToGrid/>
          </w:rPr>
          <w:t xml:space="preserve"> as the model metrics. Here, the predicted outcomes was selected as variable X</w:t>
        </w:r>
        <w:r w:rsidR="00092777">
          <w:rPr>
            <w:bCs/>
            <w:snapToGrid/>
            <w:vertAlign w:val="subscript"/>
          </w:rPr>
          <w:t>i</w:t>
        </w:r>
        <w:proofErr w:type="gramStart"/>
        <w:r w:rsidR="00092777">
          <w:rPr>
            <w:bCs/>
            <w:snapToGrid/>
            <w:vertAlign w:val="subscript"/>
          </w:rPr>
          <w:t>,3</w:t>
        </w:r>
        <w:proofErr w:type="gramEnd"/>
        <w:r w:rsidR="00092777">
          <w:rPr>
            <w:bCs/>
            <w:snapToGrid/>
          </w:rPr>
          <w:t xml:space="preserve">, and excluded as one of the model’s input variables, while </w:t>
        </w:r>
        <m:oMath>
          <m:r>
            <w:rPr>
              <w:rFonts w:ascii="Cambria Math" w:hAnsi="Cambria Math"/>
              <w:snapToGrid/>
            </w:rPr>
            <m:t>i</m:t>
          </m:r>
        </m:oMath>
        <w:r w:rsidR="00092777">
          <w:rPr>
            <w:bCs/>
            <w:snapToGrid/>
          </w:rPr>
          <w:t xml:space="preserve"> was ignored as the index for each unique location.</w:t>
        </w:r>
      </w:ins>
    </w:p>
    <w:p w14:paraId="4EF85CAA" w14:textId="6B7AC858" w:rsidR="00092777" w:rsidRDefault="00092777" w:rsidP="00092777">
      <w:pPr>
        <w:pStyle w:val="MDPI41tablecaption"/>
        <w:rPr>
          <w:ins w:id="569" w:author="Richard Wen" w:date="2026-02-27T17:56:00Z"/>
        </w:rPr>
      </w:pPr>
      <w:ins w:id="570" w:author="Richard Wen" w:date="2026-02-27T17:56:00Z">
        <w:r>
          <w:rPr>
            <w:b/>
          </w:rPr>
          <w:t xml:space="preserve">Table </w:t>
        </w:r>
      </w:ins>
      <w:ins w:id="571" w:author="Richard Wen" w:date="2026-02-27T17:57:00Z">
        <w:r w:rsidR="00507AF2">
          <w:rPr>
            <w:b/>
          </w:rPr>
          <w:t>A2</w:t>
        </w:r>
      </w:ins>
      <w:ins w:id="572" w:author="Richard Wen" w:date="2026-02-27T17:56:00Z">
        <w:r w:rsidRPr="00325902">
          <w:rPr>
            <w:b/>
          </w:rPr>
          <w:t>.</w:t>
        </w:r>
        <w:r w:rsidRPr="00325902">
          <w:t xml:space="preserve"> </w:t>
        </w:r>
        <w:r>
          <w:rPr>
            <w:bCs/>
          </w:rPr>
          <w:t>Example outcome modelling data for the geo-intervention modelling framework</w:t>
        </w:r>
        <w:r w:rsidRPr="00325902">
          <w:t>.</w:t>
        </w:r>
      </w:ins>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8"/>
        <w:gridCol w:w="446"/>
        <w:gridCol w:w="275"/>
        <w:gridCol w:w="753"/>
        <w:gridCol w:w="757"/>
        <w:gridCol w:w="959"/>
        <w:gridCol w:w="940"/>
        <w:gridCol w:w="658"/>
        <w:gridCol w:w="1831"/>
        <w:gridCol w:w="1123"/>
      </w:tblGrid>
      <w:tr w:rsidR="00092777" w:rsidRPr="00F30E14" w14:paraId="4F82D404" w14:textId="77777777" w:rsidTr="00BF5F1F">
        <w:trPr>
          <w:ins w:id="573" w:author="Richard Wen" w:date="2026-02-27T17:56:00Z"/>
        </w:trPr>
        <w:tc>
          <w:tcPr>
            <w:tcW w:w="0" w:type="auto"/>
            <w:tcBorders>
              <w:bottom w:val="single" w:sz="4" w:space="0" w:color="auto"/>
            </w:tcBorders>
          </w:tcPr>
          <w:p w14:paraId="2907B961" w14:textId="77777777" w:rsidR="00092777" w:rsidRPr="00A64C9E" w:rsidRDefault="00092777" w:rsidP="00BF5F1F">
            <w:pPr>
              <w:pStyle w:val="MDPI42tablebody"/>
              <w:spacing w:line="240" w:lineRule="auto"/>
              <w:rPr>
                <w:ins w:id="574" w:author="Richard Wen" w:date="2026-02-27T17:56:00Z"/>
                <w:b/>
                <w:snapToGrid/>
                <w:sz w:val="16"/>
                <w:szCs w:val="16"/>
              </w:rPr>
            </w:pPr>
            <w:proofErr w:type="spellStart"/>
            <w:ins w:id="575" w:author="Richard Wen" w:date="2026-02-27T17:56:00Z">
              <w:r w:rsidRPr="00A64C9E">
                <w:rPr>
                  <w:b/>
                  <w:snapToGrid/>
                  <w:sz w:val="16"/>
                  <w:szCs w:val="16"/>
                </w:rPr>
                <w:t>i</w:t>
              </w:r>
              <w:proofErr w:type="spellEnd"/>
            </w:ins>
          </w:p>
        </w:tc>
        <w:tc>
          <w:tcPr>
            <w:tcW w:w="0" w:type="auto"/>
            <w:tcBorders>
              <w:bottom w:val="single" w:sz="4" w:space="0" w:color="auto"/>
            </w:tcBorders>
          </w:tcPr>
          <w:p w14:paraId="285F8CFD" w14:textId="77777777" w:rsidR="00092777" w:rsidRPr="00A64C9E" w:rsidRDefault="00092777" w:rsidP="00BF5F1F">
            <w:pPr>
              <w:pStyle w:val="MDPI42tablebody"/>
              <w:spacing w:line="240" w:lineRule="auto"/>
              <w:rPr>
                <w:ins w:id="576" w:author="Richard Wen" w:date="2026-02-27T17:56:00Z"/>
                <w:b/>
                <w:snapToGrid/>
                <w:sz w:val="16"/>
                <w:szCs w:val="16"/>
                <w:vertAlign w:val="subscript"/>
              </w:rPr>
            </w:pPr>
            <w:ins w:id="577" w:author="Richard Wen" w:date="2026-02-27T17:56:00Z">
              <w:r w:rsidRPr="00A64C9E">
                <w:rPr>
                  <w:b/>
                  <w:snapToGrid/>
                  <w:sz w:val="16"/>
                  <w:szCs w:val="16"/>
                </w:rPr>
                <w:t>X</w:t>
              </w:r>
              <w:r w:rsidRPr="00A64C9E">
                <w:rPr>
                  <w:b/>
                  <w:snapToGrid/>
                  <w:sz w:val="16"/>
                  <w:szCs w:val="16"/>
                  <w:vertAlign w:val="subscript"/>
                </w:rPr>
                <w:t>i,1</w:t>
              </w:r>
            </w:ins>
          </w:p>
        </w:tc>
        <w:tc>
          <w:tcPr>
            <w:tcW w:w="0" w:type="auto"/>
            <w:tcBorders>
              <w:bottom w:val="single" w:sz="4" w:space="0" w:color="auto"/>
            </w:tcBorders>
          </w:tcPr>
          <w:p w14:paraId="74B09C13" w14:textId="77777777" w:rsidR="00092777" w:rsidRPr="00A64C9E" w:rsidRDefault="00092777" w:rsidP="00BF5F1F">
            <w:pPr>
              <w:pStyle w:val="MDPI42tablebody"/>
              <w:spacing w:line="240" w:lineRule="auto"/>
              <w:rPr>
                <w:ins w:id="578" w:author="Richard Wen" w:date="2026-02-27T17:56:00Z"/>
                <w:b/>
                <w:snapToGrid/>
                <w:sz w:val="16"/>
                <w:szCs w:val="16"/>
              </w:rPr>
            </w:pPr>
            <w:ins w:id="579" w:author="Richard Wen" w:date="2026-02-27T17:56:00Z">
              <w:r w:rsidRPr="00A64C9E">
                <w:rPr>
                  <w:b/>
                  <w:snapToGrid/>
                  <w:sz w:val="16"/>
                  <w:szCs w:val="16"/>
                </w:rPr>
                <w:t>X</w:t>
              </w:r>
              <w:r w:rsidRPr="00A64C9E">
                <w:rPr>
                  <w:b/>
                  <w:snapToGrid/>
                  <w:sz w:val="16"/>
                  <w:szCs w:val="16"/>
                  <w:vertAlign w:val="subscript"/>
                </w:rPr>
                <w:t>i,2</w:t>
              </w:r>
            </w:ins>
          </w:p>
        </w:tc>
        <w:tc>
          <w:tcPr>
            <w:tcW w:w="0" w:type="auto"/>
            <w:tcBorders>
              <w:bottom w:val="single" w:sz="4" w:space="0" w:color="auto"/>
            </w:tcBorders>
          </w:tcPr>
          <w:p w14:paraId="366080C2" w14:textId="77777777" w:rsidR="00092777" w:rsidRPr="00A64C9E" w:rsidRDefault="00092777" w:rsidP="00BF5F1F">
            <w:pPr>
              <w:pStyle w:val="MDPI42tablebody"/>
              <w:spacing w:line="240" w:lineRule="auto"/>
              <w:rPr>
                <w:ins w:id="580" w:author="Richard Wen" w:date="2026-02-27T17:56:00Z"/>
                <w:b/>
                <w:snapToGrid/>
                <w:sz w:val="16"/>
                <w:szCs w:val="16"/>
              </w:rPr>
            </w:pPr>
            <w:ins w:id="581" w:author="Richard Wen" w:date="2026-02-27T17:56:00Z">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ins>
          </w:p>
        </w:tc>
        <w:tc>
          <w:tcPr>
            <w:tcW w:w="0" w:type="auto"/>
            <w:tcBorders>
              <w:bottom w:val="single" w:sz="4" w:space="0" w:color="auto"/>
            </w:tcBorders>
          </w:tcPr>
          <w:p w14:paraId="2F38760F" w14:textId="77777777" w:rsidR="00092777" w:rsidRPr="00A64C9E" w:rsidRDefault="00092777" w:rsidP="00BF5F1F">
            <w:pPr>
              <w:pStyle w:val="MDPI42tablebody"/>
              <w:spacing w:line="240" w:lineRule="auto"/>
              <w:rPr>
                <w:ins w:id="582" w:author="Richard Wen" w:date="2026-02-27T17:56:00Z"/>
                <w:b/>
                <w:snapToGrid/>
                <w:sz w:val="16"/>
                <w:szCs w:val="16"/>
              </w:rPr>
            </w:pPr>
            <w:proofErr w:type="spellStart"/>
            <w:ins w:id="583" w:author="Richard Wen" w:date="2026-02-27T17:56:00Z">
              <w:r w:rsidRPr="00A64C9E">
                <w:rPr>
                  <w:b/>
                  <w:snapToGrid/>
                  <w:sz w:val="16"/>
                  <w:szCs w:val="16"/>
                </w:rPr>
                <w:t>Nearest</w:t>
              </w:r>
              <w:r w:rsidRPr="00A64C9E">
                <w:rPr>
                  <w:b/>
                  <w:snapToGrid/>
                  <w:sz w:val="16"/>
                  <w:szCs w:val="16"/>
                  <w:vertAlign w:val="subscript"/>
                </w:rPr>
                <w:t>i</w:t>
              </w:r>
              <w:proofErr w:type="spellEnd"/>
            </w:ins>
          </w:p>
        </w:tc>
        <w:tc>
          <w:tcPr>
            <w:tcW w:w="0" w:type="auto"/>
            <w:tcBorders>
              <w:bottom w:val="single" w:sz="4" w:space="0" w:color="auto"/>
            </w:tcBorders>
          </w:tcPr>
          <w:p w14:paraId="2415E04A" w14:textId="77777777" w:rsidR="00092777" w:rsidRPr="00A64C9E" w:rsidRDefault="00092777" w:rsidP="00BF5F1F">
            <w:pPr>
              <w:pStyle w:val="MDPI42tablebody"/>
              <w:spacing w:line="240" w:lineRule="auto"/>
              <w:rPr>
                <w:ins w:id="584" w:author="Richard Wen" w:date="2026-02-27T17:56:00Z"/>
                <w:b/>
                <w:snapToGrid/>
                <w:sz w:val="16"/>
                <w:szCs w:val="16"/>
              </w:rPr>
            </w:pPr>
            <w:ins w:id="585" w:author="Richard Wen" w:date="2026-02-27T17:56:00Z">
              <w:r w:rsidRPr="00A64C9E">
                <w:rPr>
                  <w:b/>
                  <w:snapToGrid/>
                  <w:sz w:val="16"/>
                  <w:szCs w:val="16"/>
                </w:rPr>
                <w:t>Length(L</w:t>
              </w:r>
              <w:r w:rsidRPr="00A64C9E">
                <w:rPr>
                  <w:b/>
                  <w:snapToGrid/>
                  <w:sz w:val="16"/>
                  <w:szCs w:val="16"/>
                  <w:vertAlign w:val="subscript"/>
                </w:rPr>
                <w:t>i</w:t>
              </w:r>
              <w:r w:rsidRPr="00A64C9E">
                <w:rPr>
                  <w:b/>
                  <w:snapToGrid/>
                  <w:sz w:val="16"/>
                  <w:szCs w:val="16"/>
                </w:rPr>
                <w:t>)</w:t>
              </w:r>
            </w:ins>
          </w:p>
        </w:tc>
        <w:tc>
          <w:tcPr>
            <w:tcW w:w="0" w:type="auto"/>
            <w:tcBorders>
              <w:bottom w:val="single" w:sz="4" w:space="0" w:color="auto"/>
            </w:tcBorders>
          </w:tcPr>
          <w:p w14:paraId="764A2B41" w14:textId="77777777" w:rsidR="00092777" w:rsidRPr="00A64C9E" w:rsidRDefault="00092777" w:rsidP="00BF5F1F">
            <w:pPr>
              <w:pStyle w:val="MDPI42tablebody"/>
              <w:spacing w:line="240" w:lineRule="auto"/>
              <w:rPr>
                <w:ins w:id="586" w:author="Richard Wen" w:date="2026-02-27T17:56:00Z"/>
                <w:b/>
                <w:snapToGrid/>
                <w:sz w:val="16"/>
                <w:szCs w:val="16"/>
              </w:rPr>
            </w:pPr>
            <w:ins w:id="587" w:author="Richard Wen" w:date="2026-02-27T17:56:00Z">
              <w:r w:rsidRPr="00A64C9E">
                <w:rPr>
                  <w:b/>
                  <w:snapToGrid/>
                  <w:sz w:val="16"/>
                  <w:szCs w:val="16"/>
                </w:rPr>
                <w:t>Type(L</w:t>
              </w:r>
              <w:r w:rsidRPr="00A64C9E">
                <w:rPr>
                  <w:b/>
                  <w:snapToGrid/>
                  <w:sz w:val="16"/>
                  <w:szCs w:val="16"/>
                  <w:vertAlign w:val="subscript"/>
                </w:rPr>
                <w:t>i</w:t>
              </w:r>
              <w:r w:rsidRPr="00A64C9E">
                <w:rPr>
                  <w:b/>
                  <w:snapToGrid/>
                  <w:sz w:val="16"/>
                  <w:szCs w:val="16"/>
                </w:rPr>
                <w:t>)</w:t>
              </w:r>
            </w:ins>
          </w:p>
        </w:tc>
        <w:tc>
          <w:tcPr>
            <w:tcW w:w="0" w:type="auto"/>
            <w:tcBorders>
              <w:bottom w:val="single" w:sz="4" w:space="0" w:color="auto"/>
            </w:tcBorders>
          </w:tcPr>
          <w:p w14:paraId="166A5B8B" w14:textId="77777777" w:rsidR="00092777" w:rsidRPr="00A64C9E" w:rsidRDefault="00092777" w:rsidP="00BF5F1F">
            <w:pPr>
              <w:pStyle w:val="MDPI42tablebody"/>
              <w:spacing w:line="240" w:lineRule="auto"/>
              <w:rPr>
                <w:ins w:id="588" w:author="Richard Wen" w:date="2026-02-27T17:56:00Z"/>
                <w:b/>
                <w:snapToGrid/>
                <w:sz w:val="16"/>
                <w:szCs w:val="16"/>
              </w:rPr>
            </w:pPr>
            <w:ins w:id="589" w:author="Richard Wen" w:date="2026-02-27T17:56:00Z">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Pr="00A64C9E">
                <w:rPr>
                  <w:b/>
                  <w:snapToGrid/>
                  <w:sz w:val="16"/>
                  <w:szCs w:val="16"/>
                  <w:vertAlign w:val="subscript"/>
                </w:rPr>
                <w:t>i,3</w:t>
              </w:r>
            </w:ins>
          </w:p>
        </w:tc>
        <w:tc>
          <w:tcPr>
            <w:tcW w:w="0" w:type="auto"/>
            <w:tcBorders>
              <w:bottom w:val="single" w:sz="4" w:space="0" w:color="auto"/>
            </w:tcBorders>
          </w:tcPr>
          <w:p w14:paraId="0946B1F3" w14:textId="77777777" w:rsidR="00092777" w:rsidRPr="00A64C9E" w:rsidRDefault="00A068E5" w:rsidP="00BF5F1F">
            <w:pPr>
              <w:pStyle w:val="MDPI42tablebody"/>
              <w:spacing w:line="240" w:lineRule="auto"/>
              <w:rPr>
                <w:ins w:id="590" w:author="Richard Wen" w:date="2026-02-27T17:56:00Z"/>
                <w:b/>
                <w:snapToGrid/>
                <w:sz w:val="16"/>
                <w:szCs w:val="16"/>
              </w:rPr>
            </w:pPr>
            <m:oMath>
              <m:sSub>
                <m:sSubPr>
                  <m:ctrlPr>
                    <w:ins w:id="591" w:author="Richard Wen" w:date="2026-02-27T17:56:00Z">
                      <w:rPr>
                        <w:rFonts w:ascii="Cambria Math" w:hAnsi="Cambria Math"/>
                        <w:b/>
                        <w:i/>
                        <w:snapToGrid/>
                        <w:sz w:val="16"/>
                        <w:szCs w:val="16"/>
                      </w:rPr>
                    </w:ins>
                  </m:ctrlPr>
                </m:sSubPr>
                <m:e>
                  <m:acc>
                    <m:accPr>
                      <m:ctrlPr>
                        <w:ins w:id="592" w:author="Richard Wen" w:date="2026-02-27T17:56:00Z">
                          <w:rPr>
                            <w:rFonts w:ascii="Cambria Math" w:hAnsi="Cambria Math"/>
                            <w:b/>
                            <w:i/>
                            <w:snapToGrid/>
                            <w:sz w:val="16"/>
                            <w:szCs w:val="16"/>
                          </w:rPr>
                        </w:ins>
                      </m:ctrlPr>
                    </m:accPr>
                    <m:e>
                      <m:r>
                        <w:ins w:id="593" w:author="Richard Wen" w:date="2026-02-27T17:56:00Z">
                          <m:rPr>
                            <m:sty m:val="bi"/>
                          </m:rPr>
                          <w:rPr>
                            <w:rFonts w:ascii="Cambria Math" w:hAnsi="Cambria Math"/>
                            <w:snapToGrid/>
                            <w:sz w:val="16"/>
                            <w:szCs w:val="16"/>
                          </w:rPr>
                          <m:t>Y</m:t>
                        </w:ins>
                      </m:r>
                    </m:e>
                  </m:acc>
                </m:e>
                <m:sub>
                  <m:r>
                    <w:ins w:id="594" w:author="Richard Wen" w:date="2026-02-27T17:56:00Z">
                      <m:rPr>
                        <m:sty m:val="bi"/>
                      </m:rPr>
                      <w:rPr>
                        <w:rFonts w:ascii="Cambria Math" w:hAnsi="Cambria Math"/>
                        <w:snapToGrid/>
                        <w:sz w:val="16"/>
                        <w:szCs w:val="16"/>
                      </w:rPr>
                      <m:t>i</m:t>
                    </w:ins>
                  </m:r>
                </m:sub>
              </m:sSub>
            </m:oMath>
            <w:ins w:id="595" w:author="Richard Wen" w:date="2026-02-27T17:56:00Z">
              <w:r w:rsidR="00092777" w:rsidRPr="00A64C9E">
                <w:rPr>
                  <w:b/>
                  <w:snapToGrid/>
                  <w:sz w:val="16"/>
                  <w:szCs w:val="16"/>
                </w:rPr>
                <w:t xml:space="preserve">= </w:t>
              </w:r>
              <w:r w:rsidR="00092777" w:rsidRPr="00A64C9E">
                <w:rPr>
                  <w:b/>
                  <w:i/>
                  <w:iCs/>
                  <w:snapToGrid/>
                  <w:sz w:val="16"/>
                  <w:szCs w:val="16"/>
                </w:rPr>
                <w:t>f</w:t>
              </w:r>
              <w:r w:rsidR="00092777" w:rsidRPr="00A64C9E">
                <w:rPr>
                  <w:b/>
                  <w:snapToGrid/>
                  <w:sz w:val="16"/>
                  <w:szCs w:val="16"/>
                </w:rPr>
                <w:t>(X</w:t>
              </w:r>
              <w:r w:rsidR="00092777" w:rsidRPr="00A64C9E">
                <w:rPr>
                  <w:b/>
                  <w:snapToGrid/>
                  <w:sz w:val="16"/>
                  <w:szCs w:val="16"/>
                  <w:vertAlign w:val="subscript"/>
                </w:rPr>
                <w:t>1</w:t>
              </w:r>
              <w:r w:rsidR="00092777" w:rsidRPr="00A64C9E">
                <w:rPr>
                  <w:b/>
                  <w:snapToGrid/>
                  <w:sz w:val="16"/>
                  <w:szCs w:val="16"/>
                </w:rPr>
                <w:t xml:space="preserve"> … Type(L</w:t>
              </w:r>
              <w:r w:rsidR="00092777" w:rsidRPr="00A64C9E">
                <w:rPr>
                  <w:b/>
                  <w:snapToGrid/>
                  <w:sz w:val="16"/>
                  <w:szCs w:val="16"/>
                  <w:vertAlign w:val="subscript"/>
                </w:rPr>
                <w:t>i</w:t>
              </w:r>
              <w:r w:rsidR="00092777" w:rsidRPr="00A64C9E">
                <w:rPr>
                  <w:b/>
                  <w:snapToGrid/>
                  <w:sz w:val="16"/>
                  <w:szCs w:val="16"/>
                </w:rPr>
                <w:t>))</w:t>
              </w:r>
            </w:ins>
          </w:p>
        </w:tc>
        <w:tc>
          <w:tcPr>
            <w:tcW w:w="0" w:type="auto"/>
            <w:tcBorders>
              <w:bottom w:val="single" w:sz="4" w:space="0" w:color="auto"/>
            </w:tcBorders>
          </w:tcPr>
          <w:p w14:paraId="78257192" w14:textId="77777777" w:rsidR="00092777" w:rsidRPr="00A64C9E" w:rsidRDefault="00092777" w:rsidP="00BF5F1F">
            <w:pPr>
              <w:pStyle w:val="MDPI42tablebody"/>
              <w:spacing w:line="240" w:lineRule="auto"/>
              <w:rPr>
                <w:ins w:id="596" w:author="Richard Wen" w:date="2026-02-27T17:56:00Z"/>
                <w:b/>
                <w:snapToGrid/>
                <w:sz w:val="16"/>
                <w:szCs w:val="16"/>
              </w:rPr>
            </w:pPr>
            <w:proofErr w:type="spellStart"/>
            <w:ins w:id="597" w:author="Richard Wen" w:date="2026-02-27T17:56:00Z">
              <w:r w:rsidRPr="00A64C9E">
                <w:rPr>
                  <w:b/>
                  <w:snapToGrid/>
                  <w:sz w:val="16"/>
                  <w:szCs w:val="16"/>
                </w:rPr>
                <w:t>e</w:t>
              </w:r>
              <w:r w:rsidRPr="00A64C9E">
                <w:rPr>
                  <w:b/>
                  <w:snapToGrid/>
                  <w:sz w:val="16"/>
                  <w:szCs w:val="16"/>
                  <w:vertAlign w:val="subscript"/>
                </w:rPr>
                <w:t>i</w:t>
              </w:r>
              <w:proofErr w:type="spellEnd"/>
              <w:r w:rsidRPr="00A64C9E">
                <w:rPr>
                  <w:b/>
                  <w:snapToGrid/>
                  <w:sz w:val="16"/>
                  <w:szCs w:val="16"/>
                  <w:vertAlign w:val="subscript"/>
                </w:rPr>
                <w:t xml:space="preserve"> </w:t>
              </w:r>
              <w:r w:rsidRPr="00A64C9E">
                <w:rPr>
                  <w:b/>
                  <w:snapToGrid/>
                  <w:sz w:val="16"/>
                  <w:szCs w:val="16"/>
                </w:rPr>
                <w:t>= |Y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Pr="00A64C9E">
                <w:rPr>
                  <w:b/>
                  <w:snapToGrid/>
                  <w:sz w:val="16"/>
                  <w:szCs w:val="16"/>
                </w:rPr>
                <w:t>|</w:t>
              </w:r>
            </w:ins>
          </w:p>
        </w:tc>
      </w:tr>
      <w:tr w:rsidR="00092777" w:rsidRPr="00F30E14" w14:paraId="30CE966D" w14:textId="77777777" w:rsidTr="00BF5F1F">
        <w:trPr>
          <w:ins w:id="598" w:author="Richard Wen" w:date="2026-02-27T17:56:00Z"/>
        </w:trPr>
        <w:tc>
          <w:tcPr>
            <w:tcW w:w="0" w:type="auto"/>
            <w:tcBorders>
              <w:bottom w:val="single" w:sz="4" w:space="0" w:color="auto"/>
            </w:tcBorders>
          </w:tcPr>
          <w:p w14:paraId="690C7F88" w14:textId="77777777" w:rsidR="00092777" w:rsidRPr="003F63B8" w:rsidRDefault="00092777" w:rsidP="00BF5F1F">
            <w:pPr>
              <w:pStyle w:val="MDPI42tablebody"/>
              <w:spacing w:line="240" w:lineRule="auto"/>
              <w:rPr>
                <w:ins w:id="599" w:author="Richard Wen" w:date="2026-02-27T17:56:00Z"/>
                <w:b/>
                <w:bCs/>
              </w:rPr>
            </w:pPr>
            <w:ins w:id="600" w:author="Richard Wen" w:date="2026-02-27T17:56:00Z">
              <w:r w:rsidRPr="003F63B8">
                <w:rPr>
                  <w:b/>
                  <w:bCs/>
                </w:rPr>
                <w:t>1</w:t>
              </w:r>
            </w:ins>
          </w:p>
        </w:tc>
        <w:tc>
          <w:tcPr>
            <w:tcW w:w="0" w:type="auto"/>
            <w:tcBorders>
              <w:bottom w:val="single" w:sz="4" w:space="0" w:color="auto"/>
            </w:tcBorders>
          </w:tcPr>
          <w:p w14:paraId="1F857BB2" w14:textId="77777777" w:rsidR="00092777" w:rsidRPr="00F220D4" w:rsidRDefault="00092777" w:rsidP="00BF5F1F">
            <w:pPr>
              <w:pStyle w:val="MDPI42tablebody"/>
              <w:spacing w:line="240" w:lineRule="auto"/>
              <w:rPr>
                <w:ins w:id="601" w:author="Richard Wen" w:date="2026-02-27T17:56:00Z"/>
              </w:rPr>
            </w:pPr>
            <w:ins w:id="602" w:author="Richard Wen" w:date="2026-02-27T17:56:00Z">
              <w:r>
                <w:t>1.25</w:t>
              </w:r>
            </w:ins>
          </w:p>
        </w:tc>
        <w:tc>
          <w:tcPr>
            <w:tcW w:w="0" w:type="auto"/>
            <w:tcBorders>
              <w:bottom w:val="single" w:sz="4" w:space="0" w:color="auto"/>
            </w:tcBorders>
          </w:tcPr>
          <w:p w14:paraId="5EE715BB" w14:textId="77777777" w:rsidR="00092777" w:rsidRDefault="00092777" w:rsidP="00BF5F1F">
            <w:pPr>
              <w:pStyle w:val="MDPI42tablebody"/>
              <w:spacing w:line="240" w:lineRule="auto"/>
              <w:rPr>
                <w:ins w:id="603" w:author="Richard Wen" w:date="2026-02-27T17:56:00Z"/>
                <w:lang w:val="en"/>
              </w:rPr>
            </w:pPr>
            <w:ins w:id="604" w:author="Richard Wen" w:date="2026-02-27T17:56:00Z">
              <w:r>
                <w:rPr>
                  <w:lang w:val="en"/>
                </w:rPr>
                <w:t>2</w:t>
              </w:r>
            </w:ins>
          </w:p>
        </w:tc>
        <w:tc>
          <w:tcPr>
            <w:tcW w:w="0" w:type="auto"/>
            <w:tcBorders>
              <w:bottom w:val="single" w:sz="4" w:space="0" w:color="auto"/>
            </w:tcBorders>
          </w:tcPr>
          <w:p w14:paraId="62399E5E" w14:textId="77777777" w:rsidR="00092777" w:rsidRDefault="00092777" w:rsidP="00BF5F1F">
            <w:pPr>
              <w:pStyle w:val="MDPI42tablebody"/>
              <w:spacing w:line="240" w:lineRule="auto"/>
              <w:rPr>
                <w:ins w:id="605" w:author="Richard Wen" w:date="2026-02-27T17:56:00Z"/>
                <w:lang w:val="en"/>
              </w:rPr>
            </w:pPr>
            <w:ins w:id="606" w:author="Richard Wen" w:date="2026-02-27T17:56:00Z">
              <w:r>
                <w:rPr>
                  <w:lang w:val="en"/>
                </w:rPr>
                <w:t>3.25</w:t>
              </w:r>
            </w:ins>
          </w:p>
        </w:tc>
        <w:tc>
          <w:tcPr>
            <w:tcW w:w="0" w:type="auto"/>
            <w:tcBorders>
              <w:bottom w:val="single" w:sz="4" w:space="0" w:color="auto"/>
            </w:tcBorders>
          </w:tcPr>
          <w:p w14:paraId="577D6A84" w14:textId="77777777" w:rsidR="00092777" w:rsidRDefault="00092777" w:rsidP="00BF5F1F">
            <w:pPr>
              <w:pStyle w:val="MDPI42tablebody"/>
              <w:spacing w:line="240" w:lineRule="auto"/>
              <w:rPr>
                <w:ins w:id="607" w:author="Richard Wen" w:date="2026-02-27T17:56:00Z"/>
                <w:lang w:val="en"/>
              </w:rPr>
            </w:pPr>
            <w:ins w:id="608" w:author="Richard Wen" w:date="2026-02-27T17:56:00Z">
              <w:r>
                <w:rPr>
                  <w:lang w:val="en"/>
                </w:rPr>
                <w:t>2</w:t>
              </w:r>
            </w:ins>
          </w:p>
        </w:tc>
        <w:tc>
          <w:tcPr>
            <w:tcW w:w="0" w:type="auto"/>
            <w:tcBorders>
              <w:bottom w:val="single" w:sz="4" w:space="0" w:color="auto"/>
            </w:tcBorders>
          </w:tcPr>
          <w:p w14:paraId="016C3927" w14:textId="77777777" w:rsidR="00092777" w:rsidRDefault="00092777" w:rsidP="00BF5F1F">
            <w:pPr>
              <w:pStyle w:val="MDPI42tablebody"/>
              <w:spacing w:line="240" w:lineRule="auto"/>
              <w:rPr>
                <w:ins w:id="609" w:author="Richard Wen" w:date="2026-02-27T17:56:00Z"/>
              </w:rPr>
            </w:pPr>
            <w:ins w:id="610" w:author="Richard Wen" w:date="2026-02-27T17:56:00Z">
              <w:r>
                <w:rPr>
                  <w:lang w:val="en"/>
                </w:rPr>
                <w:t>0</w:t>
              </w:r>
            </w:ins>
          </w:p>
        </w:tc>
        <w:tc>
          <w:tcPr>
            <w:tcW w:w="0" w:type="auto"/>
            <w:tcBorders>
              <w:bottom w:val="single" w:sz="4" w:space="0" w:color="auto"/>
            </w:tcBorders>
          </w:tcPr>
          <w:p w14:paraId="2FD92F90" w14:textId="77777777" w:rsidR="00092777" w:rsidRDefault="00092777" w:rsidP="00BF5F1F">
            <w:pPr>
              <w:pStyle w:val="MDPI42tablebody"/>
              <w:spacing w:line="240" w:lineRule="auto"/>
              <w:rPr>
                <w:ins w:id="611" w:author="Richard Wen" w:date="2026-02-27T17:56:00Z"/>
              </w:rPr>
            </w:pPr>
            <w:ins w:id="612" w:author="Richard Wen" w:date="2026-02-27T17:56:00Z">
              <w:r>
                <w:rPr>
                  <w:lang w:val="en"/>
                </w:rPr>
                <w:t>Point</w:t>
              </w:r>
            </w:ins>
          </w:p>
        </w:tc>
        <w:tc>
          <w:tcPr>
            <w:tcW w:w="0" w:type="auto"/>
            <w:tcBorders>
              <w:bottom w:val="single" w:sz="4" w:space="0" w:color="auto"/>
            </w:tcBorders>
          </w:tcPr>
          <w:p w14:paraId="3A02691A" w14:textId="77777777" w:rsidR="00092777" w:rsidRDefault="00092777" w:rsidP="00BF5F1F">
            <w:pPr>
              <w:pStyle w:val="MDPI42tablebody"/>
              <w:spacing w:line="240" w:lineRule="auto"/>
              <w:rPr>
                <w:ins w:id="613" w:author="Richard Wen" w:date="2026-02-27T17:56:00Z"/>
              </w:rPr>
            </w:pPr>
            <w:ins w:id="614" w:author="Richard Wen" w:date="2026-02-27T17:56:00Z">
              <w:r>
                <w:t>4</w:t>
              </w:r>
            </w:ins>
          </w:p>
        </w:tc>
        <w:tc>
          <w:tcPr>
            <w:tcW w:w="0" w:type="auto"/>
            <w:tcBorders>
              <w:bottom w:val="single" w:sz="4" w:space="0" w:color="auto"/>
            </w:tcBorders>
          </w:tcPr>
          <w:p w14:paraId="0986DBDC" w14:textId="77777777" w:rsidR="00092777" w:rsidRDefault="00092777" w:rsidP="00BF5F1F">
            <w:pPr>
              <w:pStyle w:val="MDPI42tablebody"/>
              <w:spacing w:line="240" w:lineRule="auto"/>
              <w:rPr>
                <w:ins w:id="615" w:author="Richard Wen" w:date="2026-02-27T17:56:00Z"/>
              </w:rPr>
            </w:pPr>
            <w:ins w:id="616" w:author="Richard Wen" w:date="2026-02-27T17:56:00Z">
              <w:r>
                <w:t>4.59</w:t>
              </w:r>
            </w:ins>
          </w:p>
        </w:tc>
        <w:tc>
          <w:tcPr>
            <w:tcW w:w="0" w:type="auto"/>
            <w:tcBorders>
              <w:bottom w:val="single" w:sz="4" w:space="0" w:color="auto"/>
            </w:tcBorders>
          </w:tcPr>
          <w:p w14:paraId="15AD34C8" w14:textId="77777777" w:rsidR="00092777" w:rsidRDefault="00092777" w:rsidP="00BF5F1F">
            <w:pPr>
              <w:pStyle w:val="MDPI42tablebody"/>
              <w:spacing w:line="240" w:lineRule="auto"/>
              <w:rPr>
                <w:ins w:id="617" w:author="Richard Wen" w:date="2026-02-27T17:56:00Z"/>
              </w:rPr>
            </w:pPr>
            <w:ins w:id="618" w:author="Richard Wen" w:date="2026-02-27T17:56:00Z">
              <w:r>
                <w:t>0.59</w:t>
              </w:r>
            </w:ins>
          </w:p>
        </w:tc>
      </w:tr>
      <w:tr w:rsidR="00092777" w:rsidRPr="00F30E14" w14:paraId="359DC483" w14:textId="77777777" w:rsidTr="00BF5F1F">
        <w:trPr>
          <w:ins w:id="619" w:author="Richard Wen" w:date="2026-02-27T17:56:00Z"/>
        </w:trPr>
        <w:tc>
          <w:tcPr>
            <w:tcW w:w="0" w:type="auto"/>
            <w:tcBorders>
              <w:top w:val="single" w:sz="4" w:space="0" w:color="auto"/>
              <w:bottom w:val="single" w:sz="4" w:space="0" w:color="auto"/>
            </w:tcBorders>
          </w:tcPr>
          <w:p w14:paraId="006DAF2A" w14:textId="77777777" w:rsidR="00092777" w:rsidRPr="003F63B8" w:rsidRDefault="00092777" w:rsidP="00BF5F1F">
            <w:pPr>
              <w:pStyle w:val="MDPI42tablebody"/>
              <w:spacing w:line="240" w:lineRule="auto"/>
              <w:rPr>
                <w:ins w:id="620" w:author="Richard Wen" w:date="2026-02-27T17:56:00Z"/>
                <w:b/>
                <w:bCs/>
              </w:rPr>
            </w:pPr>
            <w:ins w:id="621" w:author="Richard Wen" w:date="2026-02-27T17:56:00Z">
              <w:r w:rsidRPr="003F63B8">
                <w:rPr>
                  <w:b/>
                  <w:bCs/>
                </w:rPr>
                <w:t>2</w:t>
              </w:r>
            </w:ins>
          </w:p>
        </w:tc>
        <w:tc>
          <w:tcPr>
            <w:tcW w:w="0" w:type="auto"/>
            <w:tcBorders>
              <w:top w:val="single" w:sz="4" w:space="0" w:color="auto"/>
              <w:bottom w:val="single" w:sz="4" w:space="0" w:color="auto"/>
            </w:tcBorders>
          </w:tcPr>
          <w:p w14:paraId="0AE59063" w14:textId="77777777" w:rsidR="00092777" w:rsidRPr="00F220D4" w:rsidRDefault="00092777" w:rsidP="00BF5F1F">
            <w:pPr>
              <w:pStyle w:val="MDPI42tablebody"/>
              <w:spacing w:line="240" w:lineRule="auto"/>
              <w:rPr>
                <w:ins w:id="622" w:author="Richard Wen" w:date="2026-02-27T17:56:00Z"/>
              </w:rPr>
            </w:pPr>
            <w:ins w:id="623" w:author="Richard Wen" w:date="2026-02-27T17:56:00Z">
              <w:r>
                <w:t>2.55</w:t>
              </w:r>
            </w:ins>
          </w:p>
        </w:tc>
        <w:tc>
          <w:tcPr>
            <w:tcW w:w="0" w:type="auto"/>
            <w:tcBorders>
              <w:top w:val="single" w:sz="4" w:space="0" w:color="auto"/>
              <w:bottom w:val="single" w:sz="4" w:space="0" w:color="auto"/>
            </w:tcBorders>
          </w:tcPr>
          <w:p w14:paraId="23E0ED4D" w14:textId="77777777" w:rsidR="00092777" w:rsidRDefault="00092777" w:rsidP="00BF5F1F">
            <w:pPr>
              <w:pStyle w:val="MDPI42tablebody"/>
              <w:spacing w:line="240" w:lineRule="auto"/>
              <w:rPr>
                <w:ins w:id="624" w:author="Richard Wen" w:date="2026-02-27T17:56:00Z"/>
                <w:lang w:val="en"/>
              </w:rPr>
            </w:pPr>
            <w:ins w:id="625" w:author="Richard Wen" w:date="2026-02-27T17:56:00Z">
              <w:r>
                <w:rPr>
                  <w:lang w:val="en"/>
                </w:rPr>
                <w:t>4</w:t>
              </w:r>
            </w:ins>
          </w:p>
        </w:tc>
        <w:tc>
          <w:tcPr>
            <w:tcW w:w="0" w:type="auto"/>
            <w:tcBorders>
              <w:top w:val="single" w:sz="4" w:space="0" w:color="auto"/>
              <w:bottom w:val="single" w:sz="4" w:space="0" w:color="auto"/>
            </w:tcBorders>
          </w:tcPr>
          <w:p w14:paraId="06FC5EF5" w14:textId="77777777" w:rsidR="00092777" w:rsidRDefault="00092777" w:rsidP="00BF5F1F">
            <w:pPr>
              <w:pStyle w:val="MDPI42tablebody"/>
              <w:spacing w:line="240" w:lineRule="auto"/>
              <w:rPr>
                <w:ins w:id="626" w:author="Richard Wen" w:date="2026-02-27T17:56:00Z"/>
                <w:lang w:val="en"/>
              </w:rPr>
            </w:pPr>
            <w:ins w:id="627" w:author="Richard Wen" w:date="2026-02-27T17:56:00Z">
              <w:r>
                <w:rPr>
                  <w:lang w:val="en"/>
                </w:rPr>
                <w:t>6.55</w:t>
              </w:r>
            </w:ins>
          </w:p>
        </w:tc>
        <w:tc>
          <w:tcPr>
            <w:tcW w:w="0" w:type="auto"/>
            <w:tcBorders>
              <w:top w:val="single" w:sz="4" w:space="0" w:color="auto"/>
              <w:bottom w:val="single" w:sz="4" w:space="0" w:color="auto"/>
            </w:tcBorders>
          </w:tcPr>
          <w:p w14:paraId="1AD38CC6" w14:textId="77777777" w:rsidR="00092777" w:rsidRDefault="00092777" w:rsidP="00BF5F1F">
            <w:pPr>
              <w:pStyle w:val="MDPI42tablebody"/>
              <w:spacing w:line="240" w:lineRule="auto"/>
              <w:rPr>
                <w:ins w:id="628" w:author="Richard Wen" w:date="2026-02-27T17:56:00Z"/>
                <w:lang w:val="en"/>
              </w:rPr>
            </w:pPr>
            <w:ins w:id="629" w:author="Richard Wen" w:date="2026-02-27T17:56:00Z">
              <w:r>
                <w:rPr>
                  <w:lang w:val="en"/>
                </w:rPr>
                <w:t>1</w:t>
              </w:r>
            </w:ins>
          </w:p>
        </w:tc>
        <w:tc>
          <w:tcPr>
            <w:tcW w:w="0" w:type="auto"/>
            <w:tcBorders>
              <w:top w:val="single" w:sz="4" w:space="0" w:color="auto"/>
              <w:bottom w:val="single" w:sz="4" w:space="0" w:color="auto"/>
            </w:tcBorders>
          </w:tcPr>
          <w:p w14:paraId="40CC46C2" w14:textId="77777777" w:rsidR="00092777" w:rsidRDefault="00092777" w:rsidP="00BF5F1F">
            <w:pPr>
              <w:pStyle w:val="MDPI42tablebody"/>
              <w:spacing w:line="240" w:lineRule="auto"/>
              <w:rPr>
                <w:ins w:id="630" w:author="Richard Wen" w:date="2026-02-27T17:56:00Z"/>
              </w:rPr>
            </w:pPr>
            <w:ins w:id="631" w:author="Richard Wen" w:date="2026-02-27T17:56:00Z">
              <w:r>
                <w:rPr>
                  <w:lang w:val="en"/>
                </w:rPr>
                <w:t>1.41</w:t>
              </w:r>
            </w:ins>
          </w:p>
        </w:tc>
        <w:tc>
          <w:tcPr>
            <w:tcW w:w="0" w:type="auto"/>
            <w:tcBorders>
              <w:top w:val="single" w:sz="4" w:space="0" w:color="auto"/>
              <w:bottom w:val="single" w:sz="4" w:space="0" w:color="auto"/>
            </w:tcBorders>
          </w:tcPr>
          <w:p w14:paraId="77C352DB" w14:textId="77777777" w:rsidR="00092777" w:rsidRDefault="00092777" w:rsidP="00BF5F1F">
            <w:pPr>
              <w:pStyle w:val="MDPI42tablebody"/>
              <w:spacing w:line="240" w:lineRule="auto"/>
              <w:rPr>
                <w:ins w:id="632" w:author="Richard Wen" w:date="2026-02-27T17:56:00Z"/>
              </w:rPr>
            </w:pPr>
            <w:ins w:id="633" w:author="Richard Wen" w:date="2026-02-27T17:56:00Z">
              <w:r>
                <w:rPr>
                  <w:lang w:val="en"/>
                </w:rPr>
                <w:t>Line</w:t>
              </w:r>
            </w:ins>
          </w:p>
        </w:tc>
        <w:tc>
          <w:tcPr>
            <w:tcW w:w="0" w:type="auto"/>
            <w:tcBorders>
              <w:top w:val="single" w:sz="4" w:space="0" w:color="auto"/>
              <w:bottom w:val="single" w:sz="4" w:space="0" w:color="auto"/>
            </w:tcBorders>
          </w:tcPr>
          <w:p w14:paraId="1B4EA3EE" w14:textId="77777777" w:rsidR="00092777" w:rsidRDefault="00092777" w:rsidP="00BF5F1F">
            <w:pPr>
              <w:pStyle w:val="MDPI42tablebody"/>
              <w:spacing w:line="240" w:lineRule="auto"/>
              <w:rPr>
                <w:ins w:id="634" w:author="Richard Wen" w:date="2026-02-27T17:56:00Z"/>
              </w:rPr>
            </w:pPr>
            <w:ins w:id="635" w:author="Richard Wen" w:date="2026-02-27T17:56:00Z">
              <w:r>
                <w:t>0</w:t>
              </w:r>
            </w:ins>
          </w:p>
        </w:tc>
        <w:tc>
          <w:tcPr>
            <w:tcW w:w="0" w:type="auto"/>
            <w:tcBorders>
              <w:top w:val="single" w:sz="4" w:space="0" w:color="auto"/>
              <w:bottom w:val="single" w:sz="4" w:space="0" w:color="auto"/>
            </w:tcBorders>
          </w:tcPr>
          <w:p w14:paraId="32F3AB6B" w14:textId="77777777" w:rsidR="00092777" w:rsidRDefault="00092777" w:rsidP="00BF5F1F">
            <w:pPr>
              <w:pStyle w:val="MDPI42tablebody"/>
              <w:spacing w:line="240" w:lineRule="auto"/>
              <w:rPr>
                <w:ins w:id="636" w:author="Richard Wen" w:date="2026-02-27T17:56:00Z"/>
              </w:rPr>
            </w:pPr>
            <w:ins w:id="637" w:author="Richard Wen" w:date="2026-02-27T17:56:00Z">
              <w:r>
                <w:t>0</w:t>
              </w:r>
            </w:ins>
          </w:p>
        </w:tc>
        <w:tc>
          <w:tcPr>
            <w:tcW w:w="0" w:type="auto"/>
            <w:tcBorders>
              <w:top w:val="single" w:sz="4" w:space="0" w:color="auto"/>
              <w:bottom w:val="single" w:sz="4" w:space="0" w:color="auto"/>
            </w:tcBorders>
          </w:tcPr>
          <w:p w14:paraId="4903E610" w14:textId="77777777" w:rsidR="00092777" w:rsidRDefault="00092777" w:rsidP="00BF5F1F">
            <w:pPr>
              <w:pStyle w:val="MDPI42tablebody"/>
              <w:spacing w:line="240" w:lineRule="auto"/>
              <w:rPr>
                <w:ins w:id="638" w:author="Richard Wen" w:date="2026-02-27T17:56:00Z"/>
              </w:rPr>
            </w:pPr>
            <w:ins w:id="639" w:author="Richard Wen" w:date="2026-02-27T17:56:00Z">
              <w:r>
                <w:t>0</w:t>
              </w:r>
            </w:ins>
          </w:p>
        </w:tc>
      </w:tr>
      <w:tr w:rsidR="00092777" w:rsidRPr="00F30E14" w14:paraId="6095D00C" w14:textId="77777777" w:rsidTr="00BF5F1F">
        <w:trPr>
          <w:ins w:id="640" w:author="Richard Wen" w:date="2026-02-27T17:56:00Z"/>
        </w:trPr>
        <w:tc>
          <w:tcPr>
            <w:tcW w:w="0" w:type="auto"/>
            <w:tcBorders>
              <w:top w:val="single" w:sz="4" w:space="0" w:color="auto"/>
              <w:bottom w:val="single" w:sz="8" w:space="0" w:color="auto"/>
            </w:tcBorders>
          </w:tcPr>
          <w:p w14:paraId="0088A11F" w14:textId="77777777" w:rsidR="00092777" w:rsidRPr="003F63B8" w:rsidRDefault="00092777" w:rsidP="00BF5F1F">
            <w:pPr>
              <w:pStyle w:val="MDPI42tablebody"/>
              <w:spacing w:line="240" w:lineRule="auto"/>
              <w:rPr>
                <w:ins w:id="641" w:author="Richard Wen" w:date="2026-02-27T17:56:00Z"/>
                <w:b/>
                <w:bCs/>
              </w:rPr>
            </w:pPr>
            <w:ins w:id="642" w:author="Richard Wen" w:date="2026-02-27T17:56:00Z">
              <w:r w:rsidRPr="003F63B8">
                <w:rPr>
                  <w:b/>
                  <w:bCs/>
                </w:rPr>
                <w:t>3</w:t>
              </w:r>
            </w:ins>
          </w:p>
        </w:tc>
        <w:tc>
          <w:tcPr>
            <w:tcW w:w="0" w:type="auto"/>
            <w:tcBorders>
              <w:top w:val="single" w:sz="4" w:space="0" w:color="auto"/>
              <w:bottom w:val="single" w:sz="8" w:space="0" w:color="auto"/>
            </w:tcBorders>
          </w:tcPr>
          <w:p w14:paraId="1499D956" w14:textId="77777777" w:rsidR="00092777" w:rsidRPr="00F220D4" w:rsidRDefault="00092777" w:rsidP="00BF5F1F">
            <w:pPr>
              <w:pStyle w:val="MDPI42tablebody"/>
              <w:spacing w:line="240" w:lineRule="auto"/>
              <w:rPr>
                <w:ins w:id="643" w:author="Richard Wen" w:date="2026-02-27T17:56:00Z"/>
              </w:rPr>
            </w:pPr>
            <w:ins w:id="644" w:author="Richard Wen" w:date="2026-02-27T17:56:00Z">
              <w:r>
                <w:t>5.75</w:t>
              </w:r>
            </w:ins>
          </w:p>
        </w:tc>
        <w:tc>
          <w:tcPr>
            <w:tcW w:w="0" w:type="auto"/>
            <w:tcBorders>
              <w:top w:val="single" w:sz="4" w:space="0" w:color="auto"/>
              <w:bottom w:val="single" w:sz="8" w:space="0" w:color="auto"/>
            </w:tcBorders>
          </w:tcPr>
          <w:p w14:paraId="6D337F20" w14:textId="77777777" w:rsidR="00092777" w:rsidRDefault="00092777" w:rsidP="00BF5F1F">
            <w:pPr>
              <w:pStyle w:val="MDPI42tablebody"/>
              <w:spacing w:line="240" w:lineRule="auto"/>
              <w:rPr>
                <w:ins w:id="645" w:author="Richard Wen" w:date="2026-02-27T17:56:00Z"/>
                <w:lang w:val="en"/>
              </w:rPr>
            </w:pPr>
            <w:ins w:id="646" w:author="Richard Wen" w:date="2026-02-27T17:56:00Z">
              <w:r>
                <w:rPr>
                  <w:lang w:val="en"/>
                </w:rPr>
                <w:t>6</w:t>
              </w:r>
            </w:ins>
          </w:p>
        </w:tc>
        <w:tc>
          <w:tcPr>
            <w:tcW w:w="0" w:type="auto"/>
            <w:tcBorders>
              <w:top w:val="single" w:sz="4" w:space="0" w:color="auto"/>
              <w:bottom w:val="single" w:sz="8" w:space="0" w:color="auto"/>
            </w:tcBorders>
          </w:tcPr>
          <w:p w14:paraId="6BA0CD85" w14:textId="77777777" w:rsidR="00092777" w:rsidRDefault="00092777" w:rsidP="00BF5F1F">
            <w:pPr>
              <w:pStyle w:val="MDPI42tablebody"/>
              <w:spacing w:line="240" w:lineRule="auto"/>
              <w:rPr>
                <w:ins w:id="647" w:author="Richard Wen" w:date="2026-02-27T17:56:00Z"/>
                <w:lang w:val="en"/>
              </w:rPr>
            </w:pPr>
            <w:ins w:id="648" w:author="Richard Wen" w:date="2026-02-27T17:56:00Z">
              <w:r>
                <w:rPr>
                  <w:lang w:val="en"/>
                </w:rPr>
                <w:t>11.75</w:t>
              </w:r>
            </w:ins>
          </w:p>
        </w:tc>
        <w:tc>
          <w:tcPr>
            <w:tcW w:w="0" w:type="auto"/>
            <w:tcBorders>
              <w:top w:val="single" w:sz="4" w:space="0" w:color="auto"/>
              <w:bottom w:val="single" w:sz="8" w:space="0" w:color="auto"/>
            </w:tcBorders>
          </w:tcPr>
          <w:p w14:paraId="12F9564A" w14:textId="77777777" w:rsidR="00092777" w:rsidRDefault="00092777" w:rsidP="00BF5F1F">
            <w:pPr>
              <w:pStyle w:val="MDPI42tablebody"/>
              <w:spacing w:line="240" w:lineRule="auto"/>
              <w:rPr>
                <w:ins w:id="649" w:author="Richard Wen" w:date="2026-02-27T17:56:00Z"/>
                <w:lang w:val="en"/>
              </w:rPr>
            </w:pPr>
            <w:ins w:id="650" w:author="Richard Wen" w:date="2026-02-27T17:56:00Z">
              <w:r>
                <w:rPr>
                  <w:lang w:val="en"/>
                </w:rPr>
                <w:t>2</w:t>
              </w:r>
            </w:ins>
          </w:p>
        </w:tc>
        <w:tc>
          <w:tcPr>
            <w:tcW w:w="0" w:type="auto"/>
            <w:tcBorders>
              <w:top w:val="single" w:sz="4" w:space="0" w:color="auto"/>
              <w:bottom w:val="single" w:sz="8" w:space="0" w:color="auto"/>
            </w:tcBorders>
          </w:tcPr>
          <w:p w14:paraId="027008D0" w14:textId="77777777" w:rsidR="00092777" w:rsidRDefault="00092777" w:rsidP="00BF5F1F">
            <w:pPr>
              <w:pStyle w:val="MDPI42tablebody"/>
              <w:spacing w:line="240" w:lineRule="auto"/>
              <w:rPr>
                <w:ins w:id="651" w:author="Richard Wen" w:date="2026-02-27T17:56:00Z"/>
              </w:rPr>
            </w:pPr>
            <w:ins w:id="652" w:author="Richard Wen" w:date="2026-02-27T17:56:00Z">
              <w:r>
                <w:t>11.09</w:t>
              </w:r>
            </w:ins>
          </w:p>
        </w:tc>
        <w:tc>
          <w:tcPr>
            <w:tcW w:w="0" w:type="auto"/>
            <w:tcBorders>
              <w:top w:val="single" w:sz="4" w:space="0" w:color="auto"/>
              <w:bottom w:val="single" w:sz="8" w:space="0" w:color="auto"/>
            </w:tcBorders>
          </w:tcPr>
          <w:p w14:paraId="1F0EC252" w14:textId="77777777" w:rsidR="00092777" w:rsidRDefault="00092777" w:rsidP="00BF5F1F">
            <w:pPr>
              <w:pStyle w:val="MDPI42tablebody"/>
              <w:spacing w:line="240" w:lineRule="auto"/>
              <w:rPr>
                <w:ins w:id="653" w:author="Richard Wen" w:date="2026-02-27T17:56:00Z"/>
              </w:rPr>
            </w:pPr>
            <w:ins w:id="654" w:author="Richard Wen" w:date="2026-02-27T17:56:00Z">
              <w:r>
                <w:rPr>
                  <w:lang w:val="en"/>
                </w:rPr>
                <w:t>Polygon</w:t>
              </w:r>
            </w:ins>
          </w:p>
        </w:tc>
        <w:tc>
          <w:tcPr>
            <w:tcW w:w="0" w:type="auto"/>
            <w:tcBorders>
              <w:top w:val="single" w:sz="4" w:space="0" w:color="auto"/>
              <w:bottom w:val="single" w:sz="8" w:space="0" w:color="auto"/>
            </w:tcBorders>
          </w:tcPr>
          <w:p w14:paraId="14418475" w14:textId="77777777" w:rsidR="00092777" w:rsidRDefault="00092777" w:rsidP="00BF5F1F">
            <w:pPr>
              <w:pStyle w:val="MDPI42tablebody"/>
              <w:spacing w:line="240" w:lineRule="auto"/>
              <w:rPr>
                <w:ins w:id="655" w:author="Richard Wen" w:date="2026-02-27T17:56:00Z"/>
              </w:rPr>
            </w:pPr>
            <w:ins w:id="656" w:author="Richard Wen" w:date="2026-02-27T17:56:00Z">
              <w:r>
                <w:t>16</w:t>
              </w:r>
            </w:ins>
          </w:p>
        </w:tc>
        <w:tc>
          <w:tcPr>
            <w:tcW w:w="0" w:type="auto"/>
            <w:tcBorders>
              <w:top w:val="single" w:sz="4" w:space="0" w:color="auto"/>
              <w:bottom w:val="single" w:sz="8" w:space="0" w:color="auto"/>
            </w:tcBorders>
          </w:tcPr>
          <w:p w14:paraId="30833D9E" w14:textId="77777777" w:rsidR="00092777" w:rsidRDefault="00092777" w:rsidP="00BF5F1F">
            <w:pPr>
              <w:pStyle w:val="MDPI42tablebody"/>
              <w:spacing w:line="240" w:lineRule="auto"/>
              <w:rPr>
                <w:ins w:id="657" w:author="Richard Wen" w:date="2026-02-27T17:56:00Z"/>
              </w:rPr>
            </w:pPr>
            <w:ins w:id="658" w:author="Richard Wen" w:date="2026-02-27T17:56:00Z">
              <w:r>
                <w:t>16.62</w:t>
              </w:r>
            </w:ins>
          </w:p>
        </w:tc>
        <w:tc>
          <w:tcPr>
            <w:tcW w:w="0" w:type="auto"/>
            <w:tcBorders>
              <w:top w:val="single" w:sz="4" w:space="0" w:color="auto"/>
              <w:bottom w:val="single" w:sz="8" w:space="0" w:color="auto"/>
            </w:tcBorders>
          </w:tcPr>
          <w:p w14:paraId="35DFAA52" w14:textId="77777777" w:rsidR="00092777" w:rsidRDefault="00092777" w:rsidP="00BF5F1F">
            <w:pPr>
              <w:pStyle w:val="MDPI42tablebody"/>
              <w:spacing w:line="240" w:lineRule="auto"/>
              <w:rPr>
                <w:ins w:id="659" w:author="Richard Wen" w:date="2026-02-27T17:56:00Z"/>
              </w:rPr>
            </w:pPr>
            <w:ins w:id="660" w:author="Richard Wen" w:date="2026-02-27T17:56:00Z">
              <w:r>
                <w:t>0.62</w:t>
              </w:r>
            </w:ins>
          </w:p>
        </w:tc>
      </w:tr>
    </w:tbl>
    <w:p w14:paraId="77018DE8" w14:textId="033EAFF4" w:rsidR="00385E2F" w:rsidRDefault="00385E2F">
      <w:pPr>
        <w:pStyle w:val="MDPI31text"/>
        <w:rPr>
          <w:ins w:id="661" w:author="Richard Wen" w:date="2026-02-27T17:49:00Z"/>
        </w:rPr>
        <w:pPrChange w:id="662" w:author="Richard Wen" w:date="2026-02-27T17:47:00Z">
          <w:pPr>
            <w:pStyle w:val="MDPI62BackMatter"/>
          </w:pPr>
        </w:pPrChange>
      </w:pPr>
    </w:p>
    <w:p w14:paraId="18DE2C38" w14:textId="03356526" w:rsidR="00385E2F" w:rsidRDefault="00385E2F" w:rsidP="00385E2F">
      <w:pPr>
        <w:pStyle w:val="MDPI22heading2"/>
        <w:rPr>
          <w:ins w:id="663" w:author="Richard Wen" w:date="2026-02-27T17:49:00Z"/>
          <w:noProof w:val="0"/>
        </w:rPr>
      </w:pPr>
      <w:ins w:id="664" w:author="Richard Wen" w:date="2026-02-27T17:49:00Z">
        <w:r>
          <w:rPr>
            <w:rFonts w:eastAsia="URWPalladioL-Ital"/>
            <w:noProof w:val="0"/>
          </w:rPr>
          <w:t xml:space="preserve">Appendix A.3. </w:t>
        </w:r>
      </w:ins>
      <w:ins w:id="665" w:author="Richard Wen" w:date="2026-02-27T17:52:00Z">
        <w:r w:rsidR="001F6B09">
          <w:rPr>
            <w:rFonts w:eastAsia="URWPalladioL-Ital"/>
            <w:noProof w:val="0"/>
          </w:rPr>
          <w:t>Geo-intervention Generation</w:t>
        </w:r>
      </w:ins>
      <w:ins w:id="666" w:author="Richard Wen" w:date="2026-02-27T17:49:00Z">
        <w:r>
          <w:rPr>
            <w:rFonts w:eastAsia="URWPalladioL-Ital"/>
            <w:noProof w:val="0"/>
          </w:rPr>
          <w:t xml:space="preserve"> Component Example</w:t>
        </w:r>
      </w:ins>
    </w:p>
    <w:p w14:paraId="4EBF005E" w14:textId="6539B602" w:rsidR="001C6348" w:rsidRPr="00174C3F" w:rsidRDefault="008E1C93" w:rsidP="001C6348">
      <w:pPr>
        <w:pStyle w:val="MDPI31text"/>
        <w:rPr>
          <w:ins w:id="667" w:author="Richard Wen" w:date="2026-02-27T18:01:00Z"/>
          <w:bCs/>
          <w:lang w:val="en"/>
        </w:rPr>
      </w:pPr>
      <w:ins w:id="668" w:author="Richard Wen" w:date="2026-02-27T17:59:00Z">
        <w:r>
          <w:t>Finally, Table A3</w:t>
        </w:r>
      </w:ins>
      <w:ins w:id="669" w:author="Richard Wen" w:date="2026-02-27T18:01:00Z">
        <w:r w:rsidR="007E0E74">
          <w:t>, expanding on Table A2,</w:t>
        </w:r>
        <w:r w:rsidR="001C6348">
          <w:t xml:space="preserve"> </w:t>
        </w:r>
        <w:r w:rsidR="001C6348">
          <w:rPr>
            <w:lang w:val="en"/>
          </w:rPr>
          <w:t xml:space="preserve">shows a simple example of one iteration of an optimization algorithm, where a set of action values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was applied to variables 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i,2</w:t>
        </w:r>
        <w:r w:rsidR="001C6348">
          <w:rPr>
            <w:bCs/>
            <w:snapToGrid/>
          </w:rPr>
          <w:t xml:space="preserve"> and </w:t>
        </w:r>
        <w:r w:rsidR="001C6348" w:rsidRPr="00EA3237">
          <w:rPr>
            <w:bCs/>
            <w:snapToGrid/>
          </w:rPr>
          <w:t>Length(L</w:t>
        </w:r>
        <w:r w:rsidR="001C6348" w:rsidRPr="00EA3237">
          <w:rPr>
            <w:bCs/>
            <w:snapToGrid/>
            <w:vertAlign w:val="subscript"/>
          </w:rPr>
          <w:t>i</w:t>
        </w:r>
        <w:r w:rsidR="001C6348" w:rsidRPr="00EA3237">
          <w:rPr>
            <w:bCs/>
            <w:snapToGrid/>
          </w:rPr>
          <w:t>)</w:t>
        </w:r>
        <w:r w:rsidR="001C6348">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1C6348">
          <w:rPr>
            <w:b/>
            <w:snapToGrid/>
            <w:szCs w:val="20"/>
          </w:rPr>
          <w:t xml:space="preserve"> </w:t>
        </w:r>
        <w:r w:rsidR="001C6348" w:rsidRPr="00AB1794">
          <w:rPr>
            <w:bCs/>
            <w:snapToGrid/>
            <w:szCs w:val="20"/>
          </w:rPr>
          <w:t>and</w:t>
        </w:r>
        <w:r w:rsidR="001C6348">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1C6348">
          <w:rPr>
            <w:bCs/>
            <w:snapToGrid/>
            <w:szCs w:val="20"/>
          </w:rPr>
          <w:t xml:space="preserve">. Here, constraints limited the optimization to only modify variables </w:t>
        </w:r>
        <w:r w:rsidR="001C6348">
          <w:rPr>
            <w:bCs/>
            <w:snapToGrid/>
          </w:rPr>
          <w:t>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 xml:space="preserve">i,2 </w:t>
        </w:r>
        <w:r w:rsidR="001C6348">
          <w:rPr>
            <w:bCs/>
            <w:snapToGrid/>
          </w:rPr>
          <w:t xml:space="preserve">and </w:t>
        </w:r>
        <w:r w:rsidR="001C6348" w:rsidRPr="00EA3237">
          <w:rPr>
            <w:bCs/>
            <w:snapToGrid/>
          </w:rPr>
          <w:t>Length(L</w:t>
        </w:r>
        <w:r w:rsidR="001C6348" w:rsidRPr="00EA3237">
          <w:rPr>
            <w:bCs/>
            <w:snapToGrid/>
            <w:vertAlign w:val="subscript"/>
          </w:rPr>
          <w:t>i</w:t>
        </w:r>
        <w:r w:rsidR="001C6348" w:rsidRPr="00EA3237">
          <w:rPr>
            <w:bCs/>
            <w:snapToGrid/>
          </w:rPr>
          <w:t>)</w:t>
        </w:r>
        <w:r w:rsidR="001C6348">
          <w:rPr>
            <w:bCs/>
            <w:snapToGrid/>
            <w:szCs w:val="20"/>
          </w:rPr>
          <w:t xml:space="preserve"> for locations 1 and 2, while </w:t>
        </w:r>
        <w:r w:rsidR="001C6348">
          <w:rPr>
            <w:bCs/>
            <w:snapToGrid/>
          </w:rPr>
          <w:t>A</w:t>
        </w:r>
        <w:r w:rsidR="001C6348">
          <w:rPr>
            <w:bCs/>
            <w:snapToGrid/>
            <w:vertAlign w:val="subscript"/>
          </w:rPr>
          <w:t>i,1</w:t>
        </w:r>
        <w:r w:rsidR="001C6348">
          <w:rPr>
            <w:bCs/>
            <w:snapToGrid/>
          </w:rPr>
          <w:t>…A</w:t>
        </w:r>
        <w:r w:rsidR="001C6348">
          <w:rPr>
            <w:bCs/>
            <w:snapToGrid/>
            <w:vertAlign w:val="subscript"/>
          </w:rPr>
          <w:t>i,3</w:t>
        </w:r>
        <w:r w:rsidR="001C6348">
          <w:rPr>
            <w:bCs/>
            <w:snapToGrid/>
          </w:rPr>
          <w:t xml:space="preserve"> would be set to zero (no change) as they were non-modifiable according to the set constraints.</w:t>
        </w:r>
        <w:r w:rsidR="001C6348">
          <w:rPr>
            <w:bCs/>
            <w:snapToGrid/>
            <w:szCs w:val="20"/>
          </w:rPr>
          <w:t xml:space="preserve"> The estimated variables were used as input for the best model, producing the associated set of predicted </w:t>
        </w:r>
        <w:proofErr w:type="gramStart"/>
        <w:r w:rsidR="001C6348">
          <w:rPr>
            <w:bCs/>
            <w:snapToGrid/>
            <w:szCs w:val="20"/>
          </w:rPr>
          <w:t xml:space="preserve">outcomes </w:t>
        </w:r>
        <w:proofErr w:type="gramEnd"/>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which can be evaluated with an outcome metric. For example, given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1C6348">
          <w:rPr>
            <w:bCs/>
            <w:snapToGrid/>
            <w:szCs w:val="20"/>
          </w:rPr>
          <w:t xml:space="preserve">, and the objective of minimizing this sum, the optimization algorithm attempts to adjust </w:t>
        </w:r>
        <w:r w:rsidR="001C6348">
          <w:rPr>
            <w:bCs/>
            <w:snapToGrid/>
            <w:szCs w:val="20"/>
          </w:rPr>
          <w:lastRenderedPageBreak/>
          <w:t xml:space="preserve">actions </w:t>
        </w:r>
        <w:r w:rsidR="001C6348" w:rsidRPr="00AB1794">
          <w:rPr>
            <w:bCs/>
            <w:snapToGrid/>
          </w:rPr>
          <w:t>A</w:t>
        </w:r>
        <w:r w:rsidR="001C6348">
          <w:rPr>
            <w:bCs/>
            <w:snapToGrid/>
            <w:vertAlign w:val="subscript"/>
          </w:rPr>
          <w:t>i</w:t>
        </w:r>
        <w:proofErr w:type="gramStart"/>
        <w:r w:rsidR="001C6348">
          <w:rPr>
            <w:bCs/>
            <w:snapToGrid/>
            <w:vertAlign w:val="subscript"/>
          </w:rPr>
          <w:t>,4</w:t>
        </w:r>
        <w:proofErr w:type="gramEnd"/>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to produce the lowest sum given a set number of iterations or when all possible values are explored. In this example situation, the actions </w:t>
        </w:r>
        <w:r w:rsidR="001C6348" w:rsidRPr="00EA3237">
          <w:rPr>
            <w:bCs/>
            <w:snapToGrid/>
          </w:rPr>
          <w:t>A</w:t>
        </w:r>
        <w:r w:rsidR="001C6348">
          <w:rPr>
            <w:bCs/>
            <w:snapToGrid/>
            <w:vertAlign w:val="subscript"/>
          </w:rPr>
          <w:t>i</w:t>
        </w:r>
        <w:proofErr w:type="gramStart"/>
        <w:r w:rsidR="001C6348">
          <w:rPr>
            <w:bCs/>
            <w:snapToGrid/>
            <w:vertAlign w:val="subscript"/>
          </w:rPr>
          <w:t>,1</w:t>
        </w:r>
        <w:proofErr w:type="gramEnd"/>
        <w:r w:rsidR="001C6348" w:rsidRPr="00EA3237">
          <w:rPr>
            <w:bCs/>
            <w:snapToGrid/>
          </w:rPr>
          <w:t>…A</w:t>
        </w:r>
        <w:r w:rsidR="001C6348">
          <w:rPr>
            <w:bCs/>
            <w:snapToGrid/>
            <w:vertAlign w:val="subscript"/>
          </w:rPr>
          <w:t>i,5</w:t>
        </w:r>
        <w:r w:rsidR="001C6348">
          <w:rPr>
            <w:bCs/>
            <w:snapToGrid/>
          </w:rPr>
          <w:t xml:space="preserve"> that produced the lowest sum would be the best geo-interventions,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1C6348">
          <w:rPr>
            <w:bCs/>
            <w:snapToGrid/>
            <w:szCs w:val="20"/>
          </w:rPr>
          <w:t xml:space="preserve"> would be the best outcomes.</w:t>
        </w:r>
      </w:ins>
    </w:p>
    <w:p w14:paraId="107DE98C" w14:textId="4FAB5A92" w:rsidR="001C6348" w:rsidRDefault="001C6348" w:rsidP="001C6348">
      <w:pPr>
        <w:pStyle w:val="MDPI41tablecaption"/>
        <w:rPr>
          <w:ins w:id="670" w:author="Richard Wen" w:date="2026-02-27T18:01:00Z"/>
        </w:rPr>
      </w:pPr>
      <w:ins w:id="671" w:author="Richard Wen" w:date="2026-02-27T18:01:00Z">
        <w:r>
          <w:rPr>
            <w:b/>
          </w:rPr>
          <w:t>Table A3</w:t>
        </w:r>
        <w:r w:rsidRPr="00325902">
          <w:rPr>
            <w:b/>
          </w:rPr>
          <w:t>.</w:t>
        </w:r>
        <w:r w:rsidRPr="00325902">
          <w:t xml:space="preserve"> </w:t>
        </w:r>
        <w:r>
          <w:rPr>
            <w:bCs/>
          </w:rPr>
          <w:t>Example geo-intervention generation data for one iteration of the optimization algorithm</w:t>
        </w:r>
        <w:r w:rsidRPr="00325902">
          <w:t>.</w:t>
        </w:r>
      </w:ins>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5"/>
        <w:gridCol w:w="743"/>
        <w:gridCol w:w="946"/>
        <w:gridCol w:w="293"/>
        <w:gridCol w:w="293"/>
        <w:gridCol w:w="1831"/>
        <w:gridCol w:w="2001"/>
        <w:gridCol w:w="1626"/>
      </w:tblGrid>
      <w:tr w:rsidR="001C6348" w:rsidRPr="00F30E14" w14:paraId="18E30A54" w14:textId="77777777" w:rsidTr="00BF5F1F">
        <w:trPr>
          <w:ins w:id="672" w:author="Richard Wen" w:date="2026-02-27T18:01:00Z"/>
        </w:trPr>
        <w:tc>
          <w:tcPr>
            <w:tcW w:w="0" w:type="auto"/>
            <w:tcBorders>
              <w:bottom w:val="single" w:sz="4" w:space="0" w:color="auto"/>
            </w:tcBorders>
          </w:tcPr>
          <w:p w14:paraId="497559B4" w14:textId="77777777" w:rsidR="001C6348" w:rsidRPr="00514A51" w:rsidRDefault="001C6348" w:rsidP="00BF5F1F">
            <w:pPr>
              <w:pStyle w:val="MDPI42tablebody"/>
              <w:spacing w:line="240" w:lineRule="auto"/>
              <w:rPr>
                <w:ins w:id="673" w:author="Richard Wen" w:date="2026-02-27T18:01:00Z"/>
                <w:b/>
                <w:snapToGrid/>
                <w:sz w:val="16"/>
                <w:szCs w:val="16"/>
              </w:rPr>
            </w:pPr>
            <w:proofErr w:type="spellStart"/>
            <w:ins w:id="674" w:author="Richard Wen" w:date="2026-02-27T18:01:00Z">
              <w:r w:rsidRPr="00514A51">
                <w:rPr>
                  <w:b/>
                  <w:snapToGrid/>
                  <w:sz w:val="16"/>
                  <w:szCs w:val="16"/>
                </w:rPr>
                <w:t>i</w:t>
              </w:r>
              <w:proofErr w:type="spellEnd"/>
            </w:ins>
          </w:p>
        </w:tc>
        <w:tc>
          <w:tcPr>
            <w:tcW w:w="0" w:type="auto"/>
            <w:tcBorders>
              <w:bottom w:val="single" w:sz="4" w:space="0" w:color="auto"/>
            </w:tcBorders>
          </w:tcPr>
          <w:p w14:paraId="35FF30EC" w14:textId="77777777" w:rsidR="001C6348" w:rsidRPr="00514A51" w:rsidRDefault="001C6348" w:rsidP="00BF5F1F">
            <w:pPr>
              <w:pStyle w:val="MDPI42tablebody"/>
              <w:spacing w:line="240" w:lineRule="auto"/>
              <w:rPr>
                <w:ins w:id="675" w:author="Richard Wen" w:date="2026-02-27T18:01:00Z"/>
                <w:b/>
                <w:snapToGrid/>
                <w:sz w:val="16"/>
                <w:szCs w:val="16"/>
              </w:rPr>
            </w:pPr>
            <w:ins w:id="676" w:author="Richard Wen" w:date="2026-02-27T18:01:00Z">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ins>
          </w:p>
        </w:tc>
        <w:tc>
          <w:tcPr>
            <w:tcW w:w="0" w:type="auto"/>
            <w:tcBorders>
              <w:bottom w:val="single" w:sz="4" w:space="0" w:color="auto"/>
            </w:tcBorders>
          </w:tcPr>
          <w:p w14:paraId="1A04A21B" w14:textId="77777777" w:rsidR="001C6348" w:rsidRPr="00514A51" w:rsidRDefault="001C6348" w:rsidP="00BF5F1F">
            <w:pPr>
              <w:pStyle w:val="MDPI42tablebody"/>
              <w:spacing w:line="240" w:lineRule="auto"/>
              <w:rPr>
                <w:ins w:id="677" w:author="Richard Wen" w:date="2026-02-27T18:01:00Z"/>
                <w:b/>
                <w:snapToGrid/>
                <w:sz w:val="16"/>
                <w:szCs w:val="16"/>
              </w:rPr>
            </w:pPr>
            <w:ins w:id="678" w:author="Richard Wen" w:date="2026-02-27T18:01:00Z">
              <w:r w:rsidRPr="00514A51">
                <w:rPr>
                  <w:b/>
                  <w:snapToGrid/>
                  <w:sz w:val="16"/>
                  <w:szCs w:val="16"/>
                </w:rPr>
                <w:t>Length(L</w:t>
              </w:r>
              <w:r w:rsidRPr="00514A51">
                <w:rPr>
                  <w:b/>
                  <w:snapToGrid/>
                  <w:sz w:val="16"/>
                  <w:szCs w:val="16"/>
                  <w:vertAlign w:val="subscript"/>
                </w:rPr>
                <w:t>i</w:t>
              </w:r>
              <w:r w:rsidRPr="00514A51">
                <w:rPr>
                  <w:b/>
                  <w:snapToGrid/>
                  <w:sz w:val="16"/>
                  <w:szCs w:val="16"/>
                </w:rPr>
                <w:t>)</w:t>
              </w:r>
            </w:ins>
          </w:p>
        </w:tc>
        <w:tc>
          <w:tcPr>
            <w:tcW w:w="0" w:type="auto"/>
            <w:tcBorders>
              <w:bottom w:val="single" w:sz="4" w:space="0" w:color="auto"/>
            </w:tcBorders>
          </w:tcPr>
          <w:p w14:paraId="3ECBAD84" w14:textId="77777777" w:rsidR="001C6348" w:rsidRPr="00514A51" w:rsidRDefault="001C6348" w:rsidP="00BF5F1F">
            <w:pPr>
              <w:pStyle w:val="MDPI42tablebody"/>
              <w:spacing w:line="240" w:lineRule="auto"/>
              <w:rPr>
                <w:ins w:id="679" w:author="Richard Wen" w:date="2026-02-27T18:01:00Z"/>
                <w:b/>
                <w:snapToGrid/>
                <w:sz w:val="16"/>
                <w:szCs w:val="16"/>
                <w:vertAlign w:val="subscript"/>
              </w:rPr>
            </w:pPr>
            <w:ins w:id="680" w:author="Richard Wen" w:date="2026-02-27T18:01:00Z">
              <w:r w:rsidRPr="00514A51">
                <w:rPr>
                  <w:b/>
                  <w:snapToGrid/>
                  <w:sz w:val="16"/>
                  <w:szCs w:val="16"/>
                </w:rPr>
                <w:t>A</w:t>
              </w:r>
              <w:r w:rsidRPr="00514A51">
                <w:rPr>
                  <w:b/>
                  <w:snapToGrid/>
                  <w:sz w:val="16"/>
                  <w:szCs w:val="16"/>
                  <w:vertAlign w:val="subscript"/>
                </w:rPr>
                <w:t>i,</w:t>
              </w:r>
              <w:r>
                <w:rPr>
                  <w:b/>
                  <w:snapToGrid/>
                  <w:sz w:val="16"/>
                  <w:szCs w:val="16"/>
                  <w:vertAlign w:val="subscript"/>
                </w:rPr>
                <w:t>4</w:t>
              </w:r>
            </w:ins>
          </w:p>
        </w:tc>
        <w:tc>
          <w:tcPr>
            <w:tcW w:w="0" w:type="auto"/>
            <w:tcBorders>
              <w:bottom w:val="single" w:sz="4" w:space="0" w:color="auto"/>
            </w:tcBorders>
          </w:tcPr>
          <w:p w14:paraId="26CC7446" w14:textId="77777777" w:rsidR="001C6348" w:rsidRPr="00514A51" w:rsidRDefault="001C6348" w:rsidP="00BF5F1F">
            <w:pPr>
              <w:pStyle w:val="MDPI42tablebody"/>
              <w:spacing w:line="240" w:lineRule="auto"/>
              <w:rPr>
                <w:ins w:id="681" w:author="Richard Wen" w:date="2026-02-27T18:01:00Z"/>
                <w:b/>
                <w:snapToGrid/>
                <w:sz w:val="16"/>
                <w:szCs w:val="16"/>
              </w:rPr>
            </w:pPr>
            <w:ins w:id="682" w:author="Richard Wen" w:date="2026-02-27T18:01:00Z">
              <w:r w:rsidRPr="00514A51">
                <w:rPr>
                  <w:b/>
                  <w:snapToGrid/>
                  <w:sz w:val="16"/>
                  <w:szCs w:val="16"/>
                </w:rPr>
                <w:t>A</w:t>
              </w:r>
              <w:r w:rsidRPr="00514A51">
                <w:rPr>
                  <w:b/>
                  <w:snapToGrid/>
                  <w:sz w:val="16"/>
                  <w:szCs w:val="16"/>
                  <w:vertAlign w:val="subscript"/>
                </w:rPr>
                <w:t>i,5</w:t>
              </w:r>
            </w:ins>
          </w:p>
        </w:tc>
        <w:tc>
          <w:tcPr>
            <w:tcW w:w="0" w:type="auto"/>
            <w:tcBorders>
              <w:bottom w:val="single" w:sz="4" w:space="0" w:color="auto"/>
            </w:tcBorders>
          </w:tcPr>
          <w:p w14:paraId="0C957AAC" w14:textId="77777777" w:rsidR="001C6348" w:rsidRPr="00514A51" w:rsidRDefault="00A068E5" w:rsidP="00BF5F1F">
            <w:pPr>
              <w:pStyle w:val="MDPI42tablebody"/>
              <w:spacing w:line="240" w:lineRule="auto"/>
              <w:rPr>
                <w:ins w:id="683" w:author="Richard Wen" w:date="2026-02-27T18:01:00Z"/>
                <w:b/>
                <w:snapToGrid/>
                <w:sz w:val="16"/>
                <w:szCs w:val="16"/>
                <w:vertAlign w:val="subscript"/>
              </w:rPr>
            </w:pPr>
            <m:oMath>
              <m:sSub>
                <m:sSubPr>
                  <m:ctrlPr>
                    <w:ins w:id="684" w:author="Richard Wen" w:date="2026-02-27T18:01:00Z">
                      <w:rPr>
                        <w:rFonts w:ascii="Cambria Math" w:hAnsi="Cambria Math"/>
                        <w:b/>
                        <w:i/>
                        <w:snapToGrid/>
                        <w:sz w:val="16"/>
                        <w:szCs w:val="16"/>
                      </w:rPr>
                    </w:ins>
                  </m:ctrlPr>
                </m:sSubPr>
                <m:e>
                  <m:acc>
                    <m:accPr>
                      <m:ctrlPr>
                        <w:ins w:id="685" w:author="Richard Wen" w:date="2026-02-27T18:01:00Z">
                          <w:rPr>
                            <w:rFonts w:ascii="Cambria Math" w:hAnsi="Cambria Math"/>
                            <w:b/>
                            <w:i/>
                            <w:snapToGrid/>
                            <w:sz w:val="16"/>
                            <w:szCs w:val="16"/>
                          </w:rPr>
                        </w:ins>
                      </m:ctrlPr>
                    </m:accPr>
                    <m:e>
                      <m:r>
                        <w:ins w:id="686" w:author="Richard Wen" w:date="2026-02-27T18:01:00Z">
                          <m:rPr>
                            <m:sty m:val="bi"/>
                          </m:rPr>
                          <w:rPr>
                            <w:rFonts w:ascii="Cambria Math" w:hAnsi="Cambria Math"/>
                            <w:snapToGrid/>
                            <w:sz w:val="16"/>
                            <w:szCs w:val="16"/>
                          </w:rPr>
                          <m:t>X</m:t>
                        </w:ins>
                      </m:r>
                    </m:e>
                  </m:acc>
                </m:e>
                <m:sub>
                  <m:r>
                    <w:ins w:id="687" w:author="Richard Wen" w:date="2026-02-27T18:01:00Z">
                      <m:rPr>
                        <m:sty m:val="bi"/>
                      </m:rPr>
                      <w:rPr>
                        <w:rFonts w:ascii="Cambria Math" w:hAnsi="Cambria Math"/>
                        <w:snapToGrid/>
                        <w:sz w:val="16"/>
                        <w:szCs w:val="16"/>
                      </w:rPr>
                      <m:t>i,4</m:t>
                    </w:ins>
                  </m:r>
                </m:sub>
              </m:sSub>
            </m:oMath>
            <w:ins w:id="688" w:author="Richard Wen" w:date="2026-02-27T18:01:00Z">
              <w:r w:rsidR="001C6348" w:rsidRPr="00514A51">
                <w:rPr>
                  <w:b/>
                  <w:snapToGrid/>
                  <w:sz w:val="16"/>
                  <w:szCs w:val="16"/>
                </w:rPr>
                <w:t xml:space="preserve">= </w:t>
              </w:r>
              <w:r w:rsidR="001C6348">
                <w:rPr>
                  <w:b/>
                  <w:snapToGrid/>
                  <w:sz w:val="16"/>
                  <w:szCs w:val="16"/>
                </w:rPr>
                <w:t>(</w:t>
              </w:r>
              <w:r w:rsidR="001C6348" w:rsidRPr="00A64C9E">
                <w:rPr>
                  <w:b/>
                  <w:snapToGrid/>
                  <w:sz w:val="16"/>
                  <w:szCs w:val="16"/>
                </w:rPr>
                <w:t>X</w:t>
              </w:r>
              <w:r w:rsidR="001C6348" w:rsidRPr="00A64C9E">
                <w:rPr>
                  <w:b/>
                  <w:snapToGrid/>
                  <w:sz w:val="16"/>
                  <w:szCs w:val="16"/>
                  <w:vertAlign w:val="subscript"/>
                </w:rPr>
                <w:t>i,1</w:t>
              </w:r>
              <w:r w:rsidR="001C6348" w:rsidRPr="00A64C9E">
                <w:rPr>
                  <w:b/>
                  <w:snapToGrid/>
                  <w:sz w:val="16"/>
                  <w:szCs w:val="16"/>
                </w:rPr>
                <w:t xml:space="preserve"> + X</w:t>
              </w:r>
              <w:r w:rsidR="001C6348" w:rsidRPr="00A64C9E">
                <w:rPr>
                  <w:b/>
                  <w:snapToGrid/>
                  <w:sz w:val="16"/>
                  <w:szCs w:val="16"/>
                  <w:vertAlign w:val="subscript"/>
                </w:rPr>
                <w:t>i,2</w:t>
              </w:r>
              <w:r w:rsidR="001C6348">
                <w:rPr>
                  <w:b/>
                  <w:snapToGrid/>
                  <w:sz w:val="16"/>
                  <w:szCs w:val="16"/>
                </w:rPr>
                <w:t xml:space="preserve">) </w:t>
              </w:r>
              <w:r w:rsidR="001C6348" w:rsidRPr="00514A51">
                <w:rPr>
                  <w:b/>
                  <w:snapToGrid/>
                  <w:sz w:val="16"/>
                  <w:szCs w:val="16"/>
                </w:rPr>
                <w:t>+ A</w:t>
              </w:r>
              <w:r w:rsidR="001C6348" w:rsidRPr="00514A51">
                <w:rPr>
                  <w:b/>
                  <w:snapToGrid/>
                  <w:sz w:val="16"/>
                  <w:szCs w:val="16"/>
                  <w:vertAlign w:val="subscript"/>
                </w:rPr>
                <w:t>i,</w:t>
              </w:r>
              <w:r w:rsidR="001C6348">
                <w:rPr>
                  <w:b/>
                  <w:snapToGrid/>
                  <w:sz w:val="16"/>
                  <w:szCs w:val="16"/>
                  <w:vertAlign w:val="subscript"/>
                </w:rPr>
                <w:t>4</w:t>
              </w:r>
            </w:ins>
          </w:p>
        </w:tc>
        <w:tc>
          <w:tcPr>
            <w:tcW w:w="0" w:type="auto"/>
            <w:tcBorders>
              <w:bottom w:val="single" w:sz="4" w:space="0" w:color="auto"/>
            </w:tcBorders>
          </w:tcPr>
          <w:p w14:paraId="5D8FD8C5" w14:textId="77777777" w:rsidR="001C6348" w:rsidRPr="00514A51" w:rsidRDefault="001C6348" w:rsidP="00BF5F1F">
            <w:pPr>
              <w:pStyle w:val="MDPI42tablebody"/>
              <w:spacing w:line="240" w:lineRule="auto"/>
              <w:jc w:val="both"/>
              <w:rPr>
                <w:ins w:id="689" w:author="Richard Wen" w:date="2026-02-27T18:01:00Z"/>
                <w:b/>
                <w:snapToGrid/>
                <w:sz w:val="16"/>
                <w:szCs w:val="16"/>
              </w:rPr>
            </w:pPr>
            <w:ins w:id="690" w:author="Richard Wen" w:date="2026-02-27T18:01:00Z">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Pr="00514A51">
                <w:rPr>
                  <w:b/>
                  <w:snapToGrid/>
                  <w:sz w:val="16"/>
                  <w:szCs w:val="16"/>
                </w:rPr>
                <w:t>= Length(L</w:t>
              </w:r>
              <w:r w:rsidRPr="00514A51">
                <w:rPr>
                  <w:b/>
                  <w:snapToGrid/>
                  <w:sz w:val="16"/>
                  <w:szCs w:val="16"/>
                  <w:vertAlign w:val="subscript"/>
                </w:rPr>
                <w:t>i</w:t>
              </w:r>
              <w:r w:rsidRPr="00514A51">
                <w:rPr>
                  <w:b/>
                  <w:snapToGrid/>
                  <w:sz w:val="16"/>
                  <w:szCs w:val="16"/>
                </w:rPr>
                <w:t>) + A</w:t>
              </w:r>
              <w:r w:rsidRPr="00514A51">
                <w:rPr>
                  <w:b/>
                  <w:snapToGrid/>
                  <w:sz w:val="16"/>
                  <w:szCs w:val="16"/>
                  <w:vertAlign w:val="subscript"/>
                </w:rPr>
                <w:t>i,5</w:t>
              </w:r>
            </w:ins>
          </w:p>
        </w:tc>
        <w:tc>
          <w:tcPr>
            <w:tcW w:w="0" w:type="auto"/>
            <w:tcBorders>
              <w:bottom w:val="single" w:sz="4" w:space="0" w:color="auto"/>
            </w:tcBorders>
          </w:tcPr>
          <w:p w14:paraId="727BF7EC" w14:textId="77777777" w:rsidR="001C6348" w:rsidRPr="00514A51" w:rsidRDefault="00A068E5" w:rsidP="00BF5F1F">
            <w:pPr>
              <w:pStyle w:val="MDPI42tablebody"/>
              <w:spacing w:line="240" w:lineRule="auto"/>
              <w:rPr>
                <w:ins w:id="691" w:author="Richard Wen" w:date="2026-02-27T18:01:00Z"/>
                <w:b/>
                <w:snapToGrid/>
                <w:sz w:val="16"/>
                <w:szCs w:val="16"/>
              </w:rPr>
            </w:pPr>
            <m:oMath>
              <m:sSub>
                <m:sSubPr>
                  <m:ctrlPr>
                    <w:ins w:id="692" w:author="Richard Wen" w:date="2026-02-27T18:01:00Z">
                      <w:rPr>
                        <w:rFonts w:ascii="Cambria Math" w:hAnsi="Cambria Math"/>
                        <w:b/>
                        <w:i/>
                        <w:snapToGrid/>
                        <w:sz w:val="16"/>
                        <w:szCs w:val="16"/>
                      </w:rPr>
                    </w:ins>
                  </m:ctrlPr>
                </m:sSubPr>
                <m:e>
                  <m:acc>
                    <m:accPr>
                      <m:ctrlPr>
                        <w:ins w:id="693" w:author="Richard Wen" w:date="2026-02-27T18:01:00Z">
                          <w:rPr>
                            <w:rFonts w:ascii="Cambria Math" w:hAnsi="Cambria Math"/>
                            <w:b/>
                            <w:i/>
                            <w:snapToGrid/>
                            <w:sz w:val="16"/>
                            <w:szCs w:val="16"/>
                          </w:rPr>
                        </w:ins>
                      </m:ctrlPr>
                    </m:accPr>
                    <m:e>
                      <m:r>
                        <w:ins w:id="694" w:author="Richard Wen" w:date="2026-02-27T18:01:00Z">
                          <m:rPr>
                            <m:sty m:val="bi"/>
                          </m:rPr>
                          <w:rPr>
                            <w:rFonts w:ascii="Cambria Math" w:hAnsi="Cambria Math"/>
                            <w:snapToGrid/>
                            <w:sz w:val="16"/>
                            <w:szCs w:val="16"/>
                          </w:rPr>
                          <m:t>Y</m:t>
                        </w:ins>
                      </m:r>
                    </m:e>
                  </m:acc>
                </m:e>
                <m:sub>
                  <m:r>
                    <w:ins w:id="695" w:author="Richard Wen" w:date="2026-02-27T18:01:00Z">
                      <m:rPr>
                        <m:sty m:val="bi"/>
                      </m:rPr>
                      <w:rPr>
                        <w:rFonts w:ascii="Cambria Math" w:hAnsi="Cambria Math"/>
                        <w:snapToGrid/>
                        <w:sz w:val="16"/>
                        <w:szCs w:val="16"/>
                      </w:rPr>
                      <m:t>i</m:t>
                    </w:ins>
                  </m:r>
                </m:sub>
              </m:sSub>
            </m:oMath>
            <w:ins w:id="696" w:author="Richard Wen" w:date="2026-02-27T18:01:00Z">
              <w:r w:rsidR="001C6348" w:rsidRPr="00514A51">
                <w:rPr>
                  <w:b/>
                  <w:snapToGrid/>
                  <w:sz w:val="16"/>
                  <w:szCs w:val="16"/>
                </w:rPr>
                <w:t xml:space="preserve"> = </w:t>
              </w:r>
              <w:r w:rsidR="001C6348" w:rsidRPr="00514A51">
                <w:rPr>
                  <w:b/>
                  <w:i/>
                  <w:iCs/>
                  <w:snapToGrid/>
                  <w:sz w:val="16"/>
                  <w:szCs w:val="16"/>
                </w:rPr>
                <w:t>f</w:t>
              </w:r>
              <w:r w:rsidR="001C6348" w:rsidRPr="00514A51">
                <w:rPr>
                  <w:b/>
                  <w:snapToGrid/>
                  <w:sz w:val="16"/>
                  <w:szCs w:val="16"/>
                </w:rPr>
                <w:t>(</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i,1</m:t>
                    </m:r>
                  </m:sub>
                </m:sSub>
              </m:oMath>
              <w:r w:rsidR="001C6348" w:rsidRPr="00514A51">
                <w:rPr>
                  <w:b/>
                  <w:snapToGrid/>
                  <w:sz w:val="16"/>
                  <w:szCs w:val="16"/>
                  <w:vertAlign w:val="subscript"/>
                </w:rPr>
                <w:t xml:space="preserve"> </w:t>
              </w:r>
              <w:r w:rsidR="001C6348"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1C6348" w:rsidRPr="00514A51">
                <w:rPr>
                  <w:b/>
                  <w:snapToGrid/>
                  <w:sz w:val="16"/>
                  <w:szCs w:val="16"/>
                </w:rPr>
                <w:t>)</w:t>
              </w:r>
            </w:ins>
          </w:p>
        </w:tc>
      </w:tr>
      <w:tr w:rsidR="001C6348" w:rsidRPr="00F30E14" w14:paraId="6E4014F0" w14:textId="77777777" w:rsidTr="00BF5F1F">
        <w:trPr>
          <w:ins w:id="697" w:author="Richard Wen" w:date="2026-02-27T18:01:00Z"/>
        </w:trPr>
        <w:tc>
          <w:tcPr>
            <w:tcW w:w="0" w:type="auto"/>
            <w:tcBorders>
              <w:bottom w:val="single" w:sz="4" w:space="0" w:color="auto"/>
            </w:tcBorders>
          </w:tcPr>
          <w:p w14:paraId="590FFA14" w14:textId="77777777" w:rsidR="001C6348" w:rsidRPr="00C43934" w:rsidRDefault="001C6348" w:rsidP="00BF5F1F">
            <w:pPr>
              <w:pStyle w:val="MDPI42tablebody"/>
              <w:spacing w:line="240" w:lineRule="auto"/>
              <w:rPr>
                <w:ins w:id="698" w:author="Richard Wen" w:date="2026-02-27T18:01:00Z"/>
                <w:b/>
              </w:rPr>
            </w:pPr>
            <w:ins w:id="699" w:author="Richard Wen" w:date="2026-02-27T18:01:00Z">
              <w:r w:rsidRPr="00C43934">
                <w:rPr>
                  <w:b/>
                </w:rPr>
                <w:t>1</w:t>
              </w:r>
            </w:ins>
          </w:p>
        </w:tc>
        <w:tc>
          <w:tcPr>
            <w:tcW w:w="0" w:type="auto"/>
            <w:tcBorders>
              <w:bottom w:val="single" w:sz="4" w:space="0" w:color="auto"/>
            </w:tcBorders>
          </w:tcPr>
          <w:p w14:paraId="54F9A8A2" w14:textId="77777777" w:rsidR="001C6348" w:rsidRDefault="001C6348" w:rsidP="00BF5F1F">
            <w:pPr>
              <w:pStyle w:val="MDPI42tablebody"/>
              <w:spacing w:line="240" w:lineRule="auto"/>
              <w:rPr>
                <w:ins w:id="700" w:author="Richard Wen" w:date="2026-02-27T18:01:00Z"/>
              </w:rPr>
            </w:pPr>
            <w:ins w:id="701" w:author="Richard Wen" w:date="2026-02-27T18:01:00Z">
              <w:r>
                <w:rPr>
                  <w:lang w:val="en"/>
                </w:rPr>
                <w:t>3.25</w:t>
              </w:r>
            </w:ins>
          </w:p>
        </w:tc>
        <w:tc>
          <w:tcPr>
            <w:tcW w:w="0" w:type="auto"/>
            <w:tcBorders>
              <w:bottom w:val="single" w:sz="4" w:space="0" w:color="auto"/>
            </w:tcBorders>
          </w:tcPr>
          <w:p w14:paraId="08C720C0" w14:textId="77777777" w:rsidR="001C6348" w:rsidRDefault="001C6348" w:rsidP="00BF5F1F">
            <w:pPr>
              <w:pStyle w:val="MDPI42tablebody"/>
              <w:spacing w:line="240" w:lineRule="auto"/>
              <w:rPr>
                <w:ins w:id="702" w:author="Richard Wen" w:date="2026-02-27T18:01:00Z"/>
              </w:rPr>
            </w:pPr>
            <w:ins w:id="703" w:author="Richard Wen" w:date="2026-02-27T18:01:00Z">
              <w:r>
                <w:t>0</w:t>
              </w:r>
            </w:ins>
          </w:p>
        </w:tc>
        <w:tc>
          <w:tcPr>
            <w:tcW w:w="0" w:type="auto"/>
            <w:tcBorders>
              <w:bottom w:val="single" w:sz="4" w:space="0" w:color="auto"/>
            </w:tcBorders>
          </w:tcPr>
          <w:p w14:paraId="5A402DAE" w14:textId="77777777" w:rsidR="001C6348" w:rsidRPr="00F220D4" w:rsidRDefault="001C6348" w:rsidP="00BF5F1F">
            <w:pPr>
              <w:pStyle w:val="MDPI42tablebody"/>
              <w:spacing w:line="240" w:lineRule="auto"/>
              <w:rPr>
                <w:ins w:id="704" w:author="Richard Wen" w:date="2026-02-27T18:01:00Z"/>
              </w:rPr>
            </w:pPr>
            <w:ins w:id="705" w:author="Richard Wen" w:date="2026-02-27T18:01:00Z">
              <w:r>
                <w:t>+7</w:t>
              </w:r>
            </w:ins>
          </w:p>
        </w:tc>
        <w:tc>
          <w:tcPr>
            <w:tcW w:w="0" w:type="auto"/>
            <w:tcBorders>
              <w:bottom w:val="single" w:sz="4" w:space="0" w:color="auto"/>
            </w:tcBorders>
          </w:tcPr>
          <w:p w14:paraId="6B25546F" w14:textId="77777777" w:rsidR="001C6348" w:rsidRDefault="001C6348" w:rsidP="00BF5F1F">
            <w:pPr>
              <w:pStyle w:val="MDPI42tablebody"/>
              <w:spacing w:line="240" w:lineRule="auto"/>
              <w:rPr>
                <w:ins w:id="706" w:author="Richard Wen" w:date="2026-02-27T18:01:00Z"/>
                <w:lang w:val="en"/>
              </w:rPr>
            </w:pPr>
            <w:ins w:id="707" w:author="Richard Wen" w:date="2026-02-27T18:01:00Z">
              <w:r>
                <w:rPr>
                  <w:lang w:val="en"/>
                </w:rPr>
                <w:t>+2</w:t>
              </w:r>
            </w:ins>
          </w:p>
        </w:tc>
        <w:tc>
          <w:tcPr>
            <w:tcW w:w="0" w:type="auto"/>
            <w:tcBorders>
              <w:bottom w:val="single" w:sz="4" w:space="0" w:color="auto"/>
            </w:tcBorders>
          </w:tcPr>
          <w:p w14:paraId="12251991" w14:textId="77777777" w:rsidR="001C6348" w:rsidRDefault="001C6348" w:rsidP="00BF5F1F">
            <w:pPr>
              <w:pStyle w:val="MDPI42tablebody"/>
              <w:spacing w:line="240" w:lineRule="auto"/>
              <w:rPr>
                <w:ins w:id="708" w:author="Richard Wen" w:date="2026-02-27T18:01:00Z"/>
                <w:lang w:val="en"/>
              </w:rPr>
            </w:pPr>
            <w:ins w:id="709" w:author="Richard Wen" w:date="2026-02-27T18:01:00Z">
              <w:r>
                <w:rPr>
                  <w:lang w:val="en"/>
                </w:rPr>
                <w:t>10.25</w:t>
              </w:r>
            </w:ins>
          </w:p>
        </w:tc>
        <w:tc>
          <w:tcPr>
            <w:tcW w:w="0" w:type="auto"/>
            <w:tcBorders>
              <w:bottom w:val="single" w:sz="4" w:space="0" w:color="auto"/>
            </w:tcBorders>
          </w:tcPr>
          <w:p w14:paraId="3452913D" w14:textId="77777777" w:rsidR="001C6348" w:rsidRDefault="001C6348" w:rsidP="00BF5F1F">
            <w:pPr>
              <w:pStyle w:val="MDPI42tablebody"/>
              <w:spacing w:line="240" w:lineRule="auto"/>
              <w:rPr>
                <w:ins w:id="710" w:author="Richard Wen" w:date="2026-02-27T18:01:00Z"/>
                <w:lang w:val="en"/>
              </w:rPr>
            </w:pPr>
            <w:ins w:id="711" w:author="Richard Wen" w:date="2026-02-27T18:01:00Z">
              <w:r>
                <w:rPr>
                  <w:lang w:val="en"/>
                </w:rPr>
                <w:t>2</w:t>
              </w:r>
            </w:ins>
          </w:p>
        </w:tc>
        <w:tc>
          <w:tcPr>
            <w:tcW w:w="0" w:type="auto"/>
            <w:tcBorders>
              <w:bottom w:val="single" w:sz="4" w:space="0" w:color="auto"/>
            </w:tcBorders>
          </w:tcPr>
          <w:p w14:paraId="5E9AA886" w14:textId="77777777" w:rsidR="001C6348" w:rsidRDefault="001C6348" w:rsidP="00BF5F1F">
            <w:pPr>
              <w:pStyle w:val="MDPI42tablebody"/>
              <w:spacing w:line="240" w:lineRule="auto"/>
              <w:rPr>
                <w:ins w:id="712" w:author="Richard Wen" w:date="2026-02-27T18:01:00Z"/>
              </w:rPr>
            </w:pPr>
            <w:ins w:id="713" w:author="Richard Wen" w:date="2026-02-27T18:01:00Z">
              <w:r>
                <w:t>4.25</w:t>
              </w:r>
            </w:ins>
          </w:p>
        </w:tc>
      </w:tr>
      <w:tr w:rsidR="001C6348" w:rsidRPr="00F30E14" w14:paraId="74C5F4A2" w14:textId="77777777" w:rsidTr="00BF5F1F">
        <w:trPr>
          <w:ins w:id="714" w:author="Richard Wen" w:date="2026-02-27T18:01:00Z"/>
        </w:trPr>
        <w:tc>
          <w:tcPr>
            <w:tcW w:w="0" w:type="auto"/>
            <w:tcBorders>
              <w:top w:val="single" w:sz="4" w:space="0" w:color="auto"/>
              <w:bottom w:val="single" w:sz="8" w:space="0" w:color="auto"/>
            </w:tcBorders>
          </w:tcPr>
          <w:p w14:paraId="2B70297C" w14:textId="77777777" w:rsidR="001C6348" w:rsidRPr="00C43934" w:rsidRDefault="001C6348" w:rsidP="00BF5F1F">
            <w:pPr>
              <w:pStyle w:val="MDPI42tablebody"/>
              <w:spacing w:line="240" w:lineRule="auto"/>
              <w:rPr>
                <w:ins w:id="715" w:author="Richard Wen" w:date="2026-02-27T18:01:00Z"/>
                <w:b/>
              </w:rPr>
            </w:pPr>
            <w:ins w:id="716" w:author="Richard Wen" w:date="2026-02-27T18:01:00Z">
              <w:r>
                <w:rPr>
                  <w:b/>
                </w:rPr>
                <w:t>2</w:t>
              </w:r>
            </w:ins>
          </w:p>
        </w:tc>
        <w:tc>
          <w:tcPr>
            <w:tcW w:w="0" w:type="auto"/>
            <w:tcBorders>
              <w:top w:val="single" w:sz="4" w:space="0" w:color="auto"/>
              <w:bottom w:val="single" w:sz="8" w:space="0" w:color="auto"/>
            </w:tcBorders>
          </w:tcPr>
          <w:p w14:paraId="08F43BEA" w14:textId="77777777" w:rsidR="001C6348" w:rsidRDefault="001C6348" w:rsidP="00BF5F1F">
            <w:pPr>
              <w:pStyle w:val="MDPI42tablebody"/>
              <w:spacing w:line="240" w:lineRule="auto"/>
              <w:rPr>
                <w:ins w:id="717" w:author="Richard Wen" w:date="2026-02-27T18:01:00Z"/>
              </w:rPr>
            </w:pPr>
            <w:ins w:id="718" w:author="Richard Wen" w:date="2026-02-27T18:01:00Z">
              <w:r>
                <w:rPr>
                  <w:lang w:val="en"/>
                </w:rPr>
                <w:t>6.55</w:t>
              </w:r>
            </w:ins>
          </w:p>
        </w:tc>
        <w:tc>
          <w:tcPr>
            <w:tcW w:w="0" w:type="auto"/>
            <w:tcBorders>
              <w:top w:val="single" w:sz="4" w:space="0" w:color="auto"/>
              <w:bottom w:val="single" w:sz="8" w:space="0" w:color="auto"/>
            </w:tcBorders>
          </w:tcPr>
          <w:p w14:paraId="1CAB2686" w14:textId="77777777" w:rsidR="001C6348" w:rsidRDefault="001C6348" w:rsidP="00BF5F1F">
            <w:pPr>
              <w:pStyle w:val="MDPI42tablebody"/>
              <w:spacing w:line="240" w:lineRule="auto"/>
              <w:rPr>
                <w:ins w:id="719" w:author="Richard Wen" w:date="2026-02-27T18:01:00Z"/>
              </w:rPr>
            </w:pPr>
            <w:ins w:id="720" w:author="Richard Wen" w:date="2026-02-27T18:01:00Z">
              <w:r>
                <w:t>1.41</w:t>
              </w:r>
            </w:ins>
          </w:p>
        </w:tc>
        <w:tc>
          <w:tcPr>
            <w:tcW w:w="0" w:type="auto"/>
            <w:tcBorders>
              <w:top w:val="single" w:sz="4" w:space="0" w:color="auto"/>
              <w:bottom w:val="single" w:sz="8" w:space="0" w:color="auto"/>
            </w:tcBorders>
          </w:tcPr>
          <w:p w14:paraId="6CF1A417" w14:textId="77777777" w:rsidR="001C6348" w:rsidRPr="00F220D4" w:rsidRDefault="001C6348" w:rsidP="00BF5F1F">
            <w:pPr>
              <w:pStyle w:val="MDPI42tablebody"/>
              <w:spacing w:line="240" w:lineRule="auto"/>
              <w:rPr>
                <w:ins w:id="721" w:author="Richard Wen" w:date="2026-02-27T18:01:00Z"/>
              </w:rPr>
            </w:pPr>
            <w:ins w:id="722" w:author="Richard Wen" w:date="2026-02-27T18:01:00Z">
              <w:r>
                <w:t>-3</w:t>
              </w:r>
            </w:ins>
          </w:p>
        </w:tc>
        <w:tc>
          <w:tcPr>
            <w:tcW w:w="0" w:type="auto"/>
            <w:tcBorders>
              <w:top w:val="single" w:sz="4" w:space="0" w:color="auto"/>
              <w:bottom w:val="single" w:sz="8" w:space="0" w:color="auto"/>
            </w:tcBorders>
          </w:tcPr>
          <w:p w14:paraId="0D30F627" w14:textId="77777777" w:rsidR="001C6348" w:rsidRDefault="001C6348" w:rsidP="00BF5F1F">
            <w:pPr>
              <w:pStyle w:val="MDPI42tablebody"/>
              <w:spacing w:line="240" w:lineRule="auto"/>
              <w:rPr>
                <w:ins w:id="723" w:author="Richard Wen" w:date="2026-02-27T18:01:00Z"/>
                <w:lang w:val="en"/>
              </w:rPr>
            </w:pPr>
            <w:ins w:id="724" w:author="Richard Wen" w:date="2026-02-27T18:01:00Z">
              <w:r>
                <w:rPr>
                  <w:lang w:val="en"/>
                </w:rPr>
                <w:t>-1</w:t>
              </w:r>
            </w:ins>
          </w:p>
        </w:tc>
        <w:tc>
          <w:tcPr>
            <w:tcW w:w="0" w:type="auto"/>
            <w:tcBorders>
              <w:top w:val="single" w:sz="4" w:space="0" w:color="auto"/>
              <w:bottom w:val="single" w:sz="8" w:space="0" w:color="auto"/>
            </w:tcBorders>
          </w:tcPr>
          <w:p w14:paraId="2A5FE9F2" w14:textId="77777777" w:rsidR="001C6348" w:rsidRDefault="001C6348" w:rsidP="00BF5F1F">
            <w:pPr>
              <w:pStyle w:val="MDPI42tablebody"/>
              <w:spacing w:line="240" w:lineRule="auto"/>
              <w:rPr>
                <w:ins w:id="725" w:author="Richard Wen" w:date="2026-02-27T18:01:00Z"/>
                <w:lang w:val="en"/>
              </w:rPr>
            </w:pPr>
            <w:ins w:id="726" w:author="Richard Wen" w:date="2026-02-27T18:01:00Z">
              <w:r>
                <w:rPr>
                  <w:lang w:val="en"/>
                </w:rPr>
                <w:t>3.55</w:t>
              </w:r>
            </w:ins>
          </w:p>
        </w:tc>
        <w:tc>
          <w:tcPr>
            <w:tcW w:w="0" w:type="auto"/>
            <w:tcBorders>
              <w:top w:val="single" w:sz="4" w:space="0" w:color="auto"/>
              <w:bottom w:val="single" w:sz="8" w:space="0" w:color="auto"/>
            </w:tcBorders>
          </w:tcPr>
          <w:p w14:paraId="3C9EB019" w14:textId="77777777" w:rsidR="001C6348" w:rsidRDefault="001C6348" w:rsidP="00BF5F1F">
            <w:pPr>
              <w:pStyle w:val="MDPI42tablebody"/>
              <w:spacing w:line="240" w:lineRule="auto"/>
              <w:rPr>
                <w:ins w:id="727" w:author="Richard Wen" w:date="2026-02-27T18:01:00Z"/>
                <w:lang w:val="en"/>
              </w:rPr>
            </w:pPr>
            <w:ins w:id="728" w:author="Richard Wen" w:date="2026-02-27T18:01:00Z">
              <w:r>
                <w:rPr>
                  <w:lang w:val="en"/>
                </w:rPr>
                <w:t>0.41</w:t>
              </w:r>
            </w:ins>
          </w:p>
        </w:tc>
        <w:tc>
          <w:tcPr>
            <w:tcW w:w="0" w:type="auto"/>
            <w:tcBorders>
              <w:top w:val="single" w:sz="4" w:space="0" w:color="auto"/>
              <w:bottom w:val="single" w:sz="8" w:space="0" w:color="auto"/>
            </w:tcBorders>
          </w:tcPr>
          <w:p w14:paraId="2ED677FD" w14:textId="77777777" w:rsidR="001C6348" w:rsidRDefault="001C6348" w:rsidP="00BF5F1F">
            <w:pPr>
              <w:pStyle w:val="MDPI42tablebody"/>
              <w:spacing w:line="240" w:lineRule="auto"/>
              <w:rPr>
                <w:ins w:id="729" w:author="Richard Wen" w:date="2026-02-27T18:01:00Z"/>
              </w:rPr>
            </w:pPr>
            <w:ins w:id="730" w:author="Richard Wen" w:date="2026-02-27T18:01:00Z">
              <w:r>
                <w:t>7.1</w:t>
              </w:r>
            </w:ins>
          </w:p>
        </w:tc>
      </w:tr>
    </w:tbl>
    <w:p w14:paraId="1B36197A" w14:textId="38640DF6" w:rsidR="007F393C" w:rsidRDefault="007F393C" w:rsidP="007F393C">
      <w:pPr>
        <w:pStyle w:val="MDPI21heading1"/>
        <w:rPr>
          <w:ins w:id="731" w:author="Richard Wen" w:date="2026-02-27T17:52:00Z"/>
        </w:rPr>
      </w:pPr>
      <w:ins w:id="732" w:author="Richard Wen" w:date="2026-02-27T17:42:00Z">
        <w:r>
          <w:rPr>
            <w:szCs w:val="24"/>
          </w:rPr>
          <w:t>Appendix</w:t>
        </w:r>
        <w:r>
          <w:t xml:space="preserve"> </w:t>
        </w:r>
      </w:ins>
      <w:r>
        <w:t>B</w:t>
      </w:r>
      <w:ins w:id="733" w:author="Richard Wen" w:date="2026-02-27T17:45:00Z">
        <w:r>
          <w:t xml:space="preserve">. </w:t>
        </w:r>
      </w:ins>
      <w:r>
        <w:t>Considerations</w:t>
      </w:r>
      <w:ins w:id="734" w:author="Richard Wen" w:date="2026-02-27T17:46:00Z">
        <w:r>
          <w:t xml:space="preserve"> for </w:t>
        </w:r>
      </w:ins>
      <w:ins w:id="735" w:author="Richard Wen" w:date="2026-02-27T17:45:00Z">
        <w:r>
          <w:t>Geo-intervention Modelling Framework</w:t>
        </w:r>
      </w:ins>
      <w:ins w:id="736" w:author="Richard Wen" w:date="2026-02-27T17:46:00Z">
        <w:r>
          <w:t xml:space="preserve"> Components</w:t>
        </w:r>
      </w:ins>
    </w:p>
    <w:p w14:paraId="02F2D0E2" w14:textId="24BE6A50" w:rsidR="00405C2E" w:rsidRDefault="00405C2E" w:rsidP="00405C2E">
      <w:pPr>
        <w:pStyle w:val="MDPI31text"/>
        <w:rPr>
          <w:i/>
        </w:rPr>
      </w:pPr>
      <w:r w:rsidRPr="00405C2E">
        <w:t xml:space="preserve">When applying the geo-intervention modelling framework, several considerations relative to data processing, modelling, and optimization are needed to adapt the frame-work to different problem contexts. This </w:t>
      </w:r>
      <w:r w:rsidR="00C968FC">
        <w:t>appendix</w:t>
      </w:r>
      <w:r w:rsidRPr="00405C2E">
        <w:t xml:space="preserve"> describes common approaches and their importance for selecting spatial feature engineering, outcome modelling and evaluation, and geo-intervention optimization components. Careful consideration of these components may improve outcome modelling performance, inference, and generated geo-interventions, while balancing computing resources and adapting the entire system to better fit decision-making context.</w:t>
      </w:r>
    </w:p>
    <w:p w14:paraId="3C46BDA2" w14:textId="45455F10" w:rsidR="00F701BB" w:rsidRDefault="0029474D" w:rsidP="00F701BB">
      <w:pPr>
        <w:pStyle w:val="MDPI22heading2"/>
      </w:pPr>
      <w:r>
        <w:t xml:space="preserve">Appendix </w:t>
      </w:r>
      <w:r w:rsidR="00F701BB">
        <w:t>B.1. Spatial Feature Engineering</w:t>
      </w:r>
      <w:r w:rsidR="00E108E9">
        <w:t xml:space="preserve"> Considerations</w:t>
      </w:r>
    </w:p>
    <w:p w14:paraId="00E5CF2A" w14:textId="0306636C" w:rsidR="00F701BB" w:rsidRDefault="00F701BB" w:rsidP="00F701BB">
      <w:pPr>
        <w:pStyle w:val="MDPI31text"/>
      </w:pPr>
      <w:r>
        <w:t xml:space="preserve">Depending on the input spatial data structures (e.g. lines, points, polygons), various spatial feature engineering methods may be used to extract more informative features, or remove them, for modelling. For example, we may create additional features that capture spatial information, using spatial relationships (e.g. nearest neighbor, distance decay), geometry (e.g. line curvature, polygon area), or spatial aggregation </w:t>
      </w:r>
      <w:r>
        <w:fldChar w:fldCharType="begin"/>
      </w:r>
      <w:r w:rsidR="00BA5378">
        <w:instrText xml:space="preserve"> ADDIN ZOTERO_ITEM CSL_CITATION {"citationID":"aa39c5ht1f","properties":{"formattedCitation":"[49,178]","plainCitation":"[49,178]","noteIndex":0},"citationItems":[{"id":2491,"uris":["http://zotero.org/users/6749620/items/VWGHPMKX"],"itemData":{"id":2491,"type":"article-journal","abstract":"Data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A."}],"issued":{"date-parts":[["2009",9,1]]}}},{"id":1005,"uris":["http://zotero.org/users/6749620/items/E5D75CB6"],"itemData":{"id":1005,"type":"article-journal","abstract":"Geographic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Information","volume":"30","author":[{"family":"Swink","given":"Morgan"},{"family":"Speier","given":"Cheri"}],"issued":{"date-parts":[["1999"]]}}}],"schema":"https://github.com/citation-style-language/schema/raw/master/csl-citation.json"} </w:instrText>
      </w:r>
      <w:r>
        <w:fldChar w:fldCharType="separate"/>
      </w:r>
      <w:r w:rsidR="00BA5378" w:rsidRPr="00BA5378">
        <w:t>[49,178]</w:t>
      </w:r>
      <w:r>
        <w:fldChar w:fldCharType="end"/>
      </w:r>
      <w:r>
        <w:t xml:space="preserve"> (e.g. units per square kilometer, sum of nearest neighbors). Another common example is to remove any input variables that are directly related to the outcome (e.g. variables aggregated using the outcome variable). The decision to create and remove these spatial features may rely on computational resources (e.g. memory limits, storage, parallel processing, expenses </w:t>
      </w:r>
      <w:r>
        <w:fldChar w:fldCharType="begin"/>
      </w:r>
      <w:r w:rsidR="00BA5378">
        <w:instrText xml:space="preserve"> ADDIN ZOTERO_ITEM CSL_CITATION {"citationID":"a144vp50o96","properties":{"formattedCitation":"[179\\uc0\\u8211{}181]","plainCitation":"[179–181]","noteIndex":0},"citationItems":[{"id":3140,"uris":["http://zotero.org/users/6749620/items/LMPBBMV5"],"itemData":{"id":3140,"type":"article-journal","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id":3139,"uris":["http://zotero.org/users/6749620/items/DLB89ZYZ"],"itemData":{"id":3139,"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Raymond"},{"family":"He","given":"Jijun"}],"issued":{"date-parts":[["2016",3,1]]}}},{"id":3138,"uris":["http://zotero.org/users/6749620/items/4EZSBY94"],"itemData":{"id":3138,"type":"article-journal","abstract":"Existing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anytime.","container-title":"Annals of GIS","DOI":"10.1080/19475683.2020.1766563","ISSN":"1947-5683","issue":"1","note":"publisher: Taylor &amp; Francis\n_eprint: https://doi.org/10.1080/19475683.2020.1766563","page":"71-86","source":"Taylor and Francis+NEJM","title":"Next generation of GIS: must be easy","title-short":"Next generation of GIS","volume":"27","author":[{"family":"Zhu","given":"A-Xing"},{"family":"","given":"Zhao ,Fang-He"},{"family":"","given":"Liang ,Peng"},{"family":"Qin","given":"Cheng-Zhi","non-dropping-particle":"and"}],"issued":{"date-parts":[["2021",1,2]]}}}],"schema":"https://github.com/citation-style-language/schema/raw/master/csl-citation.json"} </w:instrText>
      </w:r>
      <w:r>
        <w:fldChar w:fldCharType="separate"/>
      </w:r>
      <w:r w:rsidR="00BA5378" w:rsidRPr="00BA5378">
        <w:rPr>
          <w:szCs w:val="24"/>
        </w:rPr>
        <w:t>[179–181]</w:t>
      </w:r>
      <w:r>
        <w:fldChar w:fldCharType="end"/>
      </w:r>
      <w:r>
        <w:t xml:space="preserve">), past knowledge (e.g. literature, experience, expertise </w:t>
      </w:r>
      <w:r>
        <w:fldChar w:fldCharType="begin"/>
      </w:r>
      <w:r w:rsidR="00BA5378">
        <w:instrText xml:space="preserve"> ADDIN ZOTERO_ITEM CSL_CITATION {"citationID":"a2e4am3ulvu","properties":{"formattedCitation":"[182]","plainCitation":"[182]","noteIndex":0},"citationItems":[{"id":3137,"uris":["http://zotero.org/users/6749620/items/V8XPURWK"],"itemData":{"id":3137,"type":"article-journal","container-title":"American Sociological Review","note":"publisher: JSTOR","page":"866–874","source":"Google Scholar","title":"Evaluating the relative importance of variables","author":[{"family":"Blalock Jr","given":"Hubert M."}],"issued":{"date-parts":[["1961"]]}}}],"schema":"https://github.com/citation-style-language/schema/raw/master/csl-citation.json"} </w:instrText>
      </w:r>
      <w:r>
        <w:fldChar w:fldCharType="separate"/>
      </w:r>
      <w:r w:rsidR="00BA5378" w:rsidRPr="00BA5378">
        <w:t>[182]</w:t>
      </w:r>
      <w:r>
        <w:fldChar w:fldCharType="end"/>
      </w:r>
      <w:r>
        <w:t xml:space="preserve">), or an algorithmic process (e.g. feature selection </w:t>
      </w:r>
      <w:r>
        <w:fldChar w:fldCharType="begin"/>
      </w:r>
      <w:r w:rsidR="00BA5378">
        <w:instrText xml:space="preserve"> ADDIN ZOTERO_ITEM CSL_CITATION {"citationID":"aphu0622mk","properties":{"formattedCitation":"[183]","plainCitation":"[183]","noteIndex":0},"citationItems":[{"id":1231,"uris":["http://zotero.org/users/6749620/items/XNA2MRQ2"],"itemData":{"id":1231,"type":"article-journal","abstract":"Plenty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methods","volume":"40","author":[{"family":"Chandrashekar","given":"Girish"},{"family":"Sahin","given":"Ferat"}],"issued":{"date-parts":[["2014",1,1]]}}}],"schema":"https://github.com/citation-style-language/schema/raw/master/csl-citation.json"} </w:instrText>
      </w:r>
      <w:r>
        <w:fldChar w:fldCharType="separate"/>
      </w:r>
      <w:r w:rsidR="00BA5378" w:rsidRPr="00BA5378">
        <w:t>[183]</w:t>
      </w:r>
      <w:r>
        <w:fldChar w:fldCharType="end"/>
      </w:r>
      <w:r>
        <w:t>). Thus, the efficiency of data processing for spatial features needs to be considered using past knowledge and expertise. Although spatial features are often not included directly in datasets, they enable outcome models to account for spatial effects that are not present in non-spatial data, which can potentially improve model performance or uncover important hidden variables for inference.</w:t>
      </w:r>
    </w:p>
    <w:p w14:paraId="0B493389" w14:textId="2D6B0070" w:rsidR="00F701BB" w:rsidRDefault="00F701BB" w:rsidP="00F701BB">
      <w:pPr>
        <w:pStyle w:val="MDPI22heading2"/>
      </w:pPr>
      <w:r>
        <w:t>Appendix B.2. Outcome Modelling and Evaluation</w:t>
      </w:r>
      <w:r w:rsidR="00E108E9">
        <w:t xml:space="preserve"> Considerations</w:t>
      </w:r>
    </w:p>
    <w:p w14:paraId="124AC7DF" w14:textId="055BA419" w:rsidR="00F701BB" w:rsidRDefault="00F701BB" w:rsidP="00F701BB">
      <w:pPr>
        <w:pStyle w:val="MDPI31text"/>
      </w:pPr>
      <w:r>
        <w:t xml:space="preserve">The choice of outcome models and evaluation metrics determine how accurate predicted outcomes from geo-interventions are to the input data, and if the outcome is represented adequately according to the decision maker’s perspective. Models are often selected based on prior knowledge of the input variables and outcome (e.g. statistical modelling), but recent advances in machine learning enabled the automatic selection of models, without prior knowledge, as a tradeoff between processing time and performance (e.g. </w:t>
      </w:r>
      <w:proofErr w:type="spellStart"/>
      <w:r>
        <w:t>AutoML</w:t>
      </w:r>
      <w:proofErr w:type="spellEnd"/>
      <w:r>
        <w:t xml:space="preserve">) </w:t>
      </w:r>
      <w:r>
        <w:fldChar w:fldCharType="begin"/>
      </w:r>
      <w:r w:rsidR="00BA5378">
        <w:instrText xml:space="preserve"> ADDIN ZOTERO_ITEM CSL_CITATION {"citationID":"a1odv3a41k3","properties":{"formattedCitation":"[61,184\\uc0\\u8211{}186]","plainCitation":"[61,184–186]","noteIndex":0},"citationItems":[{"id":2269,"uris":["http://zotero.org/users/6749620/items/U6BDVQ5K"],"itemData":{"id":2269,"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id":1403,"uris":["http://zotero.org/users/6749620/items/LPXYSSTW"],"itemData":{"id":1403,"type":"book","collection-title":"The Springer Series on Challenges in Machine Learning","event-place":"Cham","ISBN":"978-3-030-05317-8","language":"en","note":"DOI: 10.1007/978-3-030-05318-5","publisher":"Springer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id":3123,"uris":["http://zotero.org/users/6749620/items/G45NMKIG"],"itemData":{"id":3123,"type":"article-journal","container-title":"Philosophy of statistics","note":"publisher: Elsevier","page":"583–605","source":"Google Scholar","title":"AIC, BIC and recent advances in model selection","author":[{"family":"Chakrabarti","given":"Arijit"},{"family":"Ghosh","given":"Jayanta K."}],"issued":{"date-parts":[["2011"]]}}},{"id":3122,"uris":["http://zotero.org/users/6749620/items/8845K7HS"],"itemData":{"id":3122,"type":"article-journal","container-title":"Cogent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F."}],"editor":[{"family":"Cook","given":"Steve"}],"issued":{"date-parts":[["2015",12,31]]}}}],"schema":"https://github.com/citation-style-language/schema/raw/master/csl-citation.json"} </w:instrText>
      </w:r>
      <w:r>
        <w:fldChar w:fldCharType="separate"/>
      </w:r>
      <w:r w:rsidR="00BA5378" w:rsidRPr="00BA5378">
        <w:rPr>
          <w:szCs w:val="24"/>
        </w:rPr>
        <w:t>[61,184–186]</w:t>
      </w:r>
      <w:r>
        <w:fldChar w:fldCharType="end"/>
      </w:r>
      <w:r>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 </w:t>
      </w:r>
      <w:r>
        <w:fldChar w:fldCharType="begin"/>
      </w:r>
      <w:r w:rsidR="00BA5378">
        <w:instrText xml:space="preserve"> ADDIN ZOTERO_ITEM CSL_CITATION {"citationID":"a1uv4befvld","properties":{"formattedCitation":"[187,188]","plainCitation":"[187,188]","noteIndex":0},"citationItems":[{"id":2120,"uris":["http://zotero.org/users/6749620/items/LBXXXMIV"],"itemData":{"id":2120,"type":"article-journal","container-title":"Nat Methods","issue":"4","page":"233","source":"Google Scholar","title":"Statistics versus machine learning","volume":"15","author":[{"family":"Ij","given":"H."}],"issued":{"date-parts":[["2018"]]}}},{"id":3121,"uris":["http://zotero.org/users/6749620/items/MEUCPMKH"],"itemData":{"id":3121,"type":"article-journal","abstract":"This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modeling","volume":"56","author":[{"family":"Boulesteix","given":"Anne‐Laure"},{"family":"Schmid","given":"Matthias"}],"issued":{"date-parts":[["2014",7]]}}}],"schema":"https://github.com/citation-style-language/schema/raw/master/csl-citation.json"} </w:instrText>
      </w:r>
      <w:r>
        <w:fldChar w:fldCharType="separate"/>
      </w:r>
      <w:r w:rsidR="00BA5378" w:rsidRPr="00BA5378">
        <w:t>[187,188]</w:t>
      </w:r>
      <w:r>
        <w:fldChar w:fldCharType="end"/>
      </w:r>
      <w:r>
        <w:t xml:space="preserve">. Ideally, a hybrid approach may be used, where trusted models from prior knowledge can be used as baseline comparisons to more automated approaches to produce stronger empirical evidence for the selection of models. In addition, the choice of metrics needs to reflect the decision-making problem, related risks, and the characteristics of the input data </w:t>
      </w:r>
      <w:r>
        <w:fldChar w:fldCharType="begin"/>
      </w:r>
      <w:r w:rsidR="00BA5378">
        <w:instrText xml:space="preserve"> ADDIN ZOTERO_ITEM CSL_CITATION {"citationID":"a1nsshchrp1","properties":{"formattedCitation":"[189,190]","plainCitation":"[189,190]","noteIndex":0},"citationItems":[{"id":3119,"uris":["http://zotero.org/users/6749620/items/C6BFMQIS"],"itemData":{"id":3119,"type":"report","source":"Google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id":3118,"uris":["http://zotero.org/users/6749620/items/ES4Q9IWL"],"itemData":{"id":3118,"type":"article-journal","container-title":"Safety science","note":"publisher: Elsevier","page":"386–399","source":"Google Scholar","title":"Foundations and choice of risk metrics","volume":"62","author":[{"family":"Johansen","given":"Inger Lise"},{"family":"Rausand","given":"Marvin"}],"issued":{"date-parts":[["2014"]]}}}],"schema":"https://github.com/citation-style-language/schema/raw/master/csl-citation.json"} </w:instrText>
      </w:r>
      <w:r>
        <w:fldChar w:fldCharType="separate"/>
      </w:r>
      <w:r w:rsidR="00BA5378" w:rsidRPr="00BA5378">
        <w:t>[189,190]</w:t>
      </w:r>
      <w:r>
        <w:fldChar w:fldCharType="end"/>
      </w:r>
      <w:r>
        <w:t xml:space="preserve">. Considering an evaluation metric involves identifying the outcome, how to quantify that outcome to be interpretable for the </w:t>
      </w:r>
      <w:r>
        <w:lastRenderedPageBreak/>
        <w:t xml:space="preserve">decision-making problem, and whether an increase or decrease in those quantities are desired. Data characteristics and related risks influence the validity of the metric for practical use, as imbalances in the outcome variable and side effects from related risks greatly influence whether the model and its predictions are valid in the real world. For example, the F1 score is used to address issues where models </w:t>
      </w:r>
      <w:proofErr w:type="spellStart"/>
      <w:r>
        <w:t>overfit</w:t>
      </w:r>
      <w:proofErr w:type="spellEnd"/>
      <w:r>
        <w:t xml:space="preserve"> to one or a small number of categories, providing a false interpretation of high performance </w:t>
      </w:r>
      <w:r>
        <w:fldChar w:fldCharType="begin"/>
      </w:r>
      <w:r w:rsidR="00BA5378">
        <w:instrText xml:space="preserve"> ADDIN ZOTERO_ITEM CSL_CITATION {"citationID":"amup4seuic","properties":{"formattedCitation":"[191]","plainCitation":"[191]","noteIndex":0},"citationItems":[{"id":3120,"uris":["http://zotero.org/users/6749620/items/Q2K3DUAM"],"itemData":{"id":3120,"type":"paper-conference","container-title":"Proceedings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schema":"https://github.com/citation-style-language/schema/raw/master/csl-citation.json"} </w:instrText>
      </w:r>
      <w:r>
        <w:fldChar w:fldCharType="separate"/>
      </w:r>
      <w:r w:rsidR="00BA5378" w:rsidRPr="00BA5378">
        <w:t>[191]</w:t>
      </w:r>
      <w:r>
        <w:fldChar w:fldCharType="end"/>
      </w:r>
      <w:r>
        <w:t xml:space="preserve">. Another example involves incorporating outcome effects on vulnerable populations (e.g. disabled, low-income families) and equity (e.g. distribution of benefits or damages from outcome across areas and sub-populations) in evaluation metrics to account for risks </w:t>
      </w:r>
      <w:r>
        <w:fldChar w:fldCharType="begin"/>
      </w:r>
      <w:r w:rsidR="00BA5378">
        <w:instrText xml:space="preserve"> ADDIN ZOTERO_ITEM CSL_CITATION {"citationID":"a1s664jctfn","properties":{"formattedCitation":"[192\\uc0\\u8211{}194]","plainCitation":"[192–194]","noteIndex":0},"citationItems":[{"id":3117,"uris":["http://zotero.org/users/6749620/items/RQ2MAFT8"],"itemData":{"id":3117,"type":"book","collection-title":"Artificial Intelligence: Foundations, Theory, and Algorithms","event-place":"Cham","ISBN":"978-3-030-30370-9","language":"en","license":"http://www.springer.com/tdm","note":"DOI: 10.1007/978-3-030-30371-6","publisher":"Springer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id":3115,"uris":["http://zotero.org/users/6749620/items/GB6YFTNL"],"itemData":{"id":3115,"type":"article-journal","container-title":"IEEE Transactions on Engineering management","issue":"3","note":"publisher: IEEE","page":"539–547","source":"Google Scholar","title":"Equity metrics with risk, performance, and cost objectives for the prioritization of transportation projects","volume":"54","author":[{"family":"Joshi","given":"Nilesh N."},{"family":"Lambert","given":"James H."}],"issued":{"date-parts":[["2007"]]}}},{"id":3116,"uris":["http://zotero.org/users/6749620/items/J2Q8FTFB"],"itemData":{"id":3116,"type":"article-journal","container-title":"Chest","issue":"6","note":"publisher: Elsevier","page":"1621–1627","source":"Google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H."}],"issued":{"date-parts":[["2022"]]}}}],"schema":"https://github.com/citation-style-language/schema/raw/master/csl-citation.json"} </w:instrText>
      </w:r>
      <w:r>
        <w:fldChar w:fldCharType="separate"/>
      </w:r>
      <w:r w:rsidR="00BA5378" w:rsidRPr="00BA5378">
        <w:rPr>
          <w:szCs w:val="24"/>
        </w:rPr>
        <w:t>[192–194]</w:t>
      </w:r>
      <w:r>
        <w:fldChar w:fldCharType="end"/>
      </w:r>
      <w:r>
        <w:t>. In this example, we may also consider multiple outcome sub-models with a unifying metric to address the target outcome (e.g. road traffic injuries), and their outcome effects (e.g. vulnerable populations and equity). With adequate computational resources, efforts on the choice of metrics may provide more benefit than efforts spent on the choice of models as automated modelling approaches develop, and more non-expert users are able to apply these models.</w:t>
      </w:r>
    </w:p>
    <w:p w14:paraId="59E25E5C" w14:textId="2AE9C9D0" w:rsidR="00F701BB" w:rsidRDefault="00F701BB" w:rsidP="00F701BB">
      <w:pPr>
        <w:pStyle w:val="MDPI22heading2"/>
      </w:pPr>
      <w:r>
        <w:t>Appendix B.3. Optimization Algorithm and Guidance</w:t>
      </w:r>
      <w:r w:rsidR="00E108E9">
        <w:t xml:space="preserve"> Considerations</w:t>
      </w:r>
    </w:p>
    <w:p w14:paraId="2C90C57A" w14:textId="531B9EFB" w:rsidR="00F701BB" w:rsidRDefault="00F701BB" w:rsidP="008132FC">
      <w:pPr>
        <w:pStyle w:val="MDPI31text"/>
        <w:rPr>
          <w:ins w:id="737" w:author="Richard Wen" w:date="2026-02-28T00:43:00Z"/>
        </w:rPr>
      </w:pPr>
      <w:r>
        <w:t xml:space="preserve">After creating an outcome model to generate geo-interventions, an optimization algorithm is required to approximate the best geo-intervention from a constrained set of alternative geo-interventions. Selecting and guiding this algorithm generally helps in finding more desirable outcomes, as it limits the extremely large search space (set of alternative geo-interventions), where it is impractical to explore all possible options </w:t>
      </w:r>
      <w:r>
        <w:fldChar w:fldCharType="begin"/>
      </w:r>
      <w:r w:rsidR="00BA5378">
        <w:instrText xml:space="preserve"> ADDIN ZOTERO_ITEM CSL_CITATION {"citationID":"a2qo2dafm0h","properties":{"formattedCitation":"[195,196]","plainCitation":"[195,196]","noteIndex":0},"citationItems":[{"id":3113,"uris":["http://zotero.org/users/6749620/items/965DKLX9"],"itemData":{"id":3113,"type":"article-journal","abstract":"Approximation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ago.","container-title":"ACM SIGACT News","DOI":"10.1145/261342.571216","ISSN":"0163-5700","issue":"2","journalAbbreviation":"SIGACT News","language":"en","page":"40-52","source":"DOI.org (Crossref)","title":"Approximation Algorithms for NP-Hard Problems","volume":"28","editor":[{"family":"Hochba","given":"Dorit S."}],"issued":{"date-parts":[["1997",6]]}}},{"id":3114,"uris":["http://zotero.org/users/6749620/items/6JQM44ET"],"itemData":{"id":3114,"type":"chapter","container-title":"Combinatorial Optimization — Eureka, You Shrink!","event-place":"Berlin, Heidelberg","ISBN":"978-3-540-00580-3","note":"collection-title: Lecture Notes in Computer Science\nDOI: 10.1007/3-540-36478-1_17","page":"185-207","publisher":"Springer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J."}],"accessed":{"date-parts":[["2025",7,3]]},"issued":{"date-parts":[["2003"]]}}}],"schema":"https://github.com/citation-style-language/schema/raw/master/csl-citation.json"} </w:instrText>
      </w:r>
      <w:r>
        <w:fldChar w:fldCharType="separate"/>
      </w:r>
      <w:r w:rsidR="00BA5378" w:rsidRPr="00BA5378">
        <w:t>[195,196]</w:t>
      </w:r>
      <w:r>
        <w:fldChar w:fldCharType="end"/>
      </w:r>
      <w:r>
        <w:t xml:space="preserve">. First, an optimization algorithm must be selected. Common choices are sequential </w:t>
      </w:r>
      <w:r>
        <w:fldChar w:fldCharType="begin"/>
      </w:r>
      <w:r w:rsidR="00BA5378">
        <w:instrText xml:space="preserve"> ADDIN ZOTERO_ITEM CSL_CITATION {"citationID":"a98379dk06","properties":{"formattedCitation":"[197]","plainCitation":"[197]","noteIndex":0},"citationItems":[{"id":1064,"uris":["http://zotero.org/users/6749620/items/EWBBRFRT"],"itemData":{"id":1064,"type":"paper-conference","abstract":"State-of-the-art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approach.","collection-title":"Lecture Notes in Computer Science","container-title":"Learning and Intelligent Optimization","DOI":"10.1007/978-3-642-25566-3_40","event-place":"Berlin, Heidelberg","ISBN":"978-3-642-25566-3","language":"en","page":"507-523","publisher":"Springer","publisher-place":"Berlin,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Coello"}],"issued":{"date-parts":[["2011"]]}}}],"schema":"https://github.com/citation-style-language/schema/raw/master/csl-citation.json"} </w:instrText>
      </w:r>
      <w:r>
        <w:fldChar w:fldCharType="separate"/>
      </w:r>
      <w:r w:rsidR="00BA5378" w:rsidRPr="00BA5378">
        <w:t>[197]</w:t>
      </w:r>
      <w:r>
        <w:fldChar w:fldCharType="end"/>
      </w:r>
      <w:r>
        <w:t xml:space="preserve">, grid </w:t>
      </w:r>
      <w:r>
        <w:fldChar w:fldCharType="begin"/>
      </w:r>
      <w:r w:rsidR="00BA5378">
        <w:instrText xml:space="preserve"> ADDIN ZOTERO_ITEM CSL_CITATION {"citationID":"a17de4ml250","properties":{"formattedCitation":"[198]","plainCitation":"[198]","noteIndex":0},"citationItems":[{"id":3112,"uris":["http://zotero.org/users/6749620/items/V9S3PXAS"],"itemData":{"id":3112,"type":"chapter","container-title":"Innovations in Hybrid Intelligent Systems","event-place":"Berlin, Heidelberg","ISBN":"978-3-540-74971-4","note":"collection-title: Advances in Soft Computing\nDOI: 10.1007/978-3-540-74972-1_17","page":"120-127","publisher":"Springer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R."}],"accessed":{"date-parts":[["2025",7,3]]},"issued":{"date-parts":[["2007"]]}}}],"schema":"https://github.com/citation-style-language/schema/raw/master/csl-citation.json"} </w:instrText>
      </w:r>
      <w:r>
        <w:fldChar w:fldCharType="separate"/>
      </w:r>
      <w:r w:rsidR="00BA5378" w:rsidRPr="00BA5378">
        <w:t>[198]</w:t>
      </w:r>
      <w:r>
        <w:fldChar w:fldCharType="end"/>
      </w:r>
      <w:r>
        <w:t xml:space="preserve">, random </w:t>
      </w:r>
      <w:r>
        <w:fldChar w:fldCharType="begin"/>
      </w:r>
      <w:r w:rsidR="00BA5378">
        <w:instrText xml:space="preserve"> ADDIN ZOTERO_ITEM CSL_CITATION {"citationID":"a2l81ftar73","properties":{"formattedCitation":"[199]","plainCitation":"[199]","noteIndex":0},"citationItems":[{"id":1322,"uris":["http://zotero.org/users/6749620/items/23FYQP58"],"itemData":{"id":1322,"type":"article-journal","abstract":"Grid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Bayesian </w:t>
      </w:r>
      <w:r>
        <w:fldChar w:fldCharType="begin"/>
      </w:r>
      <w:r w:rsidR="00BA5378">
        <w:instrText xml:space="preserve"> ADDIN ZOTERO_ITEM CSL_CITATION {"citationID":"a1ln4egoqo","properties":{"formattedCitation":"[200]","plainCitation":"[200]","noteIndex":0},"citationItems":[{"id":2191,"uris":["http://zotero.org/users/6749620/items/JINF84VN"],"itemData":{"id":2191,"type":"article-journal","abstract":"Bayesian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schema":"https://github.com/citation-style-language/schema/raw/master/csl-citation.json"} </w:instrText>
      </w:r>
      <w:r>
        <w:fldChar w:fldCharType="separate"/>
      </w:r>
      <w:r w:rsidR="00BA5378" w:rsidRPr="00BA5378">
        <w:t>[200]</w:t>
      </w:r>
      <w:r>
        <w:fldChar w:fldCharType="end"/>
      </w:r>
      <w:r>
        <w:t xml:space="preserve">, evolutionary </w:t>
      </w:r>
      <w:r>
        <w:fldChar w:fldCharType="begin"/>
      </w:r>
      <w:r w:rsidR="00BA5378">
        <w:instrText xml:space="preserve"> ADDIN ZOTERO_ITEM CSL_CITATION {"citationID":"a20q19gk36s","properties":{"formattedCitation":"[201]","plainCitation":"[201]","noteIndex":0},"citationItems":[{"id":3111,"uris":["http://zotero.org/users/6749620/items/UJNU7E9A"],"itemData":{"id":3111,"type":"article-journal","container-title":"IEEE Transactions on evolutionary computation","issue":"3","note":"publisher: IEEE","page":"303–317","source":"Google Scholar","title":"Evolutionary optimization in uncertain environments-a survey","volume":"9","author":[{"family":"Jin","given":"Yaochu"},{"family":"Branke","given":"Jürgen"}],"issued":{"date-parts":[["2005"]]}}}],"schema":"https://github.com/citation-style-language/schema/raw/master/csl-citation.json"} </w:instrText>
      </w:r>
      <w:r>
        <w:fldChar w:fldCharType="separate"/>
      </w:r>
      <w:r w:rsidR="00BA5378" w:rsidRPr="00BA5378">
        <w:t>[201]</w:t>
      </w:r>
      <w:r>
        <w:fldChar w:fldCharType="end"/>
      </w:r>
      <w:r>
        <w:t xml:space="preserve">, gradient descent </w:t>
      </w:r>
      <w:r>
        <w:fldChar w:fldCharType="begin"/>
      </w:r>
      <w:r w:rsidR="00BA5378">
        <w:instrText xml:space="preserve"> ADDIN ZOTERO_ITEM CSL_CITATION {"citationID":"aa85eh38g4","properties":{"formattedCitation":"[202]","plainCitation":"[202]","noteIndex":0},"citationItems":[{"id":2489,"uris":["http://zotero.org/users/6749620/items/38EEEX6F"],"itemData":{"id":2489,"type":"article-journal","abstract":"Whether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Mohsin"}],"issued":{"date-parts":[["2021",2,18]]}}}],"schema":"https://github.com/citation-style-language/schema/raw/master/csl-citation.json"} </w:instrText>
      </w:r>
      <w:r>
        <w:fldChar w:fldCharType="separate"/>
      </w:r>
      <w:r w:rsidR="00BA5378" w:rsidRPr="00BA5378">
        <w:t>[202]</w:t>
      </w:r>
      <w:r>
        <w:fldChar w:fldCharType="end"/>
      </w:r>
      <w:r>
        <w:t xml:space="preserve">, and particle-swarm search </w:t>
      </w:r>
      <w:r>
        <w:fldChar w:fldCharType="begin"/>
      </w:r>
      <w:r w:rsidR="00BA5378">
        <w:instrText xml:space="preserve"> ADDIN ZOTERO_ITEM CSL_CITATION {"citationID":"a1vfkn3sei5","properties":{"formattedCitation":"[203]","plainCitation":"[203]","noteIndex":0},"citationItems":[{"id":2487,"uris":["http://zotero.org/users/6749620/items/NIA53DVS"],"itemData":{"id":2487,"type":"article-journal","abstract":"Particle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algorithm","volume":"22","author":[{"family":"Wang","given":"Dongshu"},{"family":"Tan","given":"Dapei"},{"family":"Liu","given":"Lei"}],"issued":{"date-parts":[["2018",1,1]]}}}],"schema":"https://github.com/citation-style-language/schema/raw/master/csl-citation.json"} </w:instrText>
      </w:r>
      <w:r>
        <w:fldChar w:fldCharType="separate"/>
      </w:r>
      <w:r w:rsidR="00BA5378" w:rsidRPr="00BA5378">
        <w:t>[203]</w:t>
      </w:r>
      <w:r>
        <w:fldChar w:fldCharType="end"/>
      </w:r>
      <w:r>
        <w:t xml:space="preserve">, where these algorithms outperform brute-force and search under similar time limits. Ideally, experimenting with a combination of different optimization algorithms under reasonable time limits, before committing more resources, is desirable, as it provides empirical evidence for selecting an algorithm given the model, dataset, and various constraints. For example, grid, random, Bayesian, and evolutionary algorithms may be run in parallel for two hours, while the algorithm that yields the best geo-intervention is chosen to be run for several days. Here, computational resources, potential for parallelization, and hybrid algorithms may also be considered. Computational resources and parallelization may allow certain algorithms to explore more options (e.g. parallelized grid or random search </w:t>
      </w:r>
      <w:r>
        <w:fldChar w:fldCharType="begin"/>
      </w:r>
      <w:r w:rsidR="00BA5378">
        <w:instrText xml:space="preserve"> ADDIN ZOTERO_ITEM CSL_CITATION {"citationID":"aah48o0cla","properties":{"formattedCitation":"[204]","plainCitation":"[204]","noteIndex":0},"citationItems":[{"id":3110,"uris":["http://zotero.org/users/6749620/items/QW4RVVGR"],"itemData":{"id":3110,"type":"article-journal","container-title":"Computer Physics Communications","note":"publisher: Elsevier","page":"390–397","source":"Google Scholar","title":"A parallel algorithm for random searches","volume":"196","author":[{"family":"Wosniack","given":"Marina E."},{"family":"Raposo","given":"Ernesto P."},{"family":"Viswanathan","given":"Gandhi M."},{"family":"Luz","given":"Marcos GE","non-dropping-particle":"da"}],"issued":{"date-parts":[["2015"]]}}}],"schema":"https://github.com/citation-style-language/schema/raw/master/csl-citation.json"} </w:instrText>
      </w:r>
      <w:r>
        <w:fldChar w:fldCharType="separate"/>
      </w:r>
      <w:r w:rsidR="00BA5378" w:rsidRPr="00BA5378">
        <w:t>[204]</w:t>
      </w:r>
      <w:r>
        <w:fldChar w:fldCharType="end"/>
      </w:r>
      <w:r>
        <w:t xml:space="preserve">), and disadvantage others (e.g. dependency on previously explored options in Bayesian search </w:t>
      </w:r>
      <w:r>
        <w:fldChar w:fldCharType="begin"/>
      </w:r>
      <w:r>
        <w:instrText xml:space="preserve"> ADDIN ZOTERO_ITEM CSL_CITATION {"citationID":"a1nt8cjsp8b","properties":{"formattedCitation":"[96]","plainCitation":"[96]","noteIndex":0},"citationItems":[{"id":1063,"uris":["http://zotero.org/users/6749620/items/YS8IMQNU"],"itemData":{"id":1063,"type":"chapter","container-title":"Advances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fldChar w:fldCharType="separate"/>
      </w:r>
      <w:r w:rsidRPr="007837A4">
        <w:t>[96]</w:t>
      </w:r>
      <w:r>
        <w:fldChar w:fldCharType="end"/>
      </w:r>
      <w:r>
        <w:t xml:space="preserve">). There is also possibility in combining algorithms, such as applying random search to initialize better prior options for Bayesian search </w:t>
      </w:r>
      <w:r>
        <w:fldChar w:fldCharType="begin"/>
      </w:r>
      <w:r w:rsidR="00BA5378">
        <w:instrText xml:space="preserve"> ADDIN ZOTERO_ITEM CSL_CITATION {"citationID":"a14r1fjnp33","properties":{"formattedCitation":"[199]","plainCitation":"[199]","noteIndex":0},"citationItems":[{"id":1322,"uris":["http://zotero.org/users/6749620/items/23FYQP58"],"itemData":{"id":1322,"type":"article-journal","abstract":"Grid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Second, guiding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behavior. In the case study, a common relationship is known between traffic volumes and collisions, and thus, two scenarios focused on defining constraints on high and low traffic areas to reduce collisions. In scenario two, low traffic areas had a much larger search space and did not result in any geo-interventions that would reduce collisions. In scenario one, high traffic areas had lowered the search space, and resulted in several geo-interventions that lowered collisions, which is consistent with past knowledge on traffic collisions </w:t>
      </w:r>
      <w:r>
        <w:fldChar w:fldCharType="begin"/>
      </w:r>
      <w:r w:rsidR="00BA5378">
        <w:instrText xml:space="preserve"> ADDIN ZOTERO_ITEM CSL_CITATION {"citationID":"ahnuldnm3e","properties":{"formattedCitation":"[205\\uc0\\u8211{}207]","plainCitation":"[205–207]","noteIndex":0},"citationItems":[{"id":3246,"uris":["http://zotero.org/users/6749620/items/AHG2SUSQ"],"itemData":{"id":3246,"type":"article-journal","container-title":"International journal of environmental research and public health","issue":"4","note":"publisher: MDPI","page":"1393","source":"Google Scholar","title":"Relationship between traffic volume and accident frequency at intersections","volume":"17","author":[{"family":"Retallack","given":"Angus Eugene"},{"family":"Ostendorf","given":"Bertram"}],"issued":{"date-parts":[["2020"]]}}},{"id":3108,"uris":["http://zotero.org/users/6749620/items/UW54QGGL"],"itemData":{"id":3108,"type":"article-journal","abstract":"In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id":3109,"uris":["http://zotero.org/users/6749620/items/9QM4A37K"],"itemData":{"id":3109,"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schema":"https://github.com/citation-style-language/schema/raw/master/csl-citation.json"} </w:instrText>
      </w:r>
      <w:r>
        <w:fldChar w:fldCharType="separate"/>
      </w:r>
      <w:r w:rsidR="00BA5378" w:rsidRPr="00BA5378">
        <w:rPr>
          <w:szCs w:val="24"/>
        </w:rPr>
        <w:t>[205–207]</w:t>
      </w:r>
      <w:r>
        <w:fldChar w:fldCharType="end"/>
      </w:r>
      <w:r>
        <w:t>. Additionally, the number of variables were limited to the top three most important infrastructure variables, further limiting the search space to represent modifiable phenomena in the real world. Here, the search space was limited by reducing the number of variables and the areas in which geo-interventions can be applied. Careful consideration is needed in limiting the search space to modifiable variables and spatial areas relative to the decision-making context. Hence, the decision maker’s knowledge is crucial in limiting the search space to guide the optimization algorithm towards generating both more practical and effective geo-interventions that can be applied in the real world.</w:t>
      </w:r>
    </w:p>
    <w:p w14:paraId="0266A089" w14:textId="529DCD5D" w:rsidR="00A56E84" w:rsidRDefault="00A56E84" w:rsidP="00A56E84">
      <w:pPr>
        <w:pStyle w:val="MDPI21heading1"/>
        <w:rPr>
          <w:ins w:id="738" w:author="Richard Wen" w:date="2026-02-28T00:43:00Z"/>
        </w:rPr>
      </w:pPr>
      <w:ins w:id="739" w:author="Richard Wen" w:date="2026-02-28T00:43:00Z">
        <w:r>
          <w:rPr>
            <w:szCs w:val="24"/>
          </w:rPr>
          <w:lastRenderedPageBreak/>
          <w:t>Appendix</w:t>
        </w:r>
        <w:r>
          <w:t xml:space="preserve"> </w:t>
        </w:r>
      </w:ins>
      <w:ins w:id="740" w:author="Richard Wen" w:date="2026-02-28T00:44:00Z">
        <w:r>
          <w:t>C</w:t>
        </w:r>
      </w:ins>
      <w:ins w:id="741" w:author="Richard Wen" w:date="2026-02-28T00:43:00Z">
        <w:r>
          <w:t xml:space="preserve">. </w:t>
        </w:r>
      </w:ins>
      <w:r w:rsidR="007108BB">
        <w:t>Case Study Details</w:t>
      </w:r>
      <w:r w:rsidR="007A4DF9">
        <w:t>.</w:t>
      </w:r>
    </w:p>
    <w:p w14:paraId="365FC3E7" w14:textId="1170FD94" w:rsidR="008333F2" w:rsidRDefault="007108BB" w:rsidP="00A815F7">
      <w:pPr>
        <w:pStyle w:val="MDPI31text"/>
      </w:pPr>
      <w:r>
        <w:t>This appendix provides details on the case study in Section 3.2</w:t>
      </w:r>
      <w:r w:rsidR="00A815F7">
        <w:t>, namely the overall process applied in the case study and the optimization iterations found in the outcome modelling component</w:t>
      </w:r>
      <w:r>
        <w:t>. Figure</w:t>
      </w:r>
      <w:ins w:id="742" w:author="Richard Wen" w:date="2026-03-05T20:09:00Z">
        <w:r w:rsidR="008333F2">
          <w:t xml:space="preserve"> C1</w:t>
        </w:r>
      </w:ins>
      <w:del w:id="743" w:author="Richard Wen" w:date="2026-03-05T20:09:00Z">
        <w:r w:rsidDel="008333F2">
          <w:delText>s</w:delText>
        </w:r>
      </w:del>
      <w:ins w:id="744" w:author="Richard Wen" w:date="2026-03-05T20:09:00Z">
        <w:r w:rsidR="008333F2">
          <w:t xml:space="preserve"> </w:t>
        </w:r>
      </w:ins>
      <w:r w:rsidR="00BF5F1F">
        <w:t>illustrates an application of the geo-intervention modelling framework</w:t>
      </w:r>
      <w:r w:rsidR="004104BA">
        <w:t xml:space="preserve"> in Figure 3</w:t>
      </w:r>
      <w:r w:rsidR="00BF5F1F">
        <w:t xml:space="preserve"> to the case study by specifying each framewo</w:t>
      </w:r>
      <w:r w:rsidR="006E090A">
        <w:t xml:space="preserve">rk component and sub-component. </w:t>
      </w:r>
      <w:r w:rsidR="00041A2B">
        <w:t>In the first spatial data component,</w:t>
      </w:r>
      <w:r w:rsidR="00BF5F1F">
        <w:t xml:space="preserve"> </w:t>
      </w:r>
      <w:r w:rsidR="00041A2B">
        <w:t>data is spatially aggregated into a standard format as described in Section 2.3.1.</w:t>
      </w:r>
      <w:r w:rsidR="006A75F2">
        <w:t xml:space="preserve"> In the second outcome modelling component, </w:t>
      </w:r>
      <w:proofErr w:type="spellStart"/>
      <w:r w:rsidR="006A75F2">
        <w:t>AutoML</w:t>
      </w:r>
      <w:proofErr w:type="spellEnd"/>
      <w:r w:rsidR="006A75F2">
        <w:t xml:space="preserve"> models were built to predict MVCs and find the best model </w:t>
      </w:r>
      <w:r w:rsidR="00E861AF">
        <w:t>as described in Section 2.3.2</w:t>
      </w:r>
      <w:r w:rsidR="006A75F2">
        <w:t>. Lastly, the geo-intervention generation component uses Bayesian optimization</w:t>
      </w:r>
      <w:r w:rsidR="0068267B">
        <w:t xml:space="preserve">, given </w:t>
      </w:r>
      <w:r w:rsidR="00E861AF">
        <w:t>several</w:t>
      </w:r>
      <w:r w:rsidR="0068267B">
        <w:t xml:space="preserve"> constraints</w:t>
      </w:r>
      <w:r w:rsidR="00E861AF">
        <w:t xml:space="preserve"> described in Section 2.3.3</w:t>
      </w:r>
      <w:r w:rsidR="0068267B">
        <w:t>,</w:t>
      </w:r>
      <w:r w:rsidR="006A75F2">
        <w:t xml:space="preserve"> to </w:t>
      </w:r>
      <w:r w:rsidR="0068267B">
        <w:t>generate</w:t>
      </w:r>
      <w:r w:rsidR="006A75F2">
        <w:t xml:space="preserve"> </w:t>
      </w:r>
      <w:r w:rsidR="00B62575">
        <w:t xml:space="preserve">optimized </w:t>
      </w:r>
      <w:r w:rsidR="006A75F2">
        <w:t>geo-interventions using the best model found in the previous outcome modelling component.</w:t>
      </w:r>
      <w:r w:rsidR="00A815F7">
        <w:t xml:space="preserve"> </w:t>
      </w:r>
      <w:ins w:id="745" w:author="Richard Wen" w:date="2026-02-28T00:51:00Z">
        <w:r w:rsidR="003056AB">
          <w:t>Figures C</w:t>
        </w:r>
      </w:ins>
      <w:r>
        <w:t>2</w:t>
      </w:r>
      <w:ins w:id="746" w:author="Richard Wen" w:date="2026-02-28T00:51:00Z">
        <w:r w:rsidR="003056AB">
          <w:t xml:space="preserve"> to C</w:t>
        </w:r>
      </w:ins>
      <w:r>
        <w:t>3</w:t>
      </w:r>
      <w:ins w:id="747" w:author="Richard Wen" w:date="2026-02-28T00:51:00Z">
        <w:r w:rsidR="003056AB">
          <w:t xml:space="preserve"> visualize the reduction in </w:t>
        </w:r>
      </w:ins>
      <w:ins w:id="748" w:author="Richard Wen" w:date="2026-02-28T00:52:00Z">
        <w:r w:rsidR="003056AB">
          <w:t>MVCs when applying Bayesian optimization to</w:t>
        </w:r>
      </w:ins>
      <w:ins w:id="749" w:author="Richard Wen" w:date="2026-02-28T00:57:00Z">
        <w:r w:rsidR="00101894">
          <w:t xml:space="preserve"> the top three most important infrastructure variables</w:t>
        </w:r>
      </w:ins>
      <w:ins w:id="750" w:author="Richard Wen" w:date="2026-02-28T00:52:00Z">
        <w:r w:rsidR="00CF1CB6">
          <w:t xml:space="preserve"> the best model found in</w:t>
        </w:r>
        <w:r w:rsidR="003056AB">
          <w:t xml:space="preserve"> the case study</w:t>
        </w:r>
      </w:ins>
      <w:ins w:id="751" w:author="Richard Wen" w:date="2026-02-28T00:53:00Z">
        <w:r w:rsidR="003056AB">
          <w:t>.</w:t>
        </w:r>
        <w:r w:rsidR="000F69C3">
          <w:t xml:space="preserve"> </w:t>
        </w:r>
      </w:ins>
      <w:ins w:id="752" w:author="Richard Wen" w:date="2026-02-28T00:58:00Z">
        <w:r w:rsidR="00B24A68">
          <w:t>F</w:t>
        </w:r>
      </w:ins>
      <w:ins w:id="753" w:author="Richard Wen" w:date="2026-02-28T00:53:00Z">
        <w:r w:rsidR="000F69C3">
          <w:t>or scenario one, the optimal reduction of MVCs was found at iteration 983, while for scenario two, there</w:t>
        </w:r>
      </w:ins>
      <w:ins w:id="754" w:author="Richard Wen" w:date="2026-02-28T00:54:00Z">
        <w:r w:rsidR="000F69C3">
          <w:t xml:space="preserve"> was no reduction of MVCs found throughout all 1101 iterations</w:t>
        </w:r>
      </w:ins>
      <w:ins w:id="755" w:author="Richard Wen" w:date="2026-02-28T00:58:00Z">
        <w:r w:rsidR="005944E8">
          <w:t xml:space="preserve"> since</w:t>
        </w:r>
      </w:ins>
      <w:r w:rsidR="009473DE">
        <w:t xml:space="preserve"> the initial</w:t>
      </w:r>
      <w:ins w:id="756" w:author="Richard Wen" w:date="2026-02-28T00:58:00Z">
        <w:r w:rsidR="005944E8">
          <w:t xml:space="preserve"> iteration</w:t>
        </w:r>
      </w:ins>
      <w:ins w:id="757" w:author="Richard Wen" w:date="2026-02-28T00:54:00Z">
        <w:r w:rsidR="000F69C3">
          <w:t>.</w:t>
        </w:r>
      </w:ins>
    </w:p>
    <w:p w14:paraId="1682CFC9" w14:textId="4F4FA472" w:rsidR="008333F2" w:rsidRDefault="005C65DB" w:rsidP="0020140B">
      <w:pPr>
        <w:pStyle w:val="MDPI52figure"/>
        <w:ind w:left="2040" w:firstLine="510"/>
        <w:jc w:val="left"/>
        <w:rPr>
          <w:ins w:id="758" w:author="Richard Wen" w:date="2025-12-24T15:45:00Z"/>
          <w:b/>
          <w:bCs/>
        </w:rPr>
        <w:pPrChange w:id="759" w:author="Richard Wen" w:date="2025-12-24T15:45:00Z">
          <w:pPr>
            <w:pStyle w:val="MDPI52figure"/>
            <w:ind w:left="2040" w:firstLine="510"/>
          </w:pPr>
        </w:pPrChange>
      </w:pPr>
      <w:r>
        <w:rPr>
          <w:b/>
          <w:bCs/>
        </w:rPr>
        <w:pict w14:anchorId="4DE63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85pt;height:372.3pt">
            <v:imagedata r:id="rId19" o:title="fig-study"/>
          </v:shape>
        </w:pict>
      </w:r>
    </w:p>
    <w:p w14:paraId="336A1DD9" w14:textId="134136AB" w:rsidR="008333F2" w:rsidRPr="00F3245B" w:rsidRDefault="008333F2" w:rsidP="008333F2">
      <w:pPr>
        <w:pStyle w:val="MDPI52figure"/>
        <w:ind w:left="1530" w:firstLine="510"/>
        <w:rPr>
          <w:ins w:id="760" w:author="Richard Wen" w:date="2025-12-24T15:45:00Z"/>
        </w:rPr>
      </w:pPr>
      <w:commentRangeStart w:id="761"/>
      <w:ins w:id="762" w:author="Richard Wen" w:date="2025-12-24T15:45:00Z">
        <w:r w:rsidRPr="005A7A5A">
          <w:rPr>
            <w:b/>
            <w:bCs/>
          </w:rPr>
          <w:t xml:space="preserve">Figure </w:t>
        </w:r>
      </w:ins>
      <w:r>
        <w:rPr>
          <w:b/>
          <w:bCs/>
        </w:rPr>
        <w:t>C1</w:t>
      </w:r>
      <w:ins w:id="763" w:author="Richard Wen" w:date="2025-12-24T15:45:00Z">
        <w:r w:rsidRPr="005A7A5A">
          <w:rPr>
            <w:b/>
            <w:bCs/>
          </w:rPr>
          <w:t>.</w:t>
        </w:r>
        <w:r>
          <w:t xml:space="preserve"> Application </w:t>
        </w:r>
      </w:ins>
      <w:commentRangeEnd w:id="761"/>
      <w:r>
        <w:rPr>
          <w:rStyle w:val="CommentReference"/>
          <w:rFonts w:eastAsia="SimSun"/>
          <w:snapToGrid/>
          <w:lang w:eastAsia="zh-CN" w:bidi="ar-SA"/>
        </w:rPr>
        <w:commentReference w:id="761"/>
      </w:r>
      <w:ins w:id="764" w:author="Richard Wen" w:date="2025-12-24T15:45:00Z">
        <w:r>
          <w:t>of the geo-intervention modelling framework for</w:t>
        </w:r>
      </w:ins>
      <w:ins w:id="765" w:author="Richard Wen" w:date="2026-02-28T00:59:00Z">
        <w:r>
          <w:t xml:space="preserve"> the</w:t>
        </w:r>
      </w:ins>
      <w:ins w:id="766" w:author="Richard Wen" w:date="2025-12-24T15:45:00Z">
        <w:r>
          <w:t xml:space="preserve"> case study.</w:t>
        </w:r>
      </w:ins>
    </w:p>
    <w:p w14:paraId="039F6919" w14:textId="12EB3B34" w:rsidR="00A56E84" w:rsidRDefault="000A781B" w:rsidP="00A56E84">
      <w:pPr>
        <w:pStyle w:val="MDPI31text"/>
      </w:pPr>
      <w:del w:id="767" w:author="Richard Wen" w:date="2026-02-28T00:51:00Z">
        <w:r w:rsidDel="003056AB">
          <w:delText>The</w:delText>
        </w:r>
      </w:del>
    </w:p>
    <w:p w14:paraId="3ADE66B8" w14:textId="77777777" w:rsidR="00B329AF" w:rsidRDefault="00B329AF" w:rsidP="001D2086">
      <w:pPr>
        <w:pStyle w:val="MDPI52figure"/>
        <w:ind w:left="2040" w:firstLine="510"/>
        <w:jc w:val="left"/>
      </w:pPr>
      <w:r w:rsidRPr="00E53481">
        <w:rPr>
          <w:noProof/>
          <w:lang w:val="en-CA" w:eastAsia="en-CA" w:bidi="ar-SA"/>
        </w:rPr>
        <w:lastRenderedPageBreak/>
        <w:drawing>
          <wp:inline distT="0" distB="0" distL="0" distR="0" wp14:anchorId="4075D04D" wp14:editId="35C83AF7">
            <wp:extent cx="3433982" cy="2699308"/>
            <wp:effectExtent l="0" t="0" r="0" b="635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20"/>
                    <a:stretch>
                      <a:fillRect/>
                    </a:stretch>
                  </pic:blipFill>
                  <pic:spPr bwMode="auto">
                    <a:xfrm>
                      <a:off x="0" y="0"/>
                      <a:ext cx="3478012" cy="2733918"/>
                    </a:xfrm>
                    <a:prstGeom prst="rect">
                      <a:avLst/>
                    </a:prstGeom>
                    <a:noFill/>
                    <a:ln>
                      <a:noFill/>
                    </a:ln>
                  </pic:spPr>
                </pic:pic>
              </a:graphicData>
            </a:graphic>
          </wp:inline>
        </w:drawing>
      </w:r>
    </w:p>
    <w:p w14:paraId="0117791D" w14:textId="16D77426" w:rsidR="00B329AF" w:rsidRDefault="00B329AF" w:rsidP="00B329AF">
      <w:pPr>
        <w:pStyle w:val="MDPI51figurecaption"/>
      </w:pPr>
      <w:r w:rsidRPr="005A7A5A">
        <w:rPr>
          <w:b/>
          <w:bCs/>
        </w:rPr>
        <w:t xml:space="preserve">Figure </w:t>
      </w:r>
      <w:r w:rsidR="007108BB">
        <w:rPr>
          <w:b/>
          <w:bCs/>
        </w:rPr>
        <w:t>C2</w:t>
      </w:r>
      <w:r w:rsidRPr="005A7A5A">
        <w:rPr>
          <w:b/>
          <w:bCs/>
        </w:rPr>
        <w:t>.</w:t>
      </w:r>
      <w:r>
        <w:t xml:space="preserve"> Bayesian optimization iterations for </w:t>
      </w:r>
      <w:commentRangeStart w:id="768"/>
      <w:commentRangeStart w:id="769"/>
      <w:r>
        <w:t xml:space="preserve">scenario </w:t>
      </w:r>
      <w:ins w:id="770" w:author="Richard Wen" w:date="2025-12-22T19:10:00Z">
        <w:r>
          <w:t xml:space="preserve">one </w:t>
        </w:r>
      </w:ins>
      <w:del w:id="771" w:author="Richard Wen" w:date="2025-12-22T19:10:00Z">
        <w:r w:rsidDel="0038366B">
          <w:delText>1</w:delText>
        </w:r>
        <w:commentRangeEnd w:id="768"/>
        <w:r w:rsidDel="0038366B">
          <w:rPr>
            <w:rStyle w:val="CommentReference"/>
            <w:sz w:val="18"/>
            <w:szCs w:val="20"/>
          </w:rPr>
          <w:commentReference w:id="768"/>
        </w:r>
      </w:del>
      <w:commentRangeEnd w:id="769"/>
      <w:r>
        <w:rPr>
          <w:rStyle w:val="CommentReference"/>
          <w:sz w:val="18"/>
          <w:szCs w:val="20"/>
        </w:rPr>
        <w:commentReference w:id="769"/>
      </w:r>
      <w:del w:id="772" w:author="Richard Wen" w:date="2025-12-22T19:10:00Z">
        <w:r w:rsidDel="0038366B">
          <w:delText xml:space="preserve"> </w:delText>
        </w:r>
      </w:del>
      <w:r>
        <w:t xml:space="preserve">using 80 by 80 grid </w:t>
      </w:r>
      <w:proofErr w:type="spellStart"/>
      <w:r>
        <w:t>autosklearn</w:t>
      </w:r>
      <w:proofErr w:type="spellEnd"/>
      <w:r w:rsidRPr="00EB6816">
        <w:rPr>
          <w:i/>
          <w:iCs/>
        </w:rPr>
        <w:t xml:space="preserve"> </w:t>
      </w:r>
      <w:r>
        <w:t>model.</w:t>
      </w:r>
    </w:p>
    <w:p w14:paraId="7C8DFFF5" w14:textId="77777777" w:rsidR="00B329AF" w:rsidRDefault="00B329AF" w:rsidP="001D2086">
      <w:pPr>
        <w:pStyle w:val="MDPI52figure"/>
        <w:ind w:left="2040" w:firstLine="510"/>
        <w:jc w:val="left"/>
      </w:pPr>
      <w:r w:rsidRPr="00E53481">
        <w:rPr>
          <w:noProof/>
          <w:lang w:val="en-CA" w:eastAsia="en-CA" w:bidi="ar-SA"/>
        </w:rPr>
        <w:drawing>
          <wp:inline distT="0" distB="0" distL="0" distR="0" wp14:anchorId="561E2303" wp14:editId="19C71E0D">
            <wp:extent cx="3393585" cy="2823667"/>
            <wp:effectExtent l="0" t="0" r="0" b="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21"/>
                    <a:stretch>
                      <a:fillRect/>
                    </a:stretch>
                  </pic:blipFill>
                  <pic:spPr bwMode="auto">
                    <a:xfrm>
                      <a:off x="0" y="0"/>
                      <a:ext cx="3457456" cy="2876812"/>
                    </a:xfrm>
                    <a:prstGeom prst="rect">
                      <a:avLst/>
                    </a:prstGeom>
                    <a:noFill/>
                    <a:ln>
                      <a:noFill/>
                    </a:ln>
                  </pic:spPr>
                </pic:pic>
              </a:graphicData>
            </a:graphic>
          </wp:inline>
        </w:drawing>
      </w:r>
    </w:p>
    <w:p w14:paraId="7B7B6642" w14:textId="3136D508" w:rsidR="00B329AF" w:rsidRPr="00613B31" w:rsidRDefault="00B329AF" w:rsidP="00B329AF">
      <w:pPr>
        <w:pStyle w:val="MDPI51figurecaption"/>
      </w:pPr>
      <w:r w:rsidRPr="005A7A5A">
        <w:rPr>
          <w:b/>
          <w:bCs/>
        </w:rPr>
        <w:t xml:space="preserve">Figure </w:t>
      </w:r>
      <w:r w:rsidR="007108BB">
        <w:rPr>
          <w:b/>
          <w:bCs/>
        </w:rPr>
        <w:t>C3</w:t>
      </w:r>
      <w:r w:rsidRPr="005A7A5A">
        <w:rPr>
          <w:b/>
          <w:bCs/>
        </w:rPr>
        <w:t>.</w:t>
      </w:r>
      <w:r>
        <w:t xml:space="preserve"> Bayesian optimization iterations for </w:t>
      </w:r>
      <w:r w:rsidRPr="0038366B">
        <w:t xml:space="preserve">scenario </w:t>
      </w:r>
      <w:ins w:id="773" w:author="Richard Wen" w:date="2025-12-22T19:10:00Z">
        <w:r w:rsidRPr="0038366B">
          <w:rPr>
            <w:rPrChange w:id="774" w:author="Richard Wen" w:date="2025-12-22T19:11:00Z">
              <w:rPr>
                <w:highlight w:val="yellow"/>
              </w:rPr>
            </w:rPrChange>
          </w:rPr>
          <w:t>two</w:t>
        </w:r>
      </w:ins>
      <w:del w:id="775" w:author="Richard Wen" w:date="2025-12-22T19:10:00Z">
        <w:r w:rsidRPr="000B7479" w:rsidDel="0038366B">
          <w:rPr>
            <w:highlight w:val="yellow"/>
            <w:rPrChange w:id="776" w:author="snli" w:date="2025-11-18T01:12:00Z">
              <w:rPr/>
            </w:rPrChange>
          </w:rPr>
          <w:delText>2</w:delText>
        </w:r>
      </w:del>
      <w:r>
        <w:t xml:space="preserve"> using 80 by 80 grid </w:t>
      </w:r>
      <w:proofErr w:type="spellStart"/>
      <w:r>
        <w:t>autosklearn</w:t>
      </w:r>
      <w:proofErr w:type="spellEnd"/>
      <w:r w:rsidRPr="00EB6816">
        <w:rPr>
          <w:i/>
          <w:iCs/>
        </w:rPr>
        <w:t xml:space="preserve"> </w:t>
      </w:r>
      <w:r>
        <w:t>model.</w:t>
      </w:r>
    </w:p>
    <w:p w14:paraId="06D427AE" w14:textId="19C1BBBA" w:rsidR="007A20D5" w:rsidRDefault="00314AC5" w:rsidP="007A20D5">
      <w:pPr>
        <w:pStyle w:val="MDPI21heading1"/>
        <w:ind w:left="0"/>
      </w:pPr>
      <w:r w:rsidRPr="00FA04F1">
        <w:t>References</w:t>
      </w:r>
    </w:p>
    <w:p w14:paraId="44CE42DE" w14:textId="77777777" w:rsidR="00EE1E2D" w:rsidRDefault="0021221A" w:rsidP="00EE1E2D">
      <w:pPr>
        <w:pStyle w:val="Bibliography"/>
      </w:pPr>
      <w:r>
        <w:fldChar w:fldCharType="begin"/>
      </w:r>
      <w:r w:rsidR="00EE1E2D">
        <w:instrText xml:space="preserve"> ADDIN ZOTERO_BIBL {"uncited":[],"omitted":[],"custom":[]} CSL_BIBLIOGRAPHY </w:instrText>
      </w:r>
      <w:r>
        <w:fldChar w:fldCharType="separate"/>
      </w:r>
      <w:r w:rsidR="00EE1E2D">
        <w:t xml:space="preserve">1. </w:t>
      </w:r>
      <w:r w:rsidR="00EE1E2D">
        <w:tab/>
        <w:t xml:space="preserve">World Health Organization </w:t>
      </w:r>
      <w:r w:rsidR="00EE1E2D">
        <w:rPr>
          <w:i/>
          <w:iCs/>
        </w:rPr>
        <w:t>Global Status Report on Road Safety</w:t>
      </w:r>
      <w:r w:rsidR="00EE1E2D">
        <w:t>; Geneva, 2018;</w:t>
      </w:r>
    </w:p>
    <w:p w14:paraId="37E81D82" w14:textId="77777777" w:rsidR="00EE1E2D" w:rsidRDefault="00EE1E2D" w:rsidP="00EE1E2D">
      <w:pPr>
        <w:pStyle w:val="Bibliography"/>
      </w:pPr>
      <w:r>
        <w:t xml:space="preserve">2. </w:t>
      </w:r>
      <w:r>
        <w:tab/>
        <w:t xml:space="preserve">United Nations Office on Drugs and Crime </w:t>
      </w:r>
      <w:r>
        <w:rPr>
          <w:i/>
          <w:iCs/>
        </w:rPr>
        <w:t>Global Study on Homicide</w:t>
      </w:r>
      <w:r>
        <w:t>; Vienna, 2019;</w:t>
      </w:r>
    </w:p>
    <w:p w14:paraId="5EC0DC6A" w14:textId="77777777" w:rsidR="00EE1E2D" w:rsidRDefault="00EE1E2D" w:rsidP="00EE1E2D">
      <w:pPr>
        <w:pStyle w:val="Bibliography"/>
      </w:pPr>
      <w:r>
        <w:t xml:space="preserve">3. </w:t>
      </w:r>
      <w:r>
        <w:tab/>
        <w:t xml:space="preserve">Braga, A.A.; Schnell, C. Evaluating Place-Based Policing Strategies: Lessons Learned from the Smart Policing Initiative in Boston. </w:t>
      </w:r>
      <w:r>
        <w:rPr>
          <w:i/>
          <w:iCs/>
        </w:rPr>
        <w:t>Police quarterly</w:t>
      </w:r>
      <w:r>
        <w:t xml:space="preserve"> </w:t>
      </w:r>
      <w:r>
        <w:rPr>
          <w:b/>
          <w:bCs/>
        </w:rPr>
        <w:t>2013</w:t>
      </w:r>
      <w:r>
        <w:t xml:space="preserve">, </w:t>
      </w:r>
      <w:r>
        <w:rPr>
          <w:i/>
          <w:iCs/>
        </w:rPr>
        <w:t>16</w:t>
      </w:r>
      <w:r>
        <w:t>, 339–357.</w:t>
      </w:r>
    </w:p>
    <w:p w14:paraId="27D4C6B2" w14:textId="77777777" w:rsidR="00EE1E2D" w:rsidRDefault="00EE1E2D" w:rsidP="00EE1E2D">
      <w:pPr>
        <w:pStyle w:val="Bibliography"/>
      </w:pPr>
      <w:r>
        <w:t xml:space="preserve">4. </w:t>
      </w:r>
      <w:r>
        <w:tab/>
        <w:t xml:space="preserve">Yang, B.-M.; Kim, J. Road Traffic Accidents and Policy Interventions in Korea. </w:t>
      </w:r>
      <w:r>
        <w:rPr>
          <w:i/>
          <w:iCs/>
        </w:rPr>
        <w:t>Injury Control and Safety Promotion</w:t>
      </w:r>
      <w:r>
        <w:t xml:space="preserve"> </w:t>
      </w:r>
      <w:r>
        <w:rPr>
          <w:b/>
          <w:bCs/>
        </w:rPr>
        <w:t>2003</w:t>
      </w:r>
      <w:r>
        <w:t xml:space="preserve">, </w:t>
      </w:r>
      <w:r>
        <w:rPr>
          <w:i/>
          <w:iCs/>
        </w:rPr>
        <w:t>10</w:t>
      </w:r>
      <w:r>
        <w:t>, 89–94, doi:10.1076/icsp.10.1.89.14120.</w:t>
      </w:r>
    </w:p>
    <w:p w14:paraId="28D75BA1" w14:textId="77777777" w:rsidR="00EE1E2D" w:rsidRDefault="00EE1E2D" w:rsidP="00EE1E2D">
      <w:pPr>
        <w:pStyle w:val="Bibliography"/>
      </w:pPr>
      <w:r>
        <w:t xml:space="preserve">5. </w:t>
      </w:r>
      <w:r>
        <w:tab/>
        <w:t xml:space="preserve">Richard Wen Generative Design of Geospatial Interventions </w:t>
      </w:r>
      <w:proofErr w:type="gramStart"/>
      <w:r>
        <w:t>With</w:t>
      </w:r>
      <w:proofErr w:type="gramEnd"/>
      <w:r>
        <w:t xml:space="preserve"> Automated Machine Learning and Bayesian Optimization, Toronto Metropolitan University: Toronto, 2023.</w:t>
      </w:r>
    </w:p>
    <w:p w14:paraId="68E2F578" w14:textId="77777777" w:rsidR="00EE1E2D" w:rsidRDefault="00EE1E2D" w:rsidP="00EE1E2D">
      <w:pPr>
        <w:pStyle w:val="Bibliography"/>
      </w:pPr>
      <w:r>
        <w:t xml:space="preserve">6. </w:t>
      </w:r>
      <w:r>
        <w:tab/>
        <w:t xml:space="preserve">A Ross, D.; G Smith, P.; H Morrow, R. Types of Intervention and Their Development. In </w:t>
      </w:r>
      <w:r>
        <w:rPr>
          <w:i/>
          <w:iCs/>
        </w:rPr>
        <w:t>Field Trials of Health Interventions, 3rd Edition</w:t>
      </w:r>
      <w:r>
        <w:t>; Oxford University Press, 2015.</w:t>
      </w:r>
    </w:p>
    <w:p w14:paraId="65EFEF75" w14:textId="77777777" w:rsidR="00EE1E2D" w:rsidRDefault="00EE1E2D" w:rsidP="00EE1E2D">
      <w:pPr>
        <w:pStyle w:val="Bibliography"/>
      </w:pPr>
      <w:r>
        <w:lastRenderedPageBreak/>
        <w:t xml:space="preserve">7. </w:t>
      </w:r>
      <w:r>
        <w:tab/>
        <w:t xml:space="preserve">Bonnet, E.; </w:t>
      </w:r>
      <w:proofErr w:type="spellStart"/>
      <w:r>
        <w:t>Lechat</w:t>
      </w:r>
      <w:proofErr w:type="spellEnd"/>
      <w:r>
        <w:t xml:space="preserve">, L.; </w:t>
      </w:r>
      <w:proofErr w:type="spellStart"/>
      <w:r>
        <w:t>Ridde</w:t>
      </w:r>
      <w:proofErr w:type="spellEnd"/>
      <w:r>
        <w:t xml:space="preserve">, V. What Interventions Are Required to Reduce Road Traffic Injuries in Africa? A Scoping Review of the Literature. </w:t>
      </w:r>
      <w:r>
        <w:rPr>
          <w:i/>
          <w:iCs/>
        </w:rPr>
        <w:t>PLOS ONE</w:t>
      </w:r>
      <w:r>
        <w:t xml:space="preserve"> </w:t>
      </w:r>
      <w:r>
        <w:rPr>
          <w:b/>
          <w:bCs/>
        </w:rPr>
        <w:t>2018</w:t>
      </w:r>
      <w:r>
        <w:t xml:space="preserve">, </w:t>
      </w:r>
      <w:r>
        <w:rPr>
          <w:i/>
          <w:iCs/>
        </w:rPr>
        <w:t>13</w:t>
      </w:r>
      <w:r>
        <w:t>, e0208195, doi:10.1371/journal.pone.0208195.</w:t>
      </w:r>
    </w:p>
    <w:p w14:paraId="40C246CD" w14:textId="77777777" w:rsidR="00EE1E2D" w:rsidRDefault="00EE1E2D" w:rsidP="00EE1E2D">
      <w:pPr>
        <w:pStyle w:val="Bibliography"/>
      </w:pPr>
      <w:r>
        <w:t xml:space="preserve">8. </w:t>
      </w:r>
      <w:r>
        <w:tab/>
        <w:t xml:space="preserve">Bunn, F.; Collier, T.; Frost, C.; Ker, K.; Roberts, I.; Wentz, R. Traffic Calming for the Prevention of Road Traffic Injuries: Systematic Review and Meta-Analysis. </w:t>
      </w:r>
      <w:r>
        <w:rPr>
          <w:i/>
          <w:iCs/>
        </w:rPr>
        <w:t>Injury Prevention</w:t>
      </w:r>
      <w:r>
        <w:t xml:space="preserve"> </w:t>
      </w:r>
      <w:r>
        <w:rPr>
          <w:b/>
          <w:bCs/>
        </w:rPr>
        <w:t>2003</w:t>
      </w:r>
      <w:r>
        <w:t xml:space="preserve">, </w:t>
      </w:r>
      <w:r>
        <w:rPr>
          <w:i/>
          <w:iCs/>
        </w:rPr>
        <w:t>9</w:t>
      </w:r>
      <w:r>
        <w:t>, 200–204, doi:10.1136/ip.9.3.200.</w:t>
      </w:r>
    </w:p>
    <w:p w14:paraId="78230481" w14:textId="77777777" w:rsidR="00EE1E2D" w:rsidRDefault="00EE1E2D" w:rsidP="00EE1E2D">
      <w:pPr>
        <w:pStyle w:val="Bibliography"/>
      </w:pPr>
      <w:r>
        <w:t xml:space="preserve">9. </w:t>
      </w:r>
      <w:r>
        <w:tab/>
        <w:t xml:space="preserve">Yang, B. GIS Crime Mapping to Support Evidence-Based Solutions Provided by Community-Based Organizations. </w:t>
      </w:r>
      <w:r>
        <w:rPr>
          <w:i/>
          <w:iCs/>
        </w:rPr>
        <w:t>Sustainability</w:t>
      </w:r>
      <w:r>
        <w:t xml:space="preserve"> </w:t>
      </w:r>
      <w:r>
        <w:rPr>
          <w:b/>
          <w:bCs/>
        </w:rPr>
        <w:t>2019</w:t>
      </w:r>
      <w:r>
        <w:t xml:space="preserve">, </w:t>
      </w:r>
      <w:r>
        <w:rPr>
          <w:i/>
          <w:iCs/>
        </w:rPr>
        <w:t>11</w:t>
      </w:r>
      <w:r>
        <w:t>, 4889, doi</w:t>
      </w:r>
      <w:proofErr w:type="gramStart"/>
      <w:r>
        <w:t>:10.3390</w:t>
      </w:r>
      <w:proofErr w:type="gramEnd"/>
      <w:r>
        <w:t>/su11184889.</w:t>
      </w:r>
    </w:p>
    <w:p w14:paraId="7270C77D" w14:textId="77777777" w:rsidR="00EE1E2D" w:rsidRDefault="00EE1E2D" w:rsidP="00EE1E2D">
      <w:pPr>
        <w:pStyle w:val="Bibliography"/>
      </w:pPr>
      <w:r>
        <w:t xml:space="preserve">10. </w:t>
      </w:r>
      <w:r>
        <w:tab/>
      </w:r>
      <w:proofErr w:type="spellStart"/>
      <w:r>
        <w:t>Boulos</w:t>
      </w:r>
      <w:proofErr w:type="spellEnd"/>
      <w:r>
        <w:t xml:space="preserve">, M.N.K. Towards Evidence-Based, GIS-Driven National Spatial Health Information Infrastructure and Surveillance Services in the United Kingdom. </w:t>
      </w:r>
      <w:proofErr w:type="spellStart"/>
      <w:r>
        <w:rPr>
          <w:i/>
          <w:iCs/>
        </w:rPr>
        <w:t>Int</w:t>
      </w:r>
      <w:proofErr w:type="spellEnd"/>
      <w:r>
        <w:rPr>
          <w:i/>
          <w:iCs/>
        </w:rPr>
        <w:t xml:space="preserve"> J Health </w:t>
      </w:r>
      <w:proofErr w:type="spellStart"/>
      <w:r>
        <w:rPr>
          <w:i/>
          <w:iCs/>
        </w:rPr>
        <w:t>Geogr</w:t>
      </w:r>
      <w:proofErr w:type="spellEnd"/>
      <w:r>
        <w:t xml:space="preserve"> </w:t>
      </w:r>
      <w:r>
        <w:rPr>
          <w:b/>
          <w:bCs/>
        </w:rPr>
        <w:t>2004</w:t>
      </w:r>
      <w:r>
        <w:t xml:space="preserve">, </w:t>
      </w:r>
      <w:r>
        <w:rPr>
          <w:i/>
          <w:iCs/>
        </w:rPr>
        <w:t>3</w:t>
      </w:r>
      <w:r>
        <w:t>, 1, doi</w:t>
      </w:r>
      <w:proofErr w:type="gramStart"/>
      <w:r>
        <w:t>:10.1186</w:t>
      </w:r>
      <w:proofErr w:type="gramEnd"/>
      <w:r>
        <w:t>/1476-072X-3-1.</w:t>
      </w:r>
    </w:p>
    <w:p w14:paraId="6BA205B6" w14:textId="77777777" w:rsidR="00EE1E2D" w:rsidRDefault="00EE1E2D" w:rsidP="00EE1E2D">
      <w:pPr>
        <w:pStyle w:val="Bibliography"/>
      </w:pPr>
      <w:r>
        <w:t xml:space="preserve">11. </w:t>
      </w:r>
      <w:r>
        <w:tab/>
      </w:r>
      <w:proofErr w:type="spellStart"/>
      <w:r>
        <w:t>Nykiforuk</w:t>
      </w:r>
      <w:proofErr w:type="spellEnd"/>
      <w:r>
        <w:t xml:space="preserve">, C.I.J.; </w:t>
      </w:r>
      <w:proofErr w:type="spellStart"/>
      <w:r>
        <w:t>Flaman</w:t>
      </w:r>
      <w:proofErr w:type="spellEnd"/>
      <w:r>
        <w:t xml:space="preserve">, L.M. Geographic Information Systems (GIS) for Health Promotion and Public Health: A Review. </w:t>
      </w:r>
      <w:r>
        <w:rPr>
          <w:i/>
          <w:iCs/>
        </w:rPr>
        <w:t>Health Promotion Practice</w:t>
      </w:r>
      <w:r>
        <w:t xml:space="preserve"> </w:t>
      </w:r>
      <w:r>
        <w:rPr>
          <w:b/>
          <w:bCs/>
        </w:rPr>
        <w:t>2011</w:t>
      </w:r>
      <w:r>
        <w:t xml:space="preserve">, </w:t>
      </w:r>
      <w:r>
        <w:rPr>
          <w:i/>
          <w:iCs/>
        </w:rPr>
        <w:t>12</w:t>
      </w:r>
      <w:r>
        <w:t>, 63–73, doi</w:t>
      </w:r>
      <w:proofErr w:type="gramStart"/>
      <w:r>
        <w:t>:10.1177</w:t>
      </w:r>
      <w:proofErr w:type="gramEnd"/>
      <w:r>
        <w:t>/1524839909334624.</w:t>
      </w:r>
    </w:p>
    <w:p w14:paraId="41C20856" w14:textId="77777777" w:rsidR="00EE1E2D" w:rsidRDefault="00EE1E2D" w:rsidP="00EE1E2D">
      <w:pPr>
        <w:pStyle w:val="Bibliography"/>
      </w:pPr>
      <w:r>
        <w:t xml:space="preserve">12. </w:t>
      </w:r>
      <w:r>
        <w:tab/>
        <w:t xml:space="preserve">Wang, R.; Murayama, Y.; Morimoto, T. Scenario Simulation Studies of Urban Development Using Remote Sensing and GIS: Review. </w:t>
      </w:r>
      <w:r>
        <w:rPr>
          <w:i/>
          <w:iCs/>
        </w:rPr>
        <w:t>Remote Sensing Applications: Society and Environment</w:t>
      </w:r>
      <w:r>
        <w:t xml:space="preserve"> </w:t>
      </w:r>
      <w:r>
        <w:rPr>
          <w:b/>
          <w:bCs/>
        </w:rPr>
        <w:t>2021</w:t>
      </w:r>
      <w:r>
        <w:t xml:space="preserve">, </w:t>
      </w:r>
      <w:r>
        <w:rPr>
          <w:i/>
          <w:iCs/>
        </w:rPr>
        <w:t>22</w:t>
      </w:r>
      <w:r>
        <w:t>, 100474, doi:10.1016/j.rsase.2021.100474.</w:t>
      </w:r>
    </w:p>
    <w:p w14:paraId="4BC69067" w14:textId="77777777" w:rsidR="00EE1E2D" w:rsidRDefault="00EE1E2D" w:rsidP="00EE1E2D">
      <w:pPr>
        <w:pStyle w:val="Bibliography"/>
      </w:pPr>
      <w:r>
        <w:t xml:space="preserve">13. </w:t>
      </w:r>
      <w:r>
        <w:tab/>
      </w:r>
      <w:proofErr w:type="spellStart"/>
      <w:r>
        <w:t>Elsahlamy</w:t>
      </w:r>
      <w:proofErr w:type="spellEnd"/>
      <w:r>
        <w:t xml:space="preserve">, E.; </w:t>
      </w:r>
      <w:proofErr w:type="spellStart"/>
      <w:r>
        <w:t>Eshra</w:t>
      </w:r>
      <w:proofErr w:type="spellEnd"/>
      <w:r>
        <w:t xml:space="preserve">, A.; </w:t>
      </w:r>
      <w:proofErr w:type="spellStart"/>
      <w:r>
        <w:t>Eshra</w:t>
      </w:r>
      <w:proofErr w:type="spellEnd"/>
      <w:r>
        <w:t>, N.; El-</w:t>
      </w:r>
      <w:proofErr w:type="spellStart"/>
      <w:r>
        <w:t>Fishawy</w:t>
      </w:r>
      <w:proofErr w:type="spellEnd"/>
      <w:r>
        <w:t>, N. Empowering GIS with Big Data: A Review of Recent Advances. In Proceedings of the 2021 International Conference on Electronic Engineering (ICEEM); July 2021; pp. 1–7.</w:t>
      </w:r>
    </w:p>
    <w:p w14:paraId="1B9E8BFF" w14:textId="77777777" w:rsidR="00EE1E2D" w:rsidRDefault="00EE1E2D" w:rsidP="00EE1E2D">
      <w:pPr>
        <w:pStyle w:val="Bibliography"/>
      </w:pPr>
      <w:r>
        <w:t xml:space="preserve">14. </w:t>
      </w:r>
      <w:r>
        <w:tab/>
        <w:t xml:space="preserve">Bailey, P.E.; Keyes, E.B.; Parker, C.; Abdullah, M.; </w:t>
      </w:r>
      <w:proofErr w:type="spellStart"/>
      <w:r>
        <w:t>Kebede</w:t>
      </w:r>
      <w:proofErr w:type="spellEnd"/>
      <w:r>
        <w:t xml:space="preserve">, H.; Freedman, L. Using a GIS to Model Interventions to Strengthen the Emergency Referral System for Maternal and Newborn Health in Ethiopia. </w:t>
      </w:r>
      <w:r>
        <w:rPr>
          <w:i/>
          <w:iCs/>
        </w:rPr>
        <w:t>International Journal of Gynecology &amp; Obstetrics</w:t>
      </w:r>
      <w:r>
        <w:t xml:space="preserve"> </w:t>
      </w:r>
      <w:r>
        <w:rPr>
          <w:b/>
          <w:bCs/>
        </w:rPr>
        <w:t>2011</w:t>
      </w:r>
      <w:r>
        <w:t xml:space="preserve">, </w:t>
      </w:r>
      <w:r>
        <w:rPr>
          <w:i/>
          <w:iCs/>
        </w:rPr>
        <w:t>115</w:t>
      </w:r>
      <w:r>
        <w:t>, 300–309, doi:10.1016/j.ijgo.2011.09.004.</w:t>
      </w:r>
    </w:p>
    <w:p w14:paraId="2C6D818A" w14:textId="77777777" w:rsidR="00EE1E2D" w:rsidRDefault="00EE1E2D" w:rsidP="00EE1E2D">
      <w:pPr>
        <w:pStyle w:val="Bibliography"/>
      </w:pPr>
      <w:r>
        <w:t xml:space="preserve">15. </w:t>
      </w:r>
      <w:r>
        <w:tab/>
      </w:r>
      <w:proofErr w:type="spellStart"/>
      <w:r>
        <w:t>Franch</w:t>
      </w:r>
      <w:proofErr w:type="spellEnd"/>
      <w:r>
        <w:t xml:space="preserve">-Pardo, I.; </w:t>
      </w:r>
      <w:proofErr w:type="spellStart"/>
      <w:r>
        <w:t>Napoletano</w:t>
      </w:r>
      <w:proofErr w:type="spellEnd"/>
      <w:r>
        <w:t xml:space="preserve">, B.M.; </w:t>
      </w:r>
      <w:proofErr w:type="spellStart"/>
      <w:r>
        <w:t>Rosete</w:t>
      </w:r>
      <w:proofErr w:type="spellEnd"/>
      <w:r>
        <w:t xml:space="preserve">-Verges, F.; </w:t>
      </w:r>
      <w:proofErr w:type="spellStart"/>
      <w:r>
        <w:t>Billa</w:t>
      </w:r>
      <w:proofErr w:type="spellEnd"/>
      <w:r>
        <w:t xml:space="preserve">, L. Spatial Analysis and GIS in the Study of COVID-19. A Review. </w:t>
      </w:r>
      <w:r>
        <w:rPr>
          <w:i/>
          <w:iCs/>
        </w:rPr>
        <w:t>Science of The Total Environment</w:t>
      </w:r>
      <w:r>
        <w:t xml:space="preserve"> </w:t>
      </w:r>
      <w:r>
        <w:rPr>
          <w:b/>
          <w:bCs/>
        </w:rPr>
        <w:t>2020</w:t>
      </w:r>
      <w:r>
        <w:t xml:space="preserve">, </w:t>
      </w:r>
      <w:r>
        <w:rPr>
          <w:i/>
          <w:iCs/>
        </w:rPr>
        <w:t>739</w:t>
      </w:r>
      <w:r>
        <w:t>, 140033, doi:10.1016/j.scitotenv.2020.140033.</w:t>
      </w:r>
    </w:p>
    <w:p w14:paraId="000F650D" w14:textId="77777777" w:rsidR="00EE1E2D" w:rsidRDefault="00EE1E2D" w:rsidP="00EE1E2D">
      <w:pPr>
        <w:pStyle w:val="Bibliography"/>
      </w:pPr>
      <w:r>
        <w:t xml:space="preserve">16. </w:t>
      </w:r>
      <w:r>
        <w:tab/>
      </w:r>
      <w:proofErr w:type="spellStart"/>
      <w:r>
        <w:t>Ištoka</w:t>
      </w:r>
      <w:proofErr w:type="spellEnd"/>
      <w:r>
        <w:t xml:space="preserve"> </w:t>
      </w:r>
      <w:proofErr w:type="spellStart"/>
      <w:r>
        <w:t>Otković</w:t>
      </w:r>
      <w:proofErr w:type="spellEnd"/>
      <w:r>
        <w:t xml:space="preserve">, I.; </w:t>
      </w:r>
      <w:proofErr w:type="spellStart"/>
      <w:r>
        <w:t>Karleuša</w:t>
      </w:r>
      <w:proofErr w:type="spellEnd"/>
      <w:r>
        <w:t xml:space="preserve">, B.; </w:t>
      </w:r>
      <w:proofErr w:type="spellStart"/>
      <w:r>
        <w:t>Deluka-Tibljaš</w:t>
      </w:r>
      <w:proofErr w:type="spellEnd"/>
      <w:r>
        <w:t xml:space="preserve">, A.; </w:t>
      </w:r>
      <w:proofErr w:type="spellStart"/>
      <w:r>
        <w:t>Šurdonja</w:t>
      </w:r>
      <w:proofErr w:type="spellEnd"/>
      <w:r>
        <w:t xml:space="preserve">, S.; </w:t>
      </w:r>
      <w:proofErr w:type="spellStart"/>
      <w:r>
        <w:t>Marušić</w:t>
      </w:r>
      <w:proofErr w:type="spellEnd"/>
      <w:r>
        <w:t xml:space="preserve">, M. Combining Traffic Microsimulation Modeling and Multi-Criteria Analysis for Sustainable Spatial-Traffic Planning. </w:t>
      </w:r>
      <w:r>
        <w:rPr>
          <w:i/>
          <w:iCs/>
        </w:rPr>
        <w:t>Land</w:t>
      </w:r>
      <w:r>
        <w:t xml:space="preserve"> </w:t>
      </w:r>
      <w:r>
        <w:rPr>
          <w:b/>
          <w:bCs/>
        </w:rPr>
        <w:t>2021</w:t>
      </w:r>
      <w:r>
        <w:t xml:space="preserve">, </w:t>
      </w:r>
      <w:r>
        <w:rPr>
          <w:i/>
          <w:iCs/>
        </w:rPr>
        <w:t>10</w:t>
      </w:r>
      <w:r>
        <w:t>, 666, doi</w:t>
      </w:r>
      <w:proofErr w:type="gramStart"/>
      <w:r>
        <w:t>:10.3390</w:t>
      </w:r>
      <w:proofErr w:type="gramEnd"/>
      <w:r>
        <w:t>/land10070666.</w:t>
      </w:r>
    </w:p>
    <w:p w14:paraId="69A455FF" w14:textId="77777777" w:rsidR="00EE1E2D" w:rsidRDefault="00EE1E2D" w:rsidP="00EE1E2D">
      <w:pPr>
        <w:pStyle w:val="Bibliography"/>
      </w:pPr>
      <w:r>
        <w:t xml:space="preserve">17. </w:t>
      </w:r>
      <w:r>
        <w:tab/>
      </w:r>
      <w:proofErr w:type="spellStart"/>
      <w:r>
        <w:t>Piza</w:t>
      </w:r>
      <w:proofErr w:type="spellEnd"/>
      <w:r>
        <w:t xml:space="preserve">, E.L.; Kennedy, L.W.; Caplan, J.M. Facilitators and Impediments to Designing, Implementing, and Evaluating Risk-Based Policing Strategies Using Risk Terrain Modeling: Insights from a Multi-City Evaluation in the United States. </w:t>
      </w:r>
      <w:proofErr w:type="spellStart"/>
      <w:r>
        <w:rPr>
          <w:i/>
          <w:iCs/>
        </w:rPr>
        <w:t>Eur</w:t>
      </w:r>
      <w:proofErr w:type="spellEnd"/>
      <w:r>
        <w:rPr>
          <w:i/>
          <w:iCs/>
        </w:rPr>
        <w:t xml:space="preserve"> J </w:t>
      </w:r>
      <w:proofErr w:type="spellStart"/>
      <w:r>
        <w:rPr>
          <w:i/>
          <w:iCs/>
        </w:rPr>
        <w:t>Crim</w:t>
      </w:r>
      <w:proofErr w:type="spellEnd"/>
      <w:r>
        <w:rPr>
          <w:i/>
          <w:iCs/>
        </w:rPr>
        <w:t xml:space="preserve"> Policy Res</w:t>
      </w:r>
      <w:r>
        <w:t xml:space="preserve"> </w:t>
      </w:r>
      <w:r>
        <w:rPr>
          <w:b/>
          <w:bCs/>
        </w:rPr>
        <w:t>2018</w:t>
      </w:r>
      <w:r>
        <w:t xml:space="preserve">, </w:t>
      </w:r>
      <w:r>
        <w:rPr>
          <w:i/>
          <w:iCs/>
        </w:rPr>
        <w:t>24</w:t>
      </w:r>
      <w:r>
        <w:t>, 489–513, doi</w:t>
      </w:r>
      <w:proofErr w:type="gramStart"/>
      <w:r>
        <w:t>:10.1007</w:t>
      </w:r>
      <w:proofErr w:type="gramEnd"/>
      <w:r>
        <w:t>/s10610-017-9367-9.</w:t>
      </w:r>
    </w:p>
    <w:p w14:paraId="60841345" w14:textId="77777777" w:rsidR="00EE1E2D" w:rsidRDefault="00EE1E2D" w:rsidP="00EE1E2D">
      <w:pPr>
        <w:pStyle w:val="Bibliography"/>
      </w:pPr>
      <w:r>
        <w:t xml:space="preserve">18. </w:t>
      </w:r>
      <w:r>
        <w:tab/>
      </w:r>
      <w:proofErr w:type="spellStart"/>
      <w:r>
        <w:t>Cegan</w:t>
      </w:r>
      <w:proofErr w:type="spellEnd"/>
      <w:r>
        <w:t xml:space="preserve">, J.C.; </w:t>
      </w:r>
      <w:proofErr w:type="spellStart"/>
      <w:r>
        <w:t>Filion</w:t>
      </w:r>
      <w:proofErr w:type="spellEnd"/>
      <w:r>
        <w:t xml:space="preserve">, A.M.; </w:t>
      </w:r>
      <w:proofErr w:type="spellStart"/>
      <w:r>
        <w:t>Keisler</w:t>
      </w:r>
      <w:proofErr w:type="spellEnd"/>
      <w:r>
        <w:t xml:space="preserve">, J.M.; </w:t>
      </w:r>
      <w:proofErr w:type="spellStart"/>
      <w:r>
        <w:t>Linkov</w:t>
      </w:r>
      <w:proofErr w:type="spellEnd"/>
      <w:r>
        <w:t xml:space="preserve">, I. Trends and Applications of Multi-Criteria Decision Analysis in Environmental Sciences: Literature Review. </w:t>
      </w:r>
      <w:r>
        <w:rPr>
          <w:i/>
          <w:iCs/>
        </w:rPr>
        <w:t xml:space="preserve">Environ </w:t>
      </w:r>
      <w:proofErr w:type="spellStart"/>
      <w:r>
        <w:rPr>
          <w:i/>
          <w:iCs/>
        </w:rPr>
        <w:t>Syst</w:t>
      </w:r>
      <w:proofErr w:type="spellEnd"/>
      <w:r>
        <w:rPr>
          <w:i/>
          <w:iCs/>
        </w:rPr>
        <w:t xml:space="preserve"> </w:t>
      </w:r>
      <w:proofErr w:type="spellStart"/>
      <w:r>
        <w:rPr>
          <w:i/>
          <w:iCs/>
        </w:rPr>
        <w:t>Decis</w:t>
      </w:r>
      <w:proofErr w:type="spellEnd"/>
      <w:r>
        <w:t xml:space="preserve"> </w:t>
      </w:r>
      <w:r>
        <w:rPr>
          <w:b/>
          <w:bCs/>
        </w:rPr>
        <w:t>2017</w:t>
      </w:r>
      <w:r>
        <w:t xml:space="preserve">, </w:t>
      </w:r>
      <w:r>
        <w:rPr>
          <w:i/>
          <w:iCs/>
        </w:rPr>
        <w:t>37</w:t>
      </w:r>
      <w:r>
        <w:t>, 123–133, doi</w:t>
      </w:r>
      <w:proofErr w:type="gramStart"/>
      <w:r>
        <w:t>:10.1007</w:t>
      </w:r>
      <w:proofErr w:type="gramEnd"/>
      <w:r>
        <w:t>/s10669-017-9642-9.</w:t>
      </w:r>
    </w:p>
    <w:p w14:paraId="45E41A4E" w14:textId="77777777" w:rsidR="00EE1E2D" w:rsidRDefault="00EE1E2D" w:rsidP="00EE1E2D">
      <w:pPr>
        <w:pStyle w:val="Bibliography"/>
      </w:pPr>
      <w:r>
        <w:t xml:space="preserve">19. </w:t>
      </w:r>
      <w:r>
        <w:tab/>
      </w:r>
      <w:proofErr w:type="spellStart"/>
      <w:r>
        <w:t>Malczewski</w:t>
      </w:r>
      <w:proofErr w:type="spellEnd"/>
      <w:r>
        <w:t xml:space="preserve">, J. GIS‐based </w:t>
      </w:r>
      <w:proofErr w:type="spellStart"/>
      <w:r>
        <w:t>Multicriteria</w:t>
      </w:r>
      <w:proofErr w:type="spellEnd"/>
      <w:r>
        <w:t xml:space="preserve"> Decision Analysis: A Survey of the Literature. </w:t>
      </w:r>
      <w:r>
        <w:rPr>
          <w:i/>
          <w:iCs/>
        </w:rPr>
        <w:t>International Journal of Geographical Information Science</w:t>
      </w:r>
      <w:r>
        <w:t xml:space="preserve"> </w:t>
      </w:r>
      <w:r>
        <w:rPr>
          <w:b/>
          <w:bCs/>
        </w:rPr>
        <w:t>2006</w:t>
      </w:r>
      <w:r>
        <w:t xml:space="preserve">, </w:t>
      </w:r>
      <w:r>
        <w:rPr>
          <w:i/>
          <w:iCs/>
        </w:rPr>
        <w:t>20</w:t>
      </w:r>
      <w:r>
        <w:t>, 703–726, doi</w:t>
      </w:r>
      <w:proofErr w:type="gramStart"/>
      <w:r>
        <w:t>:10.1080</w:t>
      </w:r>
      <w:proofErr w:type="gramEnd"/>
      <w:r>
        <w:t>/13658810600661508.</w:t>
      </w:r>
    </w:p>
    <w:p w14:paraId="5AD1ECD0" w14:textId="77777777" w:rsidR="00EE1E2D" w:rsidRDefault="00EE1E2D" w:rsidP="00EE1E2D">
      <w:pPr>
        <w:pStyle w:val="Bibliography"/>
      </w:pPr>
      <w:r>
        <w:t xml:space="preserve">20. </w:t>
      </w:r>
      <w:r>
        <w:tab/>
        <w:t xml:space="preserve">Wen, R.; Li, S. Spatial Decision Support Systems with Automated Machine Learning: A Review. </w:t>
      </w:r>
      <w:r>
        <w:rPr>
          <w:i/>
          <w:iCs/>
        </w:rPr>
        <w:t>ISPRS International Journal of Geo-Information</w:t>
      </w:r>
      <w:r>
        <w:t xml:space="preserve"> </w:t>
      </w:r>
      <w:r>
        <w:rPr>
          <w:b/>
          <w:bCs/>
        </w:rPr>
        <w:t>2023</w:t>
      </w:r>
      <w:r>
        <w:t xml:space="preserve">, </w:t>
      </w:r>
      <w:r>
        <w:rPr>
          <w:i/>
          <w:iCs/>
        </w:rPr>
        <w:t>12</w:t>
      </w:r>
      <w:r>
        <w:t>, 12, doi</w:t>
      </w:r>
      <w:proofErr w:type="gramStart"/>
      <w:r>
        <w:t>:10.3390</w:t>
      </w:r>
      <w:proofErr w:type="gramEnd"/>
      <w:r>
        <w:t>/ijgi12010012.</w:t>
      </w:r>
    </w:p>
    <w:p w14:paraId="4276D688" w14:textId="77777777" w:rsidR="00EE1E2D" w:rsidRDefault="00EE1E2D" w:rsidP="00EE1E2D">
      <w:pPr>
        <w:pStyle w:val="Bibliography"/>
      </w:pPr>
      <w:r>
        <w:t xml:space="preserve">21. </w:t>
      </w:r>
      <w:r>
        <w:tab/>
        <w:t xml:space="preserve">Akbari, K.; </w:t>
      </w:r>
      <w:proofErr w:type="gramStart"/>
      <w:r>
        <w:t>Winter</w:t>
      </w:r>
      <w:proofErr w:type="gramEnd"/>
      <w:r>
        <w:t xml:space="preserve">, S.; </w:t>
      </w:r>
      <w:proofErr w:type="spellStart"/>
      <w:r>
        <w:t>Tomko</w:t>
      </w:r>
      <w:proofErr w:type="spellEnd"/>
      <w:r>
        <w:t xml:space="preserve">, M. Spatial Causality: A Systematic Review on Spatial Causal Inference. </w:t>
      </w:r>
      <w:r>
        <w:rPr>
          <w:i/>
          <w:iCs/>
        </w:rPr>
        <w:t>Geographical Analysis</w:t>
      </w:r>
      <w:r>
        <w:t xml:space="preserve"> </w:t>
      </w:r>
      <w:r>
        <w:rPr>
          <w:b/>
          <w:bCs/>
        </w:rPr>
        <w:t>2023</w:t>
      </w:r>
      <w:r>
        <w:t xml:space="preserve">, </w:t>
      </w:r>
      <w:r>
        <w:rPr>
          <w:i/>
          <w:iCs/>
        </w:rPr>
        <w:t>55</w:t>
      </w:r>
      <w:r>
        <w:t>, 56–89, doi:10.1111/gean.12312.</w:t>
      </w:r>
    </w:p>
    <w:p w14:paraId="6410F99E" w14:textId="77777777" w:rsidR="00EE1E2D" w:rsidRDefault="00EE1E2D" w:rsidP="00EE1E2D">
      <w:pPr>
        <w:pStyle w:val="Bibliography"/>
      </w:pPr>
      <w:r>
        <w:t xml:space="preserve">22. </w:t>
      </w:r>
      <w:r>
        <w:tab/>
      </w:r>
      <w:proofErr w:type="spellStart"/>
      <w:r>
        <w:t>Mortaheb</w:t>
      </w:r>
      <w:proofErr w:type="spellEnd"/>
      <w:r>
        <w:t xml:space="preserve">, R.; Jankowski, P. Smart City Re-Imagined: City Planning and </w:t>
      </w:r>
      <w:proofErr w:type="spellStart"/>
      <w:r>
        <w:t>GeoAI</w:t>
      </w:r>
      <w:proofErr w:type="spellEnd"/>
      <w:r>
        <w:t xml:space="preserve"> in the Age of Big Data. </w:t>
      </w:r>
      <w:r>
        <w:rPr>
          <w:i/>
          <w:iCs/>
        </w:rPr>
        <w:t>Journal of Urban Management</w:t>
      </w:r>
      <w:r>
        <w:t xml:space="preserve"> </w:t>
      </w:r>
      <w:r>
        <w:rPr>
          <w:b/>
          <w:bCs/>
        </w:rPr>
        <w:t>2023</w:t>
      </w:r>
      <w:r>
        <w:t xml:space="preserve">, </w:t>
      </w:r>
      <w:r>
        <w:rPr>
          <w:i/>
          <w:iCs/>
        </w:rPr>
        <w:t>12</w:t>
      </w:r>
      <w:r>
        <w:t>, 4–15.</w:t>
      </w:r>
    </w:p>
    <w:p w14:paraId="7A4516E9" w14:textId="77777777" w:rsidR="00EE1E2D" w:rsidRDefault="00EE1E2D" w:rsidP="00EE1E2D">
      <w:pPr>
        <w:pStyle w:val="Bibliography"/>
      </w:pPr>
      <w:r>
        <w:t xml:space="preserve">23. </w:t>
      </w:r>
      <w:r>
        <w:tab/>
        <w:t xml:space="preserve">Chen, M.; </w:t>
      </w:r>
      <w:proofErr w:type="spellStart"/>
      <w:r>
        <w:t>Claramunt</w:t>
      </w:r>
      <w:proofErr w:type="spellEnd"/>
      <w:r>
        <w:t xml:space="preserve">, C.; </w:t>
      </w:r>
      <w:proofErr w:type="spellStart"/>
      <w:r>
        <w:t>Çöltekin</w:t>
      </w:r>
      <w:proofErr w:type="spellEnd"/>
      <w:r>
        <w:t xml:space="preserve">, A.; Liu, X.; Peng, P.; Robinson, A.C.; Wang, D.; </w:t>
      </w:r>
      <w:proofErr w:type="spellStart"/>
      <w:r>
        <w:t>Strobl</w:t>
      </w:r>
      <w:proofErr w:type="spellEnd"/>
      <w:r>
        <w:t xml:space="preserve">, J.; Wilson, J.P.; Batty, M. Artificial Intelligence and Visual Analytics in Geographical Space and Cyberspace: Research Opportunities and Challenges. </w:t>
      </w:r>
      <w:r>
        <w:rPr>
          <w:i/>
          <w:iCs/>
        </w:rPr>
        <w:t>Earth-Science Reviews</w:t>
      </w:r>
      <w:r>
        <w:t xml:space="preserve"> </w:t>
      </w:r>
      <w:r>
        <w:rPr>
          <w:b/>
          <w:bCs/>
        </w:rPr>
        <w:t>2023</w:t>
      </w:r>
      <w:r>
        <w:t xml:space="preserve">, </w:t>
      </w:r>
      <w:r>
        <w:rPr>
          <w:i/>
          <w:iCs/>
        </w:rPr>
        <w:t>241</w:t>
      </w:r>
      <w:r>
        <w:t>, 104438.</w:t>
      </w:r>
    </w:p>
    <w:p w14:paraId="478CD3CB" w14:textId="77777777" w:rsidR="00EE1E2D" w:rsidRDefault="00EE1E2D" w:rsidP="00EE1E2D">
      <w:pPr>
        <w:pStyle w:val="Bibliography"/>
      </w:pPr>
      <w:r>
        <w:t xml:space="preserve">24. </w:t>
      </w:r>
      <w:r>
        <w:tab/>
      </w:r>
      <w:proofErr w:type="spellStart"/>
      <w:r>
        <w:t>Biu</w:t>
      </w:r>
      <w:proofErr w:type="spellEnd"/>
      <w:r>
        <w:t xml:space="preserve">, P.W.; </w:t>
      </w:r>
      <w:proofErr w:type="spellStart"/>
      <w:r>
        <w:t>Nwasike</w:t>
      </w:r>
      <w:proofErr w:type="spellEnd"/>
      <w:r>
        <w:t xml:space="preserve">, C.N.; Tula, O.A.; </w:t>
      </w:r>
      <w:proofErr w:type="spellStart"/>
      <w:r>
        <w:t>Ezeigweneme</w:t>
      </w:r>
      <w:proofErr w:type="spellEnd"/>
      <w:r>
        <w:t xml:space="preserve">, C.A.; </w:t>
      </w:r>
      <w:proofErr w:type="spellStart"/>
      <w:r>
        <w:t>Gidiagba</w:t>
      </w:r>
      <w:proofErr w:type="spellEnd"/>
      <w:r>
        <w:t xml:space="preserve">, J.O. A Review of GIS Applications in Public Health Surveillance. </w:t>
      </w:r>
      <w:r>
        <w:rPr>
          <w:i/>
          <w:iCs/>
        </w:rPr>
        <w:t>World Journal of Advanced Research and Reviews</w:t>
      </w:r>
      <w:r>
        <w:t xml:space="preserve"> </w:t>
      </w:r>
      <w:r>
        <w:rPr>
          <w:b/>
          <w:bCs/>
        </w:rPr>
        <w:t>2024</w:t>
      </w:r>
      <w:r>
        <w:t xml:space="preserve">, </w:t>
      </w:r>
      <w:r>
        <w:rPr>
          <w:i/>
          <w:iCs/>
        </w:rPr>
        <w:t>21</w:t>
      </w:r>
      <w:r>
        <w:t>, 030–039.</w:t>
      </w:r>
    </w:p>
    <w:p w14:paraId="00A5E300" w14:textId="77777777" w:rsidR="00EE1E2D" w:rsidRDefault="00EE1E2D" w:rsidP="00EE1E2D">
      <w:pPr>
        <w:pStyle w:val="Bibliography"/>
      </w:pPr>
      <w:r>
        <w:lastRenderedPageBreak/>
        <w:t xml:space="preserve">25. </w:t>
      </w:r>
      <w:r>
        <w:tab/>
      </w:r>
      <w:proofErr w:type="spellStart"/>
      <w:r>
        <w:t>Fradelos</w:t>
      </w:r>
      <w:proofErr w:type="spellEnd"/>
      <w:r>
        <w:t xml:space="preserve">, E.C.; </w:t>
      </w:r>
      <w:proofErr w:type="spellStart"/>
      <w:r>
        <w:t>Papathanasiou</w:t>
      </w:r>
      <w:proofErr w:type="spellEnd"/>
      <w:r>
        <w:t xml:space="preserve">, I.V.; Mitsi, D.; </w:t>
      </w:r>
      <w:proofErr w:type="spellStart"/>
      <w:r>
        <w:t>Tsaras</w:t>
      </w:r>
      <w:proofErr w:type="spellEnd"/>
      <w:r>
        <w:t xml:space="preserve">, K.; </w:t>
      </w:r>
      <w:proofErr w:type="spellStart"/>
      <w:r>
        <w:t>Kleisiaris</w:t>
      </w:r>
      <w:proofErr w:type="spellEnd"/>
      <w:r>
        <w:t xml:space="preserve">, C.F.; </w:t>
      </w:r>
      <w:proofErr w:type="spellStart"/>
      <w:r>
        <w:t>Kourkouta</w:t>
      </w:r>
      <w:proofErr w:type="spellEnd"/>
      <w:r>
        <w:t xml:space="preserve">, L. Health Based Geographic Information Systems (GIS) and Their Applications. </w:t>
      </w:r>
      <w:proofErr w:type="spellStart"/>
      <w:r>
        <w:rPr>
          <w:i/>
          <w:iCs/>
        </w:rPr>
        <w:t>Acta</w:t>
      </w:r>
      <w:proofErr w:type="spellEnd"/>
      <w:r>
        <w:rPr>
          <w:i/>
          <w:iCs/>
        </w:rPr>
        <w:t xml:space="preserve"> Inform Med</w:t>
      </w:r>
      <w:r>
        <w:t xml:space="preserve"> </w:t>
      </w:r>
      <w:r>
        <w:rPr>
          <w:b/>
          <w:bCs/>
        </w:rPr>
        <w:t>2014</w:t>
      </w:r>
      <w:r>
        <w:t xml:space="preserve">, </w:t>
      </w:r>
      <w:r>
        <w:rPr>
          <w:i/>
          <w:iCs/>
        </w:rPr>
        <w:t>22</w:t>
      </w:r>
      <w:r>
        <w:t>, 402–405, doi:10.5455/aim.2014.22.402-405.</w:t>
      </w:r>
    </w:p>
    <w:p w14:paraId="770218B7" w14:textId="77777777" w:rsidR="00EE1E2D" w:rsidRDefault="00EE1E2D" w:rsidP="00EE1E2D">
      <w:pPr>
        <w:pStyle w:val="Bibliography"/>
      </w:pPr>
      <w:r>
        <w:t xml:space="preserve">26. </w:t>
      </w:r>
      <w:r>
        <w:tab/>
      </w:r>
      <w:proofErr w:type="spellStart"/>
      <w:r>
        <w:t>Chandran</w:t>
      </w:r>
      <w:proofErr w:type="spellEnd"/>
      <w:r>
        <w:t xml:space="preserve">, A.; Roy, P. Applications of Geographical Information System and Spatial Analysis in Indian Health Research: A Systematic Review. </w:t>
      </w:r>
      <w:r>
        <w:rPr>
          <w:i/>
          <w:iCs/>
        </w:rPr>
        <w:t xml:space="preserve">BMC Health </w:t>
      </w:r>
      <w:proofErr w:type="spellStart"/>
      <w:r>
        <w:rPr>
          <w:i/>
          <w:iCs/>
        </w:rPr>
        <w:t>Serv</w:t>
      </w:r>
      <w:proofErr w:type="spellEnd"/>
      <w:r>
        <w:rPr>
          <w:i/>
          <w:iCs/>
        </w:rPr>
        <w:t xml:space="preserve"> Res</w:t>
      </w:r>
      <w:r>
        <w:t xml:space="preserve"> </w:t>
      </w:r>
      <w:r>
        <w:rPr>
          <w:b/>
          <w:bCs/>
        </w:rPr>
        <w:t>2024</w:t>
      </w:r>
      <w:r>
        <w:t xml:space="preserve">, </w:t>
      </w:r>
      <w:r>
        <w:rPr>
          <w:i/>
          <w:iCs/>
        </w:rPr>
        <w:t>24</w:t>
      </w:r>
      <w:r>
        <w:t>, 1448, doi</w:t>
      </w:r>
      <w:proofErr w:type="gramStart"/>
      <w:r>
        <w:t>:10.1186</w:t>
      </w:r>
      <w:proofErr w:type="gramEnd"/>
      <w:r>
        <w:t>/s12913-024-11837-9.</w:t>
      </w:r>
    </w:p>
    <w:p w14:paraId="267B1AA5" w14:textId="77777777" w:rsidR="00EE1E2D" w:rsidRDefault="00EE1E2D" w:rsidP="00EE1E2D">
      <w:pPr>
        <w:pStyle w:val="Bibliography"/>
      </w:pPr>
      <w:r>
        <w:t xml:space="preserve">27. </w:t>
      </w:r>
      <w:r>
        <w:tab/>
      </w:r>
      <w:proofErr w:type="spellStart"/>
      <w:r>
        <w:t>McMeekin</w:t>
      </w:r>
      <w:proofErr w:type="spellEnd"/>
      <w:r>
        <w:t xml:space="preserve">, N.; Wu, O.; </w:t>
      </w:r>
      <w:proofErr w:type="spellStart"/>
      <w:r>
        <w:t>Germeni</w:t>
      </w:r>
      <w:proofErr w:type="spellEnd"/>
      <w:r>
        <w:t xml:space="preserve">, E.; Briggs, A. How Methodological Frameworks Are Being Developed: Evidence from a Scoping Review. </w:t>
      </w:r>
      <w:r>
        <w:rPr>
          <w:i/>
          <w:iCs/>
        </w:rPr>
        <w:t xml:space="preserve">BMC Med Res </w:t>
      </w:r>
      <w:proofErr w:type="spellStart"/>
      <w:r>
        <w:rPr>
          <w:i/>
          <w:iCs/>
        </w:rPr>
        <w:t>Methodol</w:t>
      </w:r>
      <w:proofErr w:type="spellEnd"/>
      <w:r>
        <w:t xml:space="preserve"> </w:t>
      </w:r>
      <w:r>
        <w:rPr>
          <w:b/>
          <w:bCs/>
        </w:rPr>
        <w:t>2020</w:t>
      </w:r>
      <w:r>
        <w:t xml:space="preserve">, </w:t>
      </w:r>
      <w:r>
        <w:rPr>
          <w:i/>
          <w:iCs/>
        </w:rPr>
        <w:t>20</w:t>
      </w:r>
      <w:r>
        <w:t>, 173, doi</w:t>
      </w:r>
      <w:proofErr w:type="gramStart"/>
      <w:r>
        <w:t>:10.1186</w:t>
      </w:r>
      <w:proofErr w:type="gramEnd"/>
      <w:r>
        <w:t>/s12874-020-01061-4.</w:t>
      </w:r>
    </w:p>
    <w:p w14:paraId="5BB9FC30" w14:textId="77777777" w:rsidR="00EE1E2D" w:rsidRDefault="00EE1E2D" w:rsidP="00EE1E2D">
      <w:pPr>
        <w:pStyle w:val="Bibliography"/>
      </w:pPr>
      <w:r>
        <w:t xml:space="preserve">28. </w:t>
      </w:r>
      <w:r>
        <w:tab/>
        <w:t>Wen, R.; Li, S. Generative Design for Precision Geo-Interventions. In Proceedings of the ISPRS Annals of the Photogrammetry, Remote Sensing and Spatial Information Sciences; Copernicus GmbH, October 27 2022; Vol. X-3-W2-2022, pp. 37–42.</w:t>
      </w:r>
    </w:p>
    <w:p w14:paraId="090CABE3" w14:textId="77777777" w:rsidR="00EE1E2D" w:rsidRDefault="00EE1E2D" w:rsidP="00EE1E2D">
      <w:pPr>
        <w:pStyle w:val="Bibliography"/>
      </w:pPr>
      <w:r>
        <w:t xml:space="preserve">29. </w:t>
      </w:r>
      <w:r>
        <w:tab/>
        <w:t>Manuel, A.; El-</w:t>
      </w:r>
      <w:proofErr w:type="spellStart"/>
      <w:r>
        <w:t>Basyouny</w:t>
      </w:r>
      <w:proofErr w:type="spellEnd"/>
      <w:r>
        <w:t xml:space="preserve">, K.; Islam, </w:t>
      </w:r>
      <w:proofErr w:type="spellStart"/>
      <w:r>
        <w:t>Md.T</w:t>
      </w:r>
      <w:proofErr w:type="spellEnd"/>
      <w:r>
        <w:t xml:space="preserve">. Investigating the Safety Effects of Road Width on Urban Collector Roadways. </w:t>
      </w:r>
      <w:r>
        <w:rPr>
          <w:i/>
          <w:iCs/>
        </w:rPr>
        <w:t>Safety Science</w:t>
      </w:r>
      <w:r>
        <w:t xml:space="preserve"> </w:t>
      </w:r>
      <w:r>
        <w:rPr>
          <w:b/>
          <w:bCs/>
        </w:rPr>
        <w:t>2014</w:t>
      </w:r>
      <w:r>
        <w:t xml:space="preserve">, </w:t>
      </w:r>
      <w:r>
        <w:rPr>
          <w:i/>
          <w:iCs/>
        </w:rPr>
        <w:t>62</w:t>
      </w:r>
      <w:r>
        <w:t>, 305–311, doi:10.1016/j.ssci.2013.09.005.</w:t>
      </w:r>
    </w:p>
    <w:p w14:paraId="462ACCE6" w14:textId="77777777" w:rsidR="00EE1E2D" w:rsidRDefault="00EE1E2D" w:rsidP="00EE1E2D">
      <w:pPr>
        <w:pStyle w:val="Bibliography"/>
      </w:pPr>
      <w:r>
        <w:t xml:space="preserve">30. </w:t>
      </w:r>
      <w:r>
        <w:tab/>
      </w:r>
      <w:proofErr w:type="spellStart"/>
      <w:r>
        <w:t>Ekmekci</w:t>
      </w:r>
      <w:proofErr w:type="spellEnd"/>
      <w:r>
        <w:t xml:space="preserve">, M.; Woods, L.; </w:t>
      </w:r>
      <w:proofErr w:type="spellStart"/>
      <w:r>
        <w:t>Dadashzadeh</w:t>
      </w:r>
      <w:proofErr w:type="spellEnd"/>
      <w:r>
        <w:t xml:space="preserve">, N. Effects of Road Width, Radii and Speeds on Collisions at Three-Arm Priority Intersections. </w:t>
      </w:r>
      <w:r>
        <w:rPr>
          <w:i/>
          <w:iCs/>
        </w:rPr>
        <w:t>Accident Analysis &amp; Prevention</w:t>
      </w:r>
      <w:r>
        <w:t xml:space="preserve"> </w:t>
      </w:r>
      <w:r>
        <w:rPr>
          <w:b/>
          <w:bCs/>
        </w:rPr>
        <w:t>2024</w:t>
      </w:r>
      <w:r>
        <w:t xml:space="preserve">, </w:t>
      </w:r>
      <w:r>
        <w:rPr>
          <w:i/>
          <w:iCs/>
        </w:rPr>
        <w:t>199</w:t>
      </w:r>
      <w:r>
        <w:t>, 107522, doi:10.1016/j.aap.2024.107522.</w:t>
      </w:r>
    </w:p>
    <w:p w14:paraId="73037E8D" w14:textId="77777777" w:rsidR="00EE1E2D" w:rsidRDefault="00EE1E2D" w:rsidP="00EE1E2D">
      <w:pPr>
        <w:pStyle w:val="Bibliography"/>
      </w:pPr>
      <w:r>
        <w:t xml:space="preserve">31. </w:t>
      </w:r>
      <w:r>
        <w:tab/>
        <w:t xml:space="preserve">Godley, S.T.; </w:t>
      </w:r>
      <w:proofErr w:type="spellStart"/>
      <w:r>
        <w:t>Triggs</w:t>
      </w:r>
      <w:proofErr w:type="spellEnd"/>
      <w:r>
        <w:t xml:space="preserve">, T.J.; </w:t>
      </w:r>
      <w:proofErr w:type="spellStart"/>
      <w:r>
        <w:t>Fildes</w:t>
      </w:r>
      <w:proofErr w:type="spellEnd"/>
      <w:r>
        <w:t xml:space="preserve">, B.N. Perceptual Lane Width, Wide Perceptual Road Centre Markings and Driving Speeds. </w:t>
      </w:r>
      <w:r>
        <w:rPr>
          <w:i/>
          <w:iCs/>
        </w:rPr>
        <w:t>Ergonomics</w:t>
      </w:r>
      <w:r>
        <w:t xml:space="preserve"> </w:t>
      </w:r>
      <w:r>
        <w:rPr>
          <w:b/>
          <w:bCs/>
        </w:rPr>
        <w:t>2004</w:t>
      </w:r>
      <w:r>
        <w:t xml:space="preserve">, </w:t>
      </w:r>
      <w:r>
        <w:rPr>
          <w:i/>
          <w:iCs/>
        </w:rPr>
        <w:t>47</w:t>
      </w:r>
      <w:r>
        <w:t>, 237–256, doi</w:t>
      </w:r>
      <w:proofErr w:type="gramStart"/>
      <w:r>
        <w:t>:10.1080</w:t>
      </w:r>
      <w:proofErr w:type="gramEnd"/>
      <w:r>
        <w:t>/00140130310001629711.</w:t>
      </w:r>
    </w:p>
    <w:p w14:paraId="681ACFBF" w14:textId="77777777" w:rsidR="00EE1E2D" w:rsidRDefault="00EE1E2D" w:rsidP="00EE1E2D">
      <w:pPr>
        <w:pStyle w:val="Bibliography"/>
      </w:pPr>
      <w:r>
        <w:t xml:space="preserve">32. </w:t>
      </w:r>
      <w:r>
        <w:tab/>
        <w:t xml:space="preserve">Rahman, Z.; </w:t>
      </w:r>
      <w:proofErr w:type="spellStart"/>
      <w:r>
        <w:t>Memarian</w:t>
      </w:r>
      <w:proofErr w:type="spellEnd"/>
      <w:r>
        <w:t xml:space="preserve">, A.; </w:t>
      </w:r>
      <w:proofErr w:type="spellStart"/>
      <w:r>
        <w:t>Madanu</w:t>
      </w:r>
      <w:proofErr w:type="spellEnd"/>
      <w:r>
        <w:t xml:space="preserve">, S.; Iqbal, G.; </w:t>
      </w:r>
      <w:proofErr w:type="spellStart"/>
      <w:r>
        <w:t>Anahideh</w:t>
      </w:r>
      <w:proofErr w:type="spellEnd"/>
      <w:r>
        <w:t xml:space="preserve">, H.; Mattingly, S.P.; Rosenberger, J.M. Assessment of the Impact of Lane Width on Arterial Crashes. </w:t>
      </w:r>
      <w:r>
        <w:rPr>
          <w:i/>
          <w:iCs/>
        </w:rPr>
        <w:t>Journal of Transportation Safety &amp; Security</w:t>
      </w:r>
      <w:r>
        <w:t xml:space="preserve"> </w:t>
      </w:r>
      <w:r>
        <w:rPr>
          <w:b/>
          <w:bCs/>
        </w:rPr>
        <w:t>2017</w:t>
      </w:r>
      <w:r>
        <w:t>, 1–22, doi:10.1080/19439962.2017.1281366.</w:t>
      </w:r>
    </w:p>
    <w:p w14:paraId="67A0BB36" w14:textId="77777777" w:rsidR="00EE1E2D" w:rsidRDefault="00EE1E2D" w:rsidP="00EE1E2D">
      <w:pPr>
        <w:pStyle w:val="Bibliography"/>
      </w:pPr>
      <w:r>
        <w:t xml:space="preserve">33. </w:t>
      </w:r>
      <w:r>
        <w:tab/>
      </w:r>
      <w:proofErr w:type="spellStart"/>
      <w:r>
        <w:t>Blaschke</w:t>
      </w:r>
      <w:proofErr w:type="spellEnd"/>
      <w:r>
        <w:t xml:space="preserve">, T.; </w:t>
      </w:r>
      <w:proofErr w:type="spellStart"/>
      <w:r>
        <w:t>Merschdorf</w:t>
      </w:r>
      <w:proofErr w:type="spellEnd"/>
      <w:r>
        <w:t xml:space="preserve">, H.; Cabrera-Barona, P.; Gao, S.; </w:t>
      </w:r>
      <w:proofErr w:type="spellStart"/>
      <w:r>
        <w:t>Papadakis</w:t>
      </w:r>
      <w:proofErr w:type="spellEnd"/>
      <w:r>
        <w:t>, E.; Kovacs-</w:t>
      </w:r>
      <w:proofErr w:type="spellStart"/>
      <w:r>
        <w:t>Györi</w:t>
      </w:r>
      <w:proofErr w:type="spellEnd"/>
      <w:r>
        <w:t xml:space="preserve">, A. Place versus Space: From Points, Lines and Polygons in GIS to Place-Based Representations Reflecting Language and Culture. </w:t>
      </w:r>
      <w:r>
        <w:rPr>
          <w:i/>
          <w:iCs/>
        </w:rPr>
        <w:t>ISPRS International Journal of Geo-Information</w:t>
      </w:r>
      <w:r>
        <w:t xml:space="preserve"> </w:t>
      </w:r>
      <w:r>
        <w:rPr>
          <w:b/>
          <w:bCs/>
        </w:rPr>
        <w:t>2018</w:t>
      </w:r>
      <w:r>
        <w:t xml:space="preserve">, </w:t>
      </w:r>
      <w:r>
        <w:rPr>
          <w:i/>
          <w:iCs/>
        </w:rPr>
        <w:t>7</w:t>
      </w:r>
      <w:r>
        <w:t>, 452, doi</w:t>
      </w:r>
      <w:proofErr w:type="gramStart"/>
      <w:r>
        <w:t>:10.3390</w:t>
      </w:r>
      <w:proofErr w:type="gramEnd"/>
      <w:r>
        <w:t>/ijgi7110452.</w:t>
      </w:r>
    </w:p>
    <w:p w14:paraId="1C3AE4E1" w14:textId="77777777" w:rsidR="00EE1E2D" w:rsidRDefault="00EE1E2D" w:rsidP="00EE1E2D">
      <w:pPr>
        <w:pStyle w:val="Bibliography"/>
      </w:pPr>
      <w:r>
        <w:t xml:space="preserve">34. </w:t>
      </w:r>
      <w:r>
        <w:tab/>
      </w:r>
      <w:proofErr w:type="spellStart"/>
      <w:r>
        <w:t>Verbyla</w:t>
      </w:r>
      <w:proofErr w:type="spellEnd"/>
      <w:r>
        <w:t xml:space="preserve">, D.L. </w:t>
      </w:r>
      <w:r>
        <w:rPr>
          <w:i/>
          <w:iCs/>
        </w:rPr>
        <w:t>Practical GIS Analysis</w:t>
      </w:r>
      <w:r>
        <w:t>; CRC press, 2002;</w:t>
      </w:r>
    </w:p>
    <w:p w14:paraId="1A6B528C" w14:textId="77777777" w:rsidR="00EE1E2D" w:rsidRDefault="00EE1E2D" w:rsidP="00EE1E2D">
      <w:pPr>
        <w:pStyle w:val="Bibliography"/>
      </w:pPr>
      <w:r>
        <w:t xml:space="preserve">35. </w:t>
      </w:r>
      <w:r>
        <w:tab/>
        <w:t>Johnson, D.S. Local Optimization and the Traveling Salesman Problem. In Proceedings of the Automata, Languages and Programming; Paterson, M.S., Ed.; Springer: Berlin, Heidelberg, 1990; pp. 446–461.</w:t>
      </w:r>
    </w:p>
    <w:p w14:paraId="224A914A" w14:textId="77777777" w:rsidR="00EE1E2D" w:rsidRDefault="00EE1E2D" w:rsidP="00EE1E2D">
      <w:pPr>
        <w:pStyle w:val="Bibliography"/>
      </w:pPr>
      <w:r>
        <w:t xml:space="preserve">36. </w:t>
      </w:r>
      <w:r>
        <w:tab/>
        <w:t xml:space="preserve">Horst, R.; </w:t>
      </w:r>
      <w:proofErr w:type="spellStart"/>
      <w:r>
        <w:t>Pardalos</w:t>
      </w:r>
      <w:proofErr w:type="spellEnd"/>
      <w:r>
        <w:t xml:space="preserve">, P.M.; Van </w:t>
      </w:r>
      <w:proofErr w:type="spellStart"/>
      <w:r>
        <w:t>Thoai</w:t>
      </w:r>
      <w:proofErr w:type="spellEnd"/>
      <w:r>
        <w:t xml:space="preserve">, N. </w:t>
      </w:r>
      <w:r>
        <w:rPr>
          <w:i/>
          <w:iCs/>
        </w:rPr>
        <w:t>Introduction to Global Optimization</w:t>
      </w:r>
      <w:r>
        <w:t>; Springer Science &amp; Business Media, 2000;</w:t>
      </w:r>
    </w:p>
    <w:p w14:paraId="21B481DA" w14:textId="77777777" w:rsidR="00EE1E2D" w:rsidRDefault="00EE1E2D" w:rsidP="00EE1E2D">
      <w:pPr>
        <w:pStyle w:val="Bibliography"/>
      </w:pPr>
      <w:r>
        <w:t xml:space="preserve">37. </w:t>
      </w:r>
      <w:r>
        <w:tab/>
      </w:r>
      <w:proofErr w:type="spellStart"/>
      <w:r>
        <w:t>Wolpert</w:t>
      </w:r>
      <w:proofErr w:type="spellEnd"/>
      <w:r>
        <w:t xml:space="preserve">, D.H.; Macready, W.G. No Free Lunch Theorems for Optimization. </w:t>
      </w:r>
      <w:r>
        <w:rPr>
          <w:i/>
          <w:iCs/>
        </w:rPr>
        <w:t>IEEE Transactions on Evolutionary Computation</w:t>
      </w:r>
      <w:r>
        <w:t xml:space="preserve"> </w:t>
      </w:r>
      <w:r>
        <w:rPr>
          <w:b/>
          <w:bCs/>
        </w:rPr>
        <w:t>1997</w:t>
      </w:r>
      <w:r>
        <w:t xml:space="preserve">, </w:t>
      </w:r>
      <w:r>
        <w:rPr>
          <w:i/>
          <w:iCs/>
        </w:rPr>
        <w:t>1</w:t>
      </w:r>
      <w:r>
        <w:t>, 67–82, doi:10.1109/4235.585893.</w:t>
      </w:r>
    </w:p>
    <w:p w14:paraId="24E643FD" w14:textId="77777777" w:rsidR="00EE1E2D" w:rsidRDefault="00EE1E2D" w:rsidP="00EE1E2D">
      <w:pPr>
        <w:pStyle w:val="Bibliography"/>
      </w:pPr>
      <w:r>
        <w:t xml:space="preserve">38. </w:t>
      </w:r>
      <w:r>
        <w:tab/>
        <w:t xml:space="preserve">Ho, Y.C.; </w:t>
      </w:r>
      <w:proofErr w:type="spellStart"/>
      <w:r>
        <w:t>Pepyne</w:t>
      </w:r>
      <w:proofErr w:type="spellEnd"/>
      <w:r>
        <w:t xml:space="preserve">, D.L. Simple Explanation of the No-Free-Lunch Theorem and Its Implications. </w:t>
      </w:r>
      <w:r>
        <w:rPr>
          <w:i/>
          <w:iCs/>
        </w:rPr>
        <w:t>Journal of Optimization Theory and Applications</w:t>
      </w:r>
      <w:r>
        <w:t xml:space="preserve"> </w:t>
      </w:r>
      <w:r>
        <w:rPr>
          <w:b/>
          <w:bCs/>
        </w:rPr>
        <w:t>2002</w:t>
      </w:r>
      <w:r>
        <w:t xml:space="preserve">, </w:t>
      </w:r>
      <w:r>
        <w:rPr>
          <w:i/>
          <w:iCs/>
        </w:rPr>
        <w:t>115</w:t>
      </w:r>
      <w:r>
        <w:t>, 549–570, doi</w:t>
      </w:r>
      <w:proofErr w:type="gramStart"/>
      <w:r>
        <w:t>:10.1023</w:t>
      </w:r>
      <w:proofErr w:type="gramEnd"/>
      <w:r>
        <w:t>/A:1021251113462.</w:t>
      </w:r>
    </w:p>
    <w:p w14:paraId="30CB18CD" w14:textId="77777777" w:rsidR="00EE1E2D" w:rsidRDefault="00EE1E2D" w:rsidP="00EE1E2D">
      <w:pPr>
        <w:pStyle w:val="Bibliography"/>
      </w:pPr>
      <w:r>
        <w:t xml:space="preserve">39. </w:t>
      </w:r>
      <w:r>
        <w:tab/>
        <w:t xml:space="preserve">Reddy, G.P.O. Spatial Data Management, Analysis, and Modeling in GIS: Principles and Applications. In </w:t>
      </w:r>
      <w:r>
        <w:rPr>
          <w:i/>
          <w:iCs/>
        </w:rPr>
        <w:t>Geospatial Technologies in Land Resources Mapping, Monitoring and Management</w:t>
      </w:r>
      <w:r>
        <w:t xml:space="preserve">; Reddy, G.P.O., Singh, S.K., Eds.; </w:t>
      </w:r>
      <w:proofErr w:type="spellStart"/>
      <w:r>
        <w:t>Geotechnologies</w:t>
      </w:r>
      <w:proofErr w:type="spellEnd"/>
      <w:r>
        <w:t xml:space="preserve"> and the Environment; Springer International Publishing: Cham, 2018; Vol. 21, pp. 127–142 ISBN 978-3-319-78710-7.</w:t>
      </w:r>
    </w:p>
    <w:p w14:paraId="7A834CC8" w14:textId="77777777" w:rsidR="00EE1E2D" w:rsidRDefault="00EE1E2D" w:rsidP="00EE1E2D">
      <w:pPr>
        <w:pStyle w:val="Bibliography"/>
      </w:pPr>
      <w:r>
        <w:t xml:space="preserve">40. </w:t>
      </w:r>
      <w:r>
        <w:tab/>
        <w:t xml:space="preserve">Beale, C.M.; Lennon, J.J.; Yearsley, J.M.; Brewer, M.J.; </w:t>
      </w:r>
      <w:proofErr w:type="spellStart"/>
      <w:r>
        <w:t>Elston</w:t>
      </w:r>
      <w:proofErr w:type="spellEnd"/>
      <w:r>
        <w:t xml:space="preserve">, D.A. Regression Analysis of Spatial Data. </w:t>
      </w:r>
      <w:r>
        <w:rPr>
          <w:i/>
          <w:iCs/>
        </w:rPr>
        <w:t>Ecology Letters</w:t>
      </w:r>
      <w:r>
        <w:t xml:space="preserve"> </w:t>
      </w:r>
      <w:r>
        <w:rPr>
          <w:b/>
          <w:bCs/>
        </w:rPr>
        <w:t>2010</w:t>
      </w:r>
      <w:r>
        <w:t xml:space="preserve">, </w:t>
      </w:r>
      <w:r>
        <w:rPr>
          <w:i/>
          <w:iCs/>
        </w:rPr>
        <w:t>13</w:t>
      </w:r>
      <w:r>
        <w:t>, 246–264, doi:10.1111/j.1461-0248.2009.01422.x.</w:t>
      </w:r>
    </w:p>
    <w:p w14:paraId="1A258C78" w14:textId="77777777" w:rsidR="00EE1E2D" w:rsidRDefault="00EE1E2D" w:rsidP="00EE1E2D">
      <w:pPr>
        <w:pStyle w:val="Bibliography"/>
      </w:pPr>
      <w:r>
        <w:t xml:space="preserve">41. </w:t>
      </w:r>
      <w:r>
        <w:tab/>
      </w:r>
      <w:proofErr w:type="spellStart"/>
      <w:r>
        <w:t>Maffini</w:t>
      </w:r>
      <w:proofErr w:type="spellEnd"/>
      <w:r>
        <w:t xml:space="preserve">, G. Raster versus Vector Data Encoding and Handling: A Commentary. </w:t>
      </w:r>
      <w:r>
        <w:rPr>
          <w:i/>
          <w:iCs/>
        </w:rPr>
        <w:t>Photogrammetric Engineering and Remote Sensing</w:t>
      </w:r>
      <w:r>
        <w:t xml:space="preserve"> </w:t>
      </w:r>
      <w:r>
        <w:rPr>
          <w:b/>
          <w:bCs/>
        </w:rPr>
        <w:t>1987</w:t>
      </w:r>
      <w:r>
        <w:t xml:space="preserve">, </w:t>
      </w:r>
      <w:r>
        <w:rPr>
          <w:i/>
          <w:iCs/>
        </w:rPr>
        <w:t>53</w:t>
      </w:r>
      <w:r>
        <w:t>, 1397–1398.</w:t>
      </w:r>
    </w:p>
    <w:p w14:paraId="2D8A9C28" w14:textId="77777777" w:rsidR="00EE1E2D" w:rsidRDefault="00EE1E2D" w:rsidP="00EE1E2D">
      <w:pPr>
        <w:pStyle w:val="Bibliography"/>
      </w:pPr>
      <w:r>
        <w:t xml:space="preserve">42. </w:t>
      </w:r>
      <w:r>
        <w:tab/>
      </w:r>
      <w:proofErr w:type="spellStart"/>
      <w:r>
        <w:t>Congalton</w:t>
      </w:r>
      <w:proofErr w:type="spellEnd"/>
      <w:r>
        <w:t xml:space="preserve">, R.G. Exploring and Evaluating the Consequences of Vector-to-Raster and Raster-to-Vector Conversion. </w:t>
      </w:r>
      <w:r>
        <w:rPr>
          <w:i/>
          <w:iCs/>
        </w:rPr>
        <w:t>Photogrammetric Engineering and Remote Sensing</w:t>
      </w:r>
      <w:r>
        <w:t xml:space="preserve"> </w:t>
      </w:r>
      <w:r>
        <w:rPr>
          <w:b/>
          <w:bCs/>
        </w:rPr>
        <w:t>1997</w:t>
      </w:r>
      <w:r>
        <w:t xml:space="preserve">, </w:t>
      </w:r>
      <w:r>
        <w:rPr>
          <w:i/>
          <w:iCs/>
        </w:rPr>
        <w:t>63</w:t>
      </w:r>
      <w:r>
        <w:t>, 425–434.</w:t>
      </w:r>
    </w:p>
    <w:p w14:paraId="399565BA" w14:textId="77777777" w:rsidR="00EE1E2D" w:rsidRDefault="00EE1E2D" w:rsidP="00EE1E2D">
      <w:pPr>
        <w:pStyle w:val="Bibliography"/>
      </w:pPr>
      <w:r>
        <w:lastRenderedPageBreak/>
        <w:t xml:space="preserve">43. </w:t>
      </w:r>
      <w:r>
        <w:tab/>
      </w:r>
      <w:proofErr w:type="spellStart"/>
      <w:r>
        <w:t>Teng</w:t>
      </w:r>
      <w:proofErr w:type="spellEnd"/>
      <w:r>
        <w:t xml:space="preserve">, J.; Wang, F.; Liu, Y. An Efficient Algorithm for Raster-to-Vector Data Conversion. </w:t>
      </w:r>
      <w:r>
        <w:rPr>
          <w:i/>
          <w:iCs/>
        </w:rPr>
        <w:t>Annals of GIS</w:t>
      </w:r>
      <w:r>
        <w:t xml:space="preserve"> </w:t>
      </w:r>
      <w:r>
        <w:rPr>
          <w:b/>
          <w:bCs/>
        </w:rPr>
        <w:t>2008</w:t>
      </w:r>
      <w:r>
        <w:t xml:space="preserve">, </w:t>
      </w:r>
      <w:r>
        <w:rPr>
          <w:i/>
          <w:iCs/>
        </w:rPr>
        <w:t>14</w:t>
      </w:r>
      <w:r>
        <w:t>, 54–62, doi</w:t>
      </w:r>
      <w:proofErr w:type="gramStart"/>
      <w:r>
        <w:t>:10.1080</w:t>
      </w:r>
      <w:proofErr w:type="gramEnd"/>
      <w:r>
        <w:t>/10824000809480639.</w:t>
      </w:r>
    </w:p>
    <w:p w14:paraId="336C5714" w14:textId="77777777" w:rsidR="00EE1E2D" w:rsidRDefault="00EE1E2D" w:rsidP="00EE1E2D">
      <w:pPr>
        <w:pStyle w:val="Bibliography"/>
      </w:pPr>
      <w:r>
        <w:t xml:space="preserve">44. </w:t>
      </w:r>
      <w:r>
        <w:tab/>
      </w:r>
      <w:proofErr w:type="spellStart"/>
      <w:r>
        <w:t>Adegun</w:t>
      </w:r>
      <w:proofErr w:type="spellEnd"/>
      <w:r>
        <w:t xml:space="preserve">, A.A.; </w:t>
      </w:r>
      <w:proofErr w:type="spellStart"/>
      <w:r>
        <w:t>Fonou</w:t>
      </w:r>
      <w:proofErr w:type="spellEnd"/>
      <w:r>
        <w:t xml:space="preserve"> </w:t>
      </w:r>
      <w:proofErr w:type="spellStart"/>
      <w:r>
        <w:t>Dombeu</w:t>
      </w:r>
      <w:proofErr w:type="spellEnd"/>
      <w:r>
        <w:t xml:space="preserve">, J.V.; </w:t>
      </w:r>
      <w:proofErr w:type="spellStart"/>
      <w:r>
        <w:t>Viriri</w:t>
      </w:r>
      <w:proofErr w:type="spellEnd"/>
      <w:r>
        <w:t xml:space="preserve">, S.; </w:t>
      </w:r>
      <w:proofErr w:type="spellStart"/>
      <w:r>
        <w:t>Odindi</w:t>
      </w:r>
      <w:proofErr w:type="spellEnd"/>
      <w:r>
        <w:t xml:space="preserve">, J. State-of-the-Art Deep Learning Methods for Objects Detection in Remote Sensing Satellite Images. </w:t>
      </w:r>
      <w:r>
        <w:rPr>
          <w:i/>
          <w:iCs/>
        </w:rPr>
        <w:t>Sensors</w:t>
      </w:r>
      <w:r>
        <w:t xml:space="preserve"> </w:t>
      </w:r>
      <w:r>
        <w:rPr>
          <w:b/>
          <w:bCs/>
        </w:rPr>
        <w:t>2023</w:t>
      </w:r>
      <w:r>
        <w:t xml:space="preserve">, </w:t>
      </w:r>
      <w:r>
        <w:rPr>
          <w:i/>
          <w:iCs/>
        </w:rPr>
        <w:t>23</w:t>
      </w:r>
      <w:r>
        <w:t>, 5849, doi</w:t>
      </w:r>
      <w:proofErr w:type="gramStart"/>
      <w:r>
        <w:t>:10.3390</w:t>
      </w:r>
      <w:proofErr w:type="gramEnd"/>
      <w:r>
        <w:t>/s23135849.</w:t>
      </w:r>
    </w:p>
    <w:p w14:paraId="5E55712E" w14:textId="77777777" w:rsidR="00EE1E2D" w:rsidRDefault="00EE1E2D" w:rsidP="00EE1E2D">
      <w:pPr>
        <w:pStyle w:val="Bibliography"/>
      </w:pPr>
      <w:r>
        <w:t xml:space="preserve">45. </w:t>
      </w:r>
      <w:r>
        <w:tab/>
        <w:t xml:space="preserve">Araujo, A. de; Valle, J.M. do; </w:t>
      </w:r>
      <w:proofErr w:type="spellStart"/>
      <w:r>
        <w:t>Cacho</w:t>
      </w:r>
      <w:proofErr w:type="spellEnd"/>
      <w:r>
        <w:t xml:space="preserve">, N. Geographic Feature Engineering with Points-of-Interest from </w:t>
      </w:r>
      <w:proofErr w:type="spellStart"/>
      <w:r>
        <w:t>OpenStreetMap</w:t>
      </w:r>
      <w:proofErr w:type="spellEnd"/>
      <w:r>
        <w:t>. In Proceedings of the Proceedings of the 12th International Joint Conference on Knowledge Discovery, Knowledge Engineering and Knowledge Management; SCITEPRESS, 2020; pp. 116–123.</w:t>
      </w:r>
    </w:p>
    <w:p w14:paraId="0EE3E687" w14:textId="77777777" w:rsidR="00EE1E2D" w:rsidRDefault="00EE1E2D" w:rsidP="00EE1E2D">
      <w:pPr>
        <w:pStyle w:val="Bibliography"/>
      </w:pPr>
      <w:r>
        <w:t xml:space="preserve">46. </w:t>
      </w:r>
      <w:r>
        <w:tab/>
      </w:r>
      <w:proofErr w:type="spellStart"/>
      <w:r>
        <w:t>Verdonck</w:t>
      </w:r>
      <w:proofErr w:type="spellEnd"/>
      <w:r>
        <w:t xml:space="preserve">, T.; </w:t>
      </w:r>
      <w:proofErr w:type="spellStart"/>
      <w:r>
        <w:t>Baesens</w:t>
      </w:r>
      <w:proofErr w:type="spellEnd"/>
      <w:r>
        <w:t xml:space="preserve">, B.; </w:t>
      </w:r>
      <w:proofErr w:type="spellStart"/>
      <w:r>
        <w:t>Óskarsdóttir</w:t>
      </w:r>
      <w:proofErr w:type="spellEnd"/>
      <w:r>
        <w:t xml:space="preserve">, M.; </w:t>
      </w:r>
      <w:proofErr w:type="spellStart"/>
      <w:r>
        <w:t>vanden</w:t>
      </w:r>
      <w:proofErr w:type="spellEnd"/>
      <w:r>
        <w:t xml:space="preserve"> </w:t>
      </w:r>
      <w:proofErr w:type="spellStart"/>
      <w:r>
        <w:t>Broucke</w:t>
      </w:r>
      <w:proofErr w:type="spellEnd"/>
      <w:r>
        <w:t xml:space="preserve">, S. Special Issue on Feature Engineering Editorial. </w:t>
      </w:r>
      <w:r>
        <w:rPr>
          <w:i/>
          <w:iCs/>
        </w:rPr>
        <w:t>Mach Learn</w:t>
      </w:r>
      <w:r>
        <w:t xml:space="preserve"> </w:t>
      </w:r>
      <w:r>
        <w:rPr>
          <w:b/>
          <w:bCs/>
        </w:rPr>
        <w:t>2024</w:t>
      </w:r>
      <w:r>
        <w:t xml:space="preserve">, </w:t>
      </w:r>
      <w:r>
        <w:rPr>
          <w:i/>
          <w:iCs/>
        </w:rPr>
        <w:t>113</w:t>
      </w:r>
      <w:r>
        <w:t>, 3917–3928, doi</w:t>
      </w:r>
      <w:proofErr w:type="gramStart"/>
      <w:r>
        <w:t>:10.1007</w:t>
      </w:r>
      <w:proofErr w:type="gramEnd"/>
      <w:r>
        <w:t>/s10994-021-06042-2.</w:t>
      </w:r>
    </w:p>
    <w:p w14:paraId="580F8356" w14:textId="77777777" w:rsidR="00EE1E2D" w:rsidRDefault="00EE1E2D" w:rsidP="00EE1E2D">
      <w:pPr>
        <w:pStyle w:val="Bibliography"/>
      </w:pPr>
      <w:r>
        <w:t xml:space="preserve">47. </w:t>
      </w:r>
      <w:r>
        <w:tab/>
      </w:r>
      <w:proofErr w:type="spellStart"/>
      <w:r>
        <w:t>MacQuillan</w:t>
      </w:r>
      <w:proofErr w:type="spellEnd"/>
      <w:r>
        <w:t xml:space="preserve">, E.L.; Curtis, A.B.; Baker, K.M.; Paul, R.; Back, Y.O. Using GIS Mapping to Target Public Health Interventions: Examining Birth Outcomes </w:t>
      </w:r>
      <w:proofErr w:type="gramStart"/>
      <w:r>
        <w:t>Across</w:t>
      </w:r>
      <w:proofErr w:type="gramEnd"/>
      <w:r>
        <w:t xml:space="preserve"> GIS Techniques. </w:t>
      </w:r>
      <w:r>
        <w:rPr>
          <w:i/>
          <w:iCs/>
        </w:rPr>
        <w:t>J Community Health</w:t>
      </w:r>
      <w:r>
        <w:t xml:space="preserve"> </w:t>
      </w:r>
      <w:r>
        <w:rPr>
          <w:b/>
          <w:bCs/>
        </w:rPr>
        <w:t>2017</w:t>
      </w:r>
      <w:r>
        <w:t xml:space="preserve">, </w:t>
      </w:r>
      <w:r>
        <w:rPr>
          <w:i/>
          <w:iCs/>
        </w:rPr>
        <w:t>42</w:t>
      </w:r>
      <w:r>
        <w:t>, 633–638, doi</w:t>
      </w:r>
      <w:proofErr w:type="gramStart"/>
      <w:r>
        <w:t>:10.1007</w:t>
      </w:r>
      <w:proofErr w:type="gramEnd"/>
      <w:r>
        <w:t>/s10900-016-0298-z.</w:t>
      </w:r>
    </w:p>
    <w:p w14:paraId="662E6038" w14:textId="77777777" w:rsidR="00EE1E2D" w:rsidRDefault="00EE1E2D" w:rsidP="00EE1E2D">
      <w:pPr>
        <w:pStyle w:val="Bibliography"/>
      </w:pPr>
      <w:r>
        <w:t xml:space="preserve">48. </w:t>
      </w:r>
      <w:r>
        <w:tab/>
        <w:t xml:space="preserve">Almeida, C.M.D.; Monteiro, A.M.V.; </w:t>
      </w:r>
      <w:proofErr w:type="spellStart"/>
      <w:r>
        <w:t>Câmara</w:t>
      </w:r>
      <w:proofErr w:type="spellEnd"/>
      <w:r>
        <w:t xml:space="preserve">, G.; </w:t>
      </w:r>
      <w:proofErr w:type="spellStart"/>
      <w:r>
        <w:t>Soares‐Filho</w:t>
      </w:r>
      <w:proofErr w:type="spellEnd"/>
      <w:r>
        <w:t xml:space="preserve">, B.S.; </w:t>
      </w:r>
      <w:proofErr w:type="spellStart"/>
      <w:r>
        <w:t>Cerqueira</w:t>
      </w:r>
      <w:proofErr w:type="spellEnd"/>
      <w:r>
        <w:t xml:space="preserve">, G.C.; </w:t>
      </w:r>
      <w:proofErr w:type="spellStart"/>
      <w:r>
        <w:t>Pennachin</w:t>
      </w:r>
      <w:proofErr w:type="spellEnd"/>
      <w:r>
        <w:t xml:space="preserve">, C.L.; Batty, M. GIS and Remote Sensing as Tools for the Simulation of Urban Land‐use Change. </w:t>
      </w:r>
      <w:r>
        <w:rPr>
          <w:i/>
          <w:iCs/>
        </w:rPr>
        <w:t>International Journal of Remote Sensing</w:t>
      </w:r>
      <w:r>
        <w:t xml:space="preserve"> </w:t>
      </w:r>
      <w:r>
        <w:rPr>
          <w:b/>
          <w:bCs/>
        </w:rPr>
        <w:t>2005</w:t>
      </w:r>
      <w:r>
        <w:t xml:space="preserve">, </w:t>
      </w:r>
      <w:r>
        <w:rPr>
          <w:i/>
          <w:iCs/>
        </w:rPr>
        <w:t>26</w:t>
      </w:r>
      <w:r>
        <w:t>, 759–774, doi</w:t>
      </w:r>
      <w:proofErr w:type="gramStart"/>
      <w:r>
        <w:t>:10.1080</w:t>
      </w:r>
      <w:proofErr w:type="gramEnd"/>
      <w:r>
        <w:t>/01431160512331316865.</w:t>
      </w:r>
    </w:p>
    <w:p w14:paraId="1C2E265A" w14:textId="77777777" w:rsidR="00EE1E2D" w:rsidRDefault="00EE1E2D" w:rsidP="00EE1E2D">
      <w:pPr>
        <w:pStyle w:val="Bibliography"/>
      </w:pPr>
      <w:r>
        <w:t xml:space="preserve">49. </w:t>
      </w:r>
      <w:r>
        <w:tab/>
        <w:t xml:space="preserve">Gómez, L.; </w:t>
      </w:r>
      <w:proofErr w:type="spellStart"/>
      <w:r>
        <w:t>Haesevoets</w:t>
      </w:r>
      <w:proofErr w:type="spellEnd"/>
      <w:r>
        <w:t xml:space="preserve">, S.; </w:t>
      </w:r>
      <w:proofErr w:type="spellStart"/>
      <w:r>
        <w:t>Kuijpers</w:t>
      </w:r>
      <w:proofErr w:type="spellEnd"/>
      <w:r>
        <w:t xml:space="preserve">, B.; </w:t>
      </w:r>
      <w:proofErr w:type="spellStart"/>
      <w:r>
        <w:t>Vaisman</w:t>
      </w:r>
      <w:proofErr w:type="spellEnd"/>
      <w:r>
        <w:t xml:space="preserve">, A.A. Spatial Aggregation: Data Model and Implementation. </w:t>
      </w:r>
      <w:r>
        <w:rPr>
          <w:i/>
          <w:iCs/>
        </w:rPr>
        <w:t>Information Systems</w:t>
      </w:r>
      <w:r>
        <w:t xml:space="preserve"> </w:t>
      </w:r>
      <w:r>
        <w:rPr>
          <w:b/>
          <w:bCs/>
        </w:rPr>
        <w:t>2009</w:t>
      </w:r>
      <w:r>
        <w:t xml:space="preserve">, </w:t>
      </w:r>
      <w:r>
        <w:rPr>
          <w:i/>
          <w:iCs/>
        </w:rPr>
        <w:t>34</w:t>
      </w:r>
      <w:r>
        <w:t>, 551–576, doi:10.1016/j.is.2009.03.002.</w:t>
      </w:r>
    </w:p>
    <w:p w14:paraId="318214A7" w14:textId="77777777" w:rsidR="00EE1E2D" w:rsidRDefault="00EE1E2D" w:rsidP="00EE1E2D">
      <w:pPr>
        <w:pStyle w:val="Bibliography"/>
      </w:pPr>
      <w:r>
        <w:t xml:space="preserve">50. </w:t>
      </w:r>
      <w:r>
        <w:tab/>
        <w:t xml:space="preserve">Lopez, I.F.V.; Snodgrass, R.T.; Moon, B. Spatiotemporal Aggregate Computation: A Survey. </w:t>
      </w:r>
      <w:r>
        <w:rPr>
          <w:i/>
          <w:iCs/>
        </w:rPr>
        <w:t>IEEE Transactions on Knowledge and Data Engineering</w:t>
      </w:r>
      <w:r>
        <w:t xml:space="preserve"> </w:t>
      </w:r>
      <w:r>
        <w:rPr>
          <w:b/>
          <w:bCs/>
        </w:rPr>
        <w:t>2005</w:t>
      </w:r>
      <w:r>
        <w:t xml:space="preserve">, </w:t>
      </w:r>
      <w:r>
        <w:rPr>
          <w:i/>
          <w:iCs/>
        </w:rPr>
        <w:t>17</w:t>
      </w:r>
      <w:r>
        <w:t>, 271–286, doi:10.1109/TKDE.2005.34.</w:t>
      </w:r>
    </w:p>
    <w:p w14:paraId="665F08DB" w14:textId="77777777" w:rsidR="00EE1E2D" w:rsidRDefault="00EE1E2D" w:rsidP="00EE1E2D">
      <w:pPr>
        <w:pStyle w:val="Bibliography"/>
      </w:pPr>
      <w:r>
        <w:t xml:space="preserve">51. </w:t>
      </w:r>
      <w:r>
        <w:tab/>
      </w:r>
      <w:proofErr w:type="spellStart"/>
      <w:r>
        <w:t>Getis</w:t>
      </w:r>
      <w:proofErr w:type="spellEnd"/>
      <w:r>
        <w:t xml:space="preserve">, A.; </w:t>
      </w:r>
      <w:proofErr w:type="spellStart"/>
      <w:r>
        <w:t>Aldstadt</w:t>
      </w:r>
      <w:proofErr w:type="spellEnd"/>
      <w:r>
        <w:t xml:space="preserve">, J. Constructing the Spatial Weights Matrix Using a Local Statistic. </w:t>
      </w:r>
      <w:r>
        <w:rPr>
          <w:i/>
          <w:iCs/>
        </w:rPr>
        <w:t>Geographical Analysis</w:t>
      </w:r>
      <w:r>
        <w:t xml:space="preserve"> </w:t>
      </w:r>
      <w:r>
        <w:rPr>
          <w:b/>
          <w:bCs/>
        </w:rPr>
        <w:t>2004</w:t>
      </w:r>
      <w:r>
        <w:t xml:space="preserve">, </w:t>
      </w:r>
      <w:r>
        <w:rPr>
          <w:i/>
          <w:iCs/>
        </w:rPr>
        <w:t>36</w:t>
      </w:r>
      <w:r>
        <w:t>, 90–104, doi:10.1111/j.1538-4632.2004.tb01127.x.</w:t>
      </w:r>
    </w:p>
    <w:p w14:paraId="66E3B09E" w14:textId="77777777" w:rsidR="00EE1E2D" w:rsidRDefault="00EE1E2D" w:rsidP="00EE1E2D">
      <w:pPr>
        <w:pStyle w:val="Bibliography"/>
      </w:pPr>
      <w:r>
        <w:t xml:space="preserve">52. </w:t>
      </w:r>
      <w:r>
        <w:tab/>
        <w:t xml:space="preserve">Roberts, S. Applying Efficient Techniques for Finding Nearest </w:t>
      </w:r>
      <w:proofErr w:type="spellStart"/>
      <w:r>
        <w:t>Neighbours</w:t>
      </w:r>
      <w:proofErr w:type="spellEnd"/>
      <w:r>
        <w:t xml:space="preserve"> in GIS Applications. In </w:t>
      </w:r>
      <w:r>
        <w:rPr>
          <w:i/>
          <w:iCs/>
        </w:rPr>
        <w:t>Innovations in GIS</w:t>
      </w:r>
      <w:r>
        <w:t>; CRC Press, 2023; pp. 95–104.</w:t>
      </w:r>
    </w:p>
    <w:p w14:paraId="47FB8F4A" w14:textId="77777777" w:rsidR="00EE1E2D" w:rsidRDefault="00EE1E2D" w:rsidP="00EE1E2D">
      <w:pPr>
        <w:pStyle w:val="Bibliography"/>
      </w:pPr>
      <w:r>
        <w:t xml:space="preserve">53. </w:t>
      </w:r>
      <w:r>
        <w:tab/>
      </w:r>
      <w:proofErr w:type="spellStart"/>
      <w:r>
        <w:t>García-García</w:t>
      </w:r>
      <w:proofErr w:type="spellEnd"/>
      <w:r>
        <w:t xml:space="preserve">, F.; Corral, A.; </w:t>
      </w:r>
      <w:proofErr w:type="spellStart"/>
      <w:r>
        <w:t>Iribarne</w:t>
      </w:r>
      <w:proofErr w:type="spellEnd"/>
      <w:r>
        <w:t xml:space="preserve">, L.; </w:t>
      </w:r>
      <w:proofErr w:type="spellStart"/>
      <w:r>
        <w:t>Vassilakopoulos</w:t>
      </w:r>
      <w:proofErr w:type="spellEnd"/>
      <w:r>
        <w:t xml:space="preserve">, M.; </w:t>
      </w:r>
      <w:proofErr w:type="spellStart"/>
      <w:r>
        <w:t>Manolopoulos</w:t>
      </w:r>
      <w:proofErr w:type="spellEnd"/>
      <w:r>
        <w:t xml:space="preserve">, Y. Efficient Distance Join Query Processing in Distributed Spatial Data Management Systems. </w:t>
      </w:r>
      <w:r>
        <w:rPr>
          <w:i/>
          <w:iCs/>
        </w:rPr>
        <w:t>Information Sciences</w:t>
      </w:r>
      <w:r>
        <w:t xml:space="preserve"> </w:t>
      </w:r>
      <w:r>
        <w:rPr>
          <w:b/>
          <w:bCs/>
        </w:rPr>
        <w:t>2020</w:t>
      </w:r>
      <w:r>
        <w:t xml:space="preserve">, </w:t>
      </w:r>
      <w:r>
        <w:rPr>
          <w:i/>
          <w:iCs/>
        </w:rPr>
        <w:t>512</w:t>
      </w:r>
      <w:r>
        <w:t>, 985–1008, doi:10.1016/j.ins.2019.10.030.</w:t>
      </w:r>
    </w:p>
    <w:p w14:paraId="18B4E752" w14:textId="77777777" w:rsidR="00EE1E2D" w:rsidRDefault="00EE1E2D" w:rsidP="00EE1E2D">
      <w:pPr>
        <w:pStyle w:val="Bibliography"/>
      </w:pPr>
      <w:r>
        <w:t xml:space="preserve">54. </w:t>
      </w:r>
      <w:r>
        <w:tab/>
      </w:r>
      <w:proofErr w:type="spellStart"/>
      <w:r>
        <w:t>Steyerberg</w:t>
      </w:r>
      <w:proofErr w:type="spellEnd"/>
      <w:r>
        <w:t xml:space="preserve">, E.W. Applications of Prediction Models. In </w:t>
      </w:r>
      <w:r>
        <w:rPr>
          <w:i/>
          <w:iCs/>
        </w:rPr>
        <w:t>Clinical Prediction Models: A Practical Approach to Development, Validation, and Updating</w:t>
      </w:r>
      <w:r>
        <w:t xml:space="preserve">; </w:t>
      </w:r>
      <w:proofErr w:type="spellStart"/>
      <w:r>
        <w:t>Steyerberg</w:t>
      </w:r>
      <w:proofErr w:type="spellEnd"/>
      <w:r>
        <w:t>, E.W., Ed.; Springer: New York, NY, 2009; pp. 11–31 ISBN 978-0-387-77244-8.</w:t>
      </w:r>
    </w:p>
    <w:p w14:paraId="6F1AFBAB" w14:textId="77777777" w:rsidR="00EE1E2D" w:rsidRDefault="00EE1E2D" w:rsidP="00EE1E2D">
      <w:pPr>
        <w:pStyle w:val="Bibliography"/>
      </w:pPr>
      <w:r>
        <w:t xml:space="preserve">55. </w:t>
      </w:r>
      <w:r>
        <w:tab/>
        <w:t>Ray, S. A Quick Review of Machine Learning Algorithms. In Proceedings of the 2019 International conference on machine learning, big data, cloud and parallel computing (</w:t>
      </w:r>
      <w:proofErr w:type="spellStart"/>
      <w:r>
        <w:t>COMITCon</w:t>
      </w:r>
      <w:proofErr w:type="spellEnd"/>
      <w:r>
        <w:t>); IEEE, 2019; pp. 35–39.</w:t>
      </w:r>
    </w:p>
    <w:p w14:paraId="7935C8E0" w14:textId="77777777" w:rsidR="00EE1E2D" w:rsidRDefault="00EE1E2D" w:rsidP="00EE1E2D">
      <w:pPr>
        <w:pStyle w:val="Bibliography"/>
      </w:pPr>
      <w:r>
        <w:t xml:space="preserve">56. </w:t>
      </w:r>
      <w:r>
        <w:tab/>
        <w:t xml:space="preserve">Muñoz, J.; </w:t>
      </w:r>
      <w:proofErr w:type="spellStart"/>
      <w:r>
        <w:t>Felicísimo</w:t>
      </w:r>
      <w:proofErr w:type="spellEnd"/>
      <w:r>
        <w:t xml:space="preserve">, Á.M. Comparison of Statistical Methods Commonly Used in Predictive Modelling. </w:t>
      </w:r>
      <w:r>
        <w:rPr>
          <w:i/>
          <w:iCs/>
        </w:rPr>
        <w:t>Journal of Vegetation Science</w:t>
      </w:r>
      <w:r>
        <w:t xml:space="preserve"> </w:t>
      </w:r>
      <w:r>
        <w:rPr>
          <w:b/>
          <w:bCs/>
        </w:rPr>
        <w:t>2004</w:t>
      </w:r>
      <w:r>
        <w:t xml:space="preserve">, </w:t>
      </w:r>
      <w:r>
        <w:rPr>
          <w:i/>
          <w:iCs/>
        </w:rPr>
        <w:t>15</w:t>
      </w:r>
      <w:r>
        <w:t>, 285–292, doi:10.1111/j.1654-1103.2004.tb02263.x.</w:t>
      </w:r>
    </w:p>
    <w:p w14:paraId="1F684006" w14:textId="77777777" w:rsidR="00EE1E2D" w:rsidRDefault="00EE1E2D" w:rsidP="00EE1E2D">
      <w:pPr>
        <w:pStyle w:val="Bibliography"/>
      </w:pPr>
      <w:r>
        <w:t xml:space="preserve">57. </w:t>
      </w:r>
      <w:r>
        <w:tab/>
        <w:t xml:space="preserve">Frey, H.C.; </w:t>
      </w:r>
      <w:proofErr w:type="spellStart"/>
      <w:r>
        <w:t>Patil</w:t>
      </w:r>
      <w:proofErr w:type="spellEnd"/>
      <w:r>
        <w:t xml:space="preserve">, S.R. Identification and Review of Sensitivity Analysis Methods. </w:t>
      </w:r>
      <w:r>
        <w:rPr>
          <w:i/>
          <w:iCs/>
        </w:rPr>
        <w:t>Risk Analysis</w:t>
      </w:r>
      <w:r>
        <w:t xml:space="preserve"> </w:t>
      </w:r>
      <w:r>
        <w:rPr>
          <w:b/>
          <w:bCs/>
        </w:rPr>
        <w:t>2002</w:t>
      </w:r>
      <w:r>
        <w:t xml:space="preserve">, </w:t>
      </w:r>
      <w:r>
        <w:rPr>
          <w:i/>
          <w:iCs/>
        </w:rPr>
        <w:t>22</w:t>
      </w:r>
      <w:r>
        <w:t xml:space="preserve">, 553–578, </w:t>
      </w:r>
      <w:proofErr w:type="spellStart"/>
      <w:r>
        <w:t>doi:https</w:t>
      </w:r>
      <w:proofErr w:type="spellEnd"/>
      <w:r>
        <w:t>://doi.org/10.1111/0272-4332.00039.</w:t>
      </w:r>
    </w:p>
    <w:p w14:paraId="7D6CE963" w14:textId="77777777" w:rsidR="00EE1E2D" w:rsidRDefault="00EE1E2D" w:rsidP="00EE1E2D">
      <w:pPr>
        <w:pStyle w:val="Bibliography"/>
      </w:pPr>
      <w:r>
        <w:t xml:space="preserve">58. </w:t>
      </w:r>
      <w:r>
        <w:tab/>
        <w:t xml:space="preserve">Ingalls, B. Sensitivity Analysis: From Model Parameters to System </w:t>
      </w:r>
      <w:proofErr w:type="spellStart"/>
      <w:r>
        <w:t>Behaviour</w:t>
      </w:r>
      <w:proofErr w:type="spellEnd"/>
      <w:r>
        <w:t xml:space="preserve">. </w:t>
      </w:r>
      <w:r>
        <w:rPr>
          <w:i/>
          <w:iCs/>
        </w:rPr>
        <w:t>Essays in biochemistry</w:t>
      </w:r>
      <w:r>
        <w:t xml:space="preserve"> </w:t>
      </w:r>
      <w:r>
        <w:rPr>
          <w:b/>
          <w:bCs/>
        </w:rPr>
        <w:t>2008</w:t>
      </w:r>
      <w:r>
        <w:t xml:space="preserve">, </w:t>
      </w:r>
      <w:r>
        <w:rPr>
          <w:i/>
          <w:iCs/>
        </w:rPr>
        <w:t>45</w:t>
      </w:r>
      <w:r>
        <w:t>, 177–194.</w:t>
      </w:r>
    </w:p>
    <w:p w14:paraId="5642788B" w14:textId="77777777" w:rsidR="00EE1E2D" w:rsidRDefault="00EE1E2D" w:rsidP="00EE1E2D">
      <w:pPr>
        <w:pStyle w:val="Bibliography"/>
      </w:pPr>
      <w:r>
        <w:t xml:space="preserve">59. </w:t>
      </w:r>
      <w:r>
        <w:tab/>
        <w:t xml:space="preserve">Hamby, D.M. A Review of Techniques for Parameter Sensitivity Analysis of Environmental Models. </w:t>
      </w:r>
      <w:r>
        <w:rPr>
          <w:i/>
          <w:iCs/>
        </w:rPr>
        <w:t xml:space="preserve">Environ </w:t>
      </w:r>
      <w:proofErr w:type="spellStart"/>
      <w:r>
        <w:rPr>
          <w:i/>
          <w:iCs/>
        </w:rPr>
        <w:t>Monit</w:t>
      </w:r>
      <w:proofErr w:type="spellEnd"/>
      <w:r>
        <w:rPr>
          <w:i/>
          <w:iCs/>
        </w:rPr>
        <w:t xml:space="preserve"> Assess</w:t>
      </w:r>
      <w:r>
        <w:t xml:space="preserve"> </w:t>
      </w:r>
      <w:r>
        <w:rPr>
          <w:b/>
          <w:bCs/>
        </w:rPr>
        <w:t>1994</w:t>
      </w:r>
      <w:r>
        <w:t xml:space="preserve">, </w:t>
      </w:r>
      <w:r>
        <w:rPr>
          <w:i/>
          <w:iCs/>
        </w:rPr>
        <w:t>32</w:t>
      </w:r>
      <w:r>
        <w:t>, 135–154, doi</w:t>
      </w:r>
      <w:proofErr w:type="gramStart"/>
      <w:r>
        <w:t>:10.1007</w:t>
      </w:r>
      <w:proofErr w:type="gramEnd"/>
      <w:r>
        <w:t>/BF00547132.</w:t>
      </w:r>
    </w:p>
    <w:p w14:paraId="4F1756D2" w14:textId="77777777" w:rsidR="00EE1E2D" w:rsidRDefault="00EE1E2D" w:rsidP="00EE1E2D">
      <w:pPr>
        <w:pStyle w:val="Bibliography"/>
      </w:pPr>
      <w:r>
        <w:t xml:space="preserve">60. </w:t>
      </w:r>
      <w:r>
        <w:tab/>
        <w:t xml:space="preserve">Hawkins, D.M. The Problem of Overfitting. </w:t>
      </w:r>
      <w:r>
        <w:rPr>
          <w:i/>
          <w:iCs/>
        </w:rPr>
        <w:t xml:space="preserve">J. Chem. Inf. </w:t>
      </w:r>
      <w:proofErr w:type="spellStart"/>
      <w:r>
        <w:rPr>
          <w:i/>
          <w:iCs/>
        </w:rPr>
        <w:t>Comput</w:t>
      </w:r>
      <w:proofErr w:type="spellEnd"/>
      <w:r>
        <w:rPr>
          <w:i/>
          <w:iCs/>
        </w:rPr>
        <w:t>. Sci.</w:t>
      </w:r>
      <w:r>
        <w:t xml:space="preserve"> </w:t>
      </w:r>
      <w:r>
        <w:rPr>
          <w:b/>
          <w:bCs/>
        </w:rPr>
        <w:t>2004</w:t>
      </w:r>
      <w:r>
        <w:t xml:space="preserve">, </w:t>
      </w:r>
      <w:r>
        <w:rPr>
          <w:i/>
          <w:iCs/>
        </w:rPr>
        <w:t>44</w:t>
      </w:r>
      <w:r>
        <w:t>, 1–12, doi</w:t>
      </w:r>
      <w:proofErr w:type="gramStart"/>
      <w:r>
        <w:t>:10.1021</w:t>
      </w:r>
      <w:proofErr w:type="gramEnd"/>
      <w:r>
        <w:t>/ci0342472.</w:t>
      </w:r>
    </w:p>
    <w:p w14:paraId="4D6A8676" w14:textId="77777777" w:rsidR="00EE1E2D" w:rsidRDefault="00EE1E2D" w:rsidP="00EE1E2D">
      <w:pPr>
        <w:pStyle w:val="Bibliography"/>
      </w:pPr>
      <w:r>
        <w:t xml:space="preserve">61. </w:t>
      </w:r>
      <w:r>
        <w:tab/>
        <w:t xml:space="preserve">Ding, J.; </w:t>
      </w:r>
      <w:proofErr w:type="spellStart"/>
      <w:r>
        <w:t>Tarokh</w:t>
      </w:r>
      <w:proofErr w:type="spellEnd"/>
      <w:r>
        <w:t xml:space="preserve">, V.; Yang, Y. Model Selection Techniques: An Overview. </w:t>
      </w:r>
      <w:r>
        <w:rPr>
          <w:i/>
          <w:iCs/>
        </w:rPr>
        <w:t>IEEE Signal Processing Magazine</w:t>
      </w:r>
      <w:r>
        <w:t xml:space="preserve"> </w:t>
      </w:r>
      <w:r>
        <w:rPr>
          <w:b/>
          <w:bCs/>
        </w:rPr>
        <w:t>2018</w:t>
      </w:r>
      <w:r>
        <w:t xml:space="preserve">, </w:t>
      </w:r>
      <w:r>
        <w:rPr>
          <w:i/>
          <w:iCs/>
        </w:rPr>
        <w:t>35</w:t>
      </w:r>
      <w:r>
        <w:t>, 16–34.</w:t>
      </w:r>
    </w:p>
    <w:p w14:paraId="0AB54459" w14:textId="77777777" w:rsidR="00EE1E2D" w:rsidRDefault="00EE1E2D" w:rsidP="00EE1E2D">
      <w:pPr>
        <w:pStyle w:val="Bibliography"/>
      </w:pPr>
      <w:r>
        <w:lastRenderedPageBreak/>
        <w:t xml:space="preserve">62. </w:t>
      </w:r>
      <w:r>
        <w:tab/>
      </w:r>
      <w:proofErr w:type="spellStart"/>
      <w:r>
        <w:t>Berrar</w:t>
      </w:r>
      <w:proofErr w:type="spellEnd"/>
      <w:r>
        <w:t xml:space="preserve">, D. Cross-Validation. In </w:t>
      </w:r>
      <w:r>
        <w:rPr>
          <w:i/>
          <w:iCs/>
        </w:rPr>
        <w:t>Encyclopedia of Bioinformatics and Computational Biology</w:t>
      </w:r>
      <w:r>
        <w:t xml:space="preserve">; </w:t>
      </w:r>
      <w:proofErr w:type="spellStart"/>
      <w:r>
        <w:t>Ranganathan</w:t>
      </w:r>
      <w:proofErr w:type="spellEnd"/>
      <w:r>
        <w:t xml:space="preserve">, S., </w:t>
      </w:r>
      <w:proofErr w:type="spellStart"/>
      <w:r>
        <w:t>Gribskov</w:t>
      </w:r>
      <w:proofErr w:type="spellEnd"/>
      <w:r>
        <w:t xml:space="preserve">, M., </w:t>
      </w:r>
      <w:proofErr w:type="spellStart"/>
      <w:r>
        <w:t>Nakai</w:t>
      </w:r>
      <w:proofErr w:type="spellEnd"/>
      <w:r>
        <w:t xml:space="preserve">, K., </w:t>
      </w:r>
      <w:proofErr w:type="spellStart"/>
      <w:r>
        <w:t>Schönbach</w:t>
      </w:r>
      <w:proofErr w:type="spellEnd"/>
      <w:r>
        <w:t>, C., Eds.; Academic Press: Oxford, 2019; pp. 542–545 ISBN 978-0-12-811432-2.</w:t>
      </w:r>
    </w:p>
    <w:p w14:paraId="670BB7E3" w14:textId="77777777" w:rsidR="00EE1E2D" w:rsidRDefault="00EE1E2D" w:rsidP="00EE1E2D">
      <w:pPr>
        <w:pStyle w:val="Bibliography"/>
      </w:pPr>
      <w:r>
        <w:t xml:space="preserve">63. </w:t>
      </w:r>
      <w:r>
        <w:tab/>
        <w:t xml:space="preserve">Gupta, A.; Ong, Y.-S.; Feng, L. Insights on Transfer Optimization: Because Experience Is the Best Teacher. </w:t>
      </w:r>
      <w:r>
        <w:rPr>
          <w:i/>
          <w:iCs/>
        </w:rPr>
        <w:t>IEEE Transactions on Emerging Topics in Computational Intelligence</w:t>
      </w:r>
      <w:r>
        <w:t xml:space="preserve"> </w:t>
      </w:r>
      <w:r>
        <w:rPr>
          <w:b/>
          <w:bCs/>
        </w:rPr>
        <w:t>2017</w:t>
      </w:r>
      <w:r>
        <w:t xml:space="preserve">, </w:t>
      </w:r>
      <w:r>
        <w:rPr>
          <w:i/>
          <w:iCs/>
        </w:rPr>
        <w:t>2</w:t>
      </w:r>
      <w:r>
        <w:t>, 51–64.</w:t>
      </w:r>
    </w:p>
    <w:p w14:paraId="479A6A16" w14:textId="77777777" w:rsidR="00EE1E2D" w:rsidRDefault="00EE1E2D" w:rsidP="00EE1E2D">
      <w:pPr>
        <w:pStyle w:val="Bibliography"/>
      </w:pPr>
      <w:r>
        <w:t xml:space="preserve">64. </w:t>
      </w:r>
      <w:r>
        <w:tab/>
        <w:t xml:space="preserve">Nguyen, D.C.H.; Dandy, G.C.; Maier, H.R.; </w:t>
      </w:r>
      <w:proofErr w:type="spellStart"/>
      <w:r>
        <w:t>Ascough</w:t>
      </w:r>
      <w:proofErr w:type="spellEnd"/>
      <w:r>
        <w:t xml:space="preserve">, J.C. Improved Ant Colony Optimization for Optimal Crop and Irrigation Water Allocation by Incorporating Domain Knowledge. </w:t>
      </w:r>
      <w:r>
        <w:rPr>
          <w:i/>
          <w:iCs/>
        </w:rPr>
        <w:t xml:space="preserve">J. Water </w:t>
      </w:r>
      <w:proofErr w:type="spellStart"/>
      <w:r>
        <w:rPr>
          <w:i/>
          <w:iCs/>
        </w:rPr>
        <w:t>Resour</w:t>
      </w:r>
      <w:proofErr w:type="spellEnd"/>
      <w:r>
        <w:rPr>
          <w:i/>
          <w:iCs/>
        </w:rPr>
        <w:t xml:space="preserve">. </w:t>
      </w:r>
      <w:proofErr w:type="spellStart"/>
      <w:r>
        <w:rPr>
          <w:i/>
          <w:iCs/>
        </w:rPr>
        <w:t>Plann</w:t>
      </w:r>
      <w:proofErr w:type="spellEnd"/>
      <w:r>
        <w:rPr>
          <w:i/>
          <w:iCs/>
        </w:rPr>
        <w:t>. Manage.</w:t>
      </w:r>
      <w:r>
        <w:t xml:space="preserve"> </w:t>
      </w:r>
      <w:r>
        <w:rPr>
          <w:b/>
          <w:bCs/>
        </w:rPr>
        <w:t>2016</w:t>
      </w:r>
      <w:r>
        <w:t xml:space="preserve">, </w:t>
      </w:r>
      <w:r>
        <w:rPr>
          <w:i/>
          <w:iCs/>
        </w:rPr>
        <w:t>142</w:t>
      </w:r>
      <w:r>
        <w:t>, 04016025, doi</w:t>
      </w:r>
      <w:proofErr w:type="gramStart"/>
      <w:r>
        <w:t>:10.1061</w:t>
      </w:r>
      <w:proofErr w:type="gramEnd"/>
      <w:r>
        <w:t>/(ASCE)WR.1943-5452.0000662.</w:t>
      </w:r>
    </w:p>
    <w:p w14:paraId="09E4BA0B" w14:textId="77777777" w:rsidR="00EE1E2D" w:rsidRDefault="00EE1E2D" w:rsidP="00EE1E2D">
      <w:pPr>
        <w:pStyle w:val="Bibliography"/>
      </w:pPr>
      <w:r>
        <w:t xml:space="preserve">65. </w:t>
      </w:r>
      <w:r>
        <w:tab/>
        <w:t xml:space="preserve">Wei, P.; Lu, Z.; Song, J. Variable Importance Analysis: A Comprehensive Review. </w:t>
      </w:r>
      <w:r>
        <w:rPr>
          <w:i/>
          <w:iCs/>
        </w:rPr>
        <w:t>Reliability Engineering &amp; System Safety</w:t>
      </w:r>
      <w:r>
        <w:t xml:space="preserve"> </w:t>
      </w:r>
      <w:r>
        <w:rPr>
          <w:b/>
          <w:bCs/>
        </w:rPr>
        <w:t>2015</w:t>
      </w:r>
      <w:r>
        <w:t xml:space="preserve">, </w:t>
      </w:r>
      <w:r>
        <w:rPr>
          <w:i/>
          <w:iCs/>
        </w:rPr>
        <w:t>142</w:t>
      </w:r>
      <w:r>
        <w:t>, 399–432, doi:10.1016/j.ress.2015.05.018.</w:t>
      </w:r>
    </w:p>
    <w:p w14:paraId="26C1E8A0" w14:textId="77777777" w:rsidR="00EE1E2D" w:rsidRDefault="00EE1E2D" w:rsidP="00EE1E2D">
      <w:pPr>
        <w:pStyle w:val="Bibliography"/>
      </w:pPr>
      <w:r>
        <w:t xml:space="preserve">66. </w:t>
      </w:r>
      <w:r>
        <w:tab/>
      </w:r>
      <w:proofErr w:type="spellStart"/>
      <w:r>
        <w:t>Asuero</w:t>
      </w:r>
      <w:proofErr w:type="spellEnd"/>
      <w:r>
        <w:t xml:space="preserve">, A.G.; </w:t>
      </w:r>
      <w:proofErr w:type="spellStart"/>
      <w:r>
        <w:t>Sayago</w:t>
      </w:r>
      <w:proofErr w:type="spellEnd"/>
      <w:r>
        <w:t xml:space="preserve">, A.; González, A.G. The Correlation Coefficient: An Overview. </w:t>
      </w:r>
      <w:r>
        <w:rPr>
          <w:i/>
          <w:iCs/>
        </w:rPr>
        <w:t>Critical Reviews in Analytical Chemistry</w:t>
      </w:r>
      <w:r>
        <w:t xml:space="preserve"> </w:t>
      </w:r>
      <w:r>
        <w:rPr>
          <w:b/>
          <w:bCs/>
        </w:rPr>
        <w:t>2006</w:t>
      </w:r>
      <w:r>
        <w:t xml:space="preserve">, </w:t>
      </w:r>
      <w:r>
        <w:rPr>
          <w:i/>
          <w:iCs/>
        </w:rPr>
        <w:t>36</w:t>
      </w:r>
      <w:r>
        <w:t>, 41–59, doi</w:t>
      </w:r>
      <w:proofErr w:type="gramStart"/>
      <w:r>
        <w:t>:10.1080</w:t>
      </w:r>
      <w:proofErr w:type="gramEnd"/>
      <w:r>
        <w:t>/10408340500526766.</w:t>
      </w:r>
    </w:p>
    <w:p w14:paraId="7806178A" w14:textId="77777777" w:rsidR="00EE1E2D" w:rsidRDefault="00EE1E2D" w:rsidP="00EE1E2D">
      <w:pPr>
        <w:pStyle w:val="Bibliography"/>
      </w:pPr>
      <w:r>
        <w:t xml:space="preserve">67. </w:t>
      </w:r>
      <w:r>
        <w:tab/>
        <w:t>Institute for Health Metrics and Evaluation Global Burden of Disease (GBD) Compare Available online: http://vizhub.healthdata.org/gbd-compare (accessed on 21 February 2023).</w:t>
      </w:r>
    </w:p>
    <w:p w14:paraId="1CC20C09" w14:textId="77777777" w:rsidR="00EE1E2D" w:rsidRDefault="00EE1E2D" w:rsidP="00EE1E2D">
      <w:pPr>
        <w:pStyle w:val="Bibliography"/>
      </w:pPr>
      <w:r>
        <w:t xml:space="preserve">68. </w:t>
      </w:r>
      <w:r>
        <w:tab/>
        <w:t>Statistics Canada 2021 Census of Population Available online: https://www12.statcan.gc.ca/census-recensement/2021/dp-pd/prof/index.cfm?Lang=E (accessed on 22 February 2023).</w:t>
      </w:r>
    </w:p>
    <w:p w14:paraId="5B547555" w14:textId="77777777" w:rsidR="00EE1E2D" w:rsidRDefault="00EE1E2D" w:rsidP="00EE1E2D">
      <w:pPr>
        <w:pStyle w:val="Bibliography"/>
      </w:pPr>
      <w:r>
        <w:t xml:space="preserve">69. </w:t>
      </w:r>
      <w:r>
        <w:tab/>
        <w:t>Toronto Police Service Fatal KSI Collisions Available online: https://data.torontopolice.on.ca/pages/fatalities (accessed on 19 March 2023).</w:t>
      </w:r>
    </w:p>
    <w:p w14:paraId="52262355" w14:textId="77777777" w:rsidR="00EE1E2D" w:rsidRDefault="00EE1E2D" w:rsidP="00EE1E2D">
      <w:pPr>
        <w:pStyle w:val="Bibliography"/>
      </w:pPr>
      <w:r>
        <w:t xml:space="preserve">70. </w:t>
      </w:r>
      <w:r>
        <w:tab/>
      </w:r>
      <w:proofErr w:type="spellStart"/>
      <w:r>
        <w:t>Amberber</w:t>
      </w:r>
      <w:proofErr w:type="spellEnd"/>
      <w:r>
        <w:t xml:space="preserve">, N.; Howard, A.; Winters, M.; Harris, M.A.; Pike, I.; </w:t>
      </w:r>
      <w:proofErr w:type="spellStart"/>
      <w:r>
        <w:t>Machperson</w:t>
      </w:r>
      <w:proofErr w:type="spellEnd"/>
      <w:r>
        <w:t xml:space="preserve">, A.; </w:t>
      </w:r>
      <w:proofErr w:type="spellStart"/>
      <w:r>
        <w:t>Cloutier</w:t>
      </w:r>
      <w:proofErr w:type="spellEnd"/>
      <w:r>
        <w:t xml:space="preserve">, M.-S.; Richmond, S.A.; Hagel, B.; </w:t>
      </w:r>
      <w:proofErr w:type="spellStart"/>
      <w:r>
        <w:t>Fuselli</w:t>
      </w:r>
      <w:proofErr w:type="spellEnd"/>
      <w:r>
        <w:t xml:space="preserve">, P.; et al. Road Traffic Injury During the COVID-19 Pandemic: Cured or a Continued Threat? </w:t>
      </w:r>
      <w:r>
        <w:rPr>
          <w:i/>
          <w:iCs/>
        </w:rPr>
        <w:t>University of Toronto Journal of Public Health</w:t>
      </w:r>
      <w:r>
        <w:t xml:space="preserve"> </w:t>
      </w:r>
      <w:r>
        <w:rPr>
          <w:b/>
          <w:bCs/>
        </w:rPr>
        <w:t>2021</w:t>
      </w:r>
      <w:r>
        <w:t xml:space="preserve">, </w:t>
      </w:r>
      <w:r>
        <w:rPr>
          <w:i/>
          <w:iCs/>
        </w:rPr>
        <w:t>2</w:t>
      </w:r>
      <w:r>
        <w:t>, doi:10.33137/utjph.v2i1.34737.</w:t>
      </w:r>
    </w:p>
    <w:p w14:paraId="1C264B79" w14:textId="77777777" w:rsidR="00EE1E2D" w:rsidRDefault="00EE1E2D" w:rsidP="00EE1E2D">
      <w:pPr>
        <w:pStyle w:val="Bibliography"/>
      </w:pPr>
      <w:r>
        <w:t xml:space="preserve">71. </w:t>
      </w:r>
      <w:r>
        <w:tab/>
        <w:t>City of Toronto Vision Zero Plan Overview Available online: https://www.toronto.ca/services-payments/streets-parking-transportation/road-safety/vision-zero/vision-zero-plan-overview/ (accessed on 19 March 2023).</w:t>
      </w:r>
    </w:p>
    <w:p w14:paraId="042A2166" w14:textId="77777777" w:rsidR="00EE1E2D" w:rsidRDefault="00EE1E2D" w:rsidP="00EE1E2D">
      <w:pPr>
        <w:pStyle w:val="Bibliography"/>
      </w:pPr>
      <w:r>
        <w:t xml:space="preserve">72. </w:t>
      </w:r>
      <w:r>
        <w:tab/>
        <w:t>City of Toronto City of Toronto Open Data Portal Available online: https://open.toronto.ca/ (accessed on 19 March 2023).</w:t>
      </w:r>
    </w:p>
    <w:p w14:paraId="5F50019F" w14:textId="77777777" w:rsidR="00EE1E2D" w:rsidRDefault="00EE1E2D" w:rsidP="00EE1E2D">
      <w:pPr>
        <w:pStyle w:val="Bibliography"/>
      </w:pPr>
      <w:r>
        <w:t xml:space="preserve">73. </w:t>
      </w:r>
      <w:r>
        <w:tab/>
        <w:t>Toronto Police Service Toronto Police Service Public Safety Data Portal Available online: https://data.torontopolice.on.ca/pages/open-data (accessed on 19 March 2023).</w:t>
      </w:r>
    </w:p>
    <w:p w14:paraId="1B5B1A1D" w14:textId="77777777" w:rsidR="00EE1E2D" w:rsidRDefault="00EE1E2D" w:rsidP="00EE1E2D">
      <w:pPr>
        <w:pStyle w:val="Bibliography"/>
      </w:pPr>
      <w:r>
        <w:t xml:space="preserve">74. </w:t>
      </w:r>
      <w:r>
        <w:tab/>
        <w:t xml:space="preserve">City of Toronto </w:t>
      </w:r>
      <w:proofErr w:type="spellStart"/>
      <w:r>
        <w:t>Toronto</w:t>
      </w:r>
      <w:proofErr w:type="spellEnd"/>
      <w:r>
        <w:t xml:space="preserve"> </w:t>
      </w:r>
      <w:proofErr w:type="spellStart"/>
      <w:r>
        <w:t>Centreline</w:t>
      </w:r>
      <w:proofErr w:type="spellEnd"/>
      <w:r>
        <w:t xml:space="preserve"> (TCL) Available online: https://open.toronto.ca/dataset/toronto-centreline-tcl/ (accessed on 30 December 2024).</w:t>
      </w:r>
    </w:p>
    <w:p w14:paraId="11058CDA" w14:textId="77777777" w:rsidR="00EE1E2D" w:rsidRDefault="00EE1E2D" w:rsidP="00EE1E2D">
      <w:pPr>
        <w:pStyle w:val="Bibliography"/>
      </w:pPr>
      <w:r>
        <w:t xml:space="preserve">75. </w:t>
      </w:r>
      <w:r>
        <w:tab/>
        <w:t>Toronto Police Service Traffic Collisions Open Data (ASR-T-TBL-001) Available online: https://data.torontopolice.on.ca/datasets/TorontoPS::traffic-collisions-open-data-asr-t-tbl-001/about (accessed on 30 December 2024).</w:t>
      </w:r>
    </w:p>
    <w:p w14:paraId="1CF93128" w14:textId="77777777" w:rsidR="00EE1E2D" w:rsidRDefault="00EE1E2D" w:rsidP="00EE1E2D">
      <w:pPr>
        <w:pStyle w:val="Bibliography"/>
      </w:pPr>
      <w:r>
        <w:t xml:space="preserve">76. </w:t>
      </w:r>
      <w:r>
        <w:tab/>
        <w:t>City of Toronto Traffic Volumes at Intersections for All Modes (2010 to 2019) Available online: https://open.toronto.ca/dataset/traffic-volumes-at-intersections-for-all-modes/ (accessed on 30 December 2024).</w:t>
      </w:r>
    </w:p>
    <w:p w14:paraId="1EDF9A95" w14:textId="77777777" w:rsidR="00EE1E2D" w:rsidRDefault="00EE1E2D" w:rsidP="00EE1E2D">
      <w:pPr>
        <w:pStyle w:val="Bibliography"/>
      </w:pPr>
      <w:r>
        <w:t xml:space="preserve">77. </w:t>
      </w:r>
      <w:r>
        <w:tab/>
        <w:t>City of Toronto Automated Speed Enforcement Locations Available online: https://open.toronto.ca/dataset/automated-speed-enforcement-locations/ (accessed on 30 December 2024).</w:t>
      </w:r>
    </w:p>
    <w:p w14:paraId="033A11CF" w14:textId="77777777" w:rsidR="00EE1E2D" w:rsidRDefault="00EE1E2D" w:rsidP="00EE1E2D">
      <w:pPr>
        <w:pStyle w:val="Bibliography"/>
      </w:pPr>
      <w:r>
        <w:t xml:space="preserve">78. </w:t>
      </w:r>
      <w:r>
        <w:tab/>
        <w:t>City of Toronto School Safety Zone Watch Your Speed Program – Locations Available online: https://open.toronto.ca/dataset/school-safety-zone-watch-your-speed-program-locations/ (accessed on 30 December 2024).</w:t>
      </w:r>
    </w:p>
    <w:p w14:paraId="65C9F735" w14:textId="77777777" w:rsidR="00EE1E2D" w:rsidRDefault="00EE1E2D" w:rsidP="00EE1E2D">
      <w:pPr>
        <w:pStyle w:val="Bibliography"/>
      </w:pPr>
      <w:r>
        <w:t xml:space="preserve">79. </w:t>
      </w:r>
      <w:r>
        <w:tab/>
        <w:t>City of Toronto Red Light Cameras Available online: https://open.toronto.ca/dataset/red-light-cameras/ (accessed on 30 December 2024).</w:t>
      </w:r>
    </w:p>
    <w:p w14:paraId="101D9143" w14:textId="77777777" w:rsidR="00EE1E2D" w:rsidRDefault="00EE1E2D" w:rsidP="00EE1E2D">
      <w:pPr>
        <w:pStyle w:val="Bibliography"/>
      </w:pPr>
      <w:r>
        <w:t xml:space="preserve">80. </w:t>
      </w:r>
      <w:r>
        <w:tab/>
        <w:t>City of Toronto Police Facility Locations Available online: https://open.toronto.ca/dataset/police-facility-locations/ (accessed on 30 December 2024).</w:t>
      </w:r>
    </w:p>
    <w:p w14:paraId="595A7C1F" w14:textId="77777777" w:rsidR="00EE1E2D" w:rsidRDefault="00EE1E2D" w:rsidP="00EE1E2D">
      <w:pPr>
        <w:pStyle w:val="Bibliography"/>
      </w:pPr>
      <w:r>
        <w:t xml:space="preserve">81. </w:t>
      </w:r>
      <w:r>
        <w:tab/>
        <w:t>City of Toronto Ambulance Station Locations Available online: https://open.toronto.ca/dataset/ambulance-station-locations/ (accessed on 30 December 2024).</w:t>
      </w:r>
    </w:p>
    <w:p w14:paraId="7F58A7B8" w14:textId="77777777" w:rsidR="00EE1E2D" w:rsidRDefault="00EE1E2D" w:rsidP="00EE1E2D">
      <w:pPr>
        <w:pStyle w:val="Bibliography"/>
      </w:pPr>
      <w:r>
        <w:lastRenderedPageBreak/>
        <w:t xml:space="preserve">82. </w:t>
      </w:r>
      <w:r>
        <w:tab/>
        <w:t>City of Toronto Fire Hydrants Available online: https://open.toronto.ca/dataset/fire-hydrants/ (accessed on 30 December 2024).</w:t>
      </w:r>
    </w:p>
    <w:p w14:paraId="072744B8" w14:textId="77777777" w:rsidR="00EE1E2D" w:rsidRDefault="00EE1E2D" w:rsidP="00EE1E2D">
      <w:pPr>
        <w:pStyle w:val="Bibliography"/>
      </w:pPr>
      <w:r>
        <w:t xml:space="preserve">83. </w:t>
      </w:r>
      <w:r>
        <w:tab/>
        <w:t>City of Toronto Fire Facility Locations Available online: https://open.toronto.ca/dataset/fire-station-locations/ (accessed on 30 December 2024).</w:t>
      </w:r>
    </w:p>
    <w:p w14:paraId="0883F886" w14:textId="77777777" w:rsidR="00EE1E2D" w:rsidRDefault="00EE1E2D" w:rsidP="00EE1E2D">
      <w:pPr>
        <w:pStyle w:val="Bibliography"/>
      </w:pPr>
      <w:r>
        <w:t xml:space="preserve">84. </w:t>
      </w:r>
      <w:r>
        <w:tab/>
        <w:t>City of Toronto Renewable Energy Installations Available online: https://open.toronto.ca/dataset/renewable-energy-installations/ (accessed on 30 December 2024).</w:t>
      </w:r>
    </w:p>
    <w:p w14:paraId="49E1F090" w14:textId="77777777" w:rsidR="00EE1E2D" w:rsidRDefault="00EE1E2D" w:rsidP="00EE1E2D">
      <w:pPr>
        <w:pStyle w:val="Bibliography"/>
      </w:pPr>
      <w:r>
        <w:t xml:space="preserve">85. </w:t>
      </w:r>
      <w:r>
        <w:tab/>
        <w:t>City of Toronto Street Furniture - Bicycle Parking Available online: https://open.toronto.ca/dataset/street-furniture-bicycle-parking/ (accessed on 30 December 2024).</w:t>
      </w:r>
    </w:p>
    <w:p w14:paraId="7BD6B3E1" w14:textId="77777777" w:rsidR="00EE1E2D" w:rsidRDefault="00EE1E2D" w:rsidP="00EE1E2D">
      <w:pPr>
        <w:pStyle w:val="Bibliography"/>
      </w:pPr>
      <w:r>
        <w:t xml:space="preserve">86. </w:t>
      </w:r>
      <w:r>
        <w:tab/>
        <w:t>City of Toronto Street Furniture - Transit Shelter Available online: https://open.toronto.ca/dataset/street-furniture-transit-shelter/ (accessed on 30 December 2024).</w:t>
      </w:r>
    </w:p>
    <w:p w14:paraId="76BFAA55" w14:textId="77777777" w:rsidR="00EE1E2D" w:rsidRDefault="00EE1E2D" w:rsidP="00EE1E2D">
      <w:pPr>
        <w:pStyle w:val="Bibliography"/>
      </w:pPr>
      <w:r>
        <w:t xml:space="preserve">87. </w:t>
      </w:r>
      <w:r>
        <w:tab/>
        <w:t>City of Toronto Street Furniture - Information Pillar-Wayfinding Structure Available online: https://open.toronto.ca/dataset/street-furniture-information-pillar-wayfinding-structure/ (accessed on 30 December 2024).</w:t>
      </w:r>
    </w:p>
    <w:p w14:paraId="31F678CA" w14:textId="77777777" w:rsidR="00EE1E2D" w:rsidRDefault="00EE1E2D" w:rsidP="00EE1E2D">
      <w:pPr>
        <w:pStyle w:val="Bibliography"/>
      </w:pPr>
      <w:r>
        <w:t xml:space="preserve">88. </w:t>
      </w:r>
      <w:r>
        <w:tab/>
        <w:t>City of Toronto Street Furniture - Litter Receptacle Available online: https://open.toronto.ca/dataset/street-furniture-litter-receptacle/ (accessed on 30 December 2024).</w:t>
      </w:r>
    </w:p>
    <w:p w14:paraId="5784A53D" w14:textId="77777777" w:rsidR="00EE1E2D" w:rsidRDefault="00EE1E2D" w:rsidP="00EE1E2D">
      <w:pPr>
        <w:pStyle w:val="Bibliography"/>
      </w:pPr>
      <w:r>
        <w:t xml:space="preserve">89. </w:t>
      </w:r>
      <w:r>
        <w:tab/>
        <w:t>City of Toronto School Locations - All Types Available online: https://open.toronto.ca/dataset/school-locations-all-types/ (accessed on 30 December 2024).</w:t>
      </w:r>
    </w:p>
    <w:p w14:paraId="16C3F66B" w14:textId="77777777" w:rsidR="00EE1E2D" w:rsidRDefault="00EE1E2D" w:rsidP="00EE1E2D">
      <w:pPr>
        <w:pStyle w:val="Bibliography"/>
      </w:pPr>
      <w:r>
        <w:t xml:space="preserve">90. </w:t>
      </w:r>
      <w:r>
        <w:tab/>
        <w:t xml:space="preserve">City of Toronto Licensed Child Care </w:t>
      </w:r>
      <w:proofErr w:type="spellStart"/>
      <w:r>
        <w:t>Centres</w:t>
      </w:r>
      <w:proofErr w:type="spellEnd"/>
      <w:r>
        <w:t xml:space="preserve"> Available online: https://open.toronto.ca/dataset/child-care-licensed-child-care-spaces/ (accessed on 30 December 2024).</w:t>
      </w:r>
    </w:p>
    <w:p w14:paraId="76D137DE" w14:textId="77777777" w:rsidR="00EE1E2D" w:rsidRDefault="00EE1E2D" w:rsidP="00EE1E2D">
      <w:pPr>
        <w:pStyle w:val="Bibliography"/>
      </w:pPr>
      <w:r>
        <w:t xml:space="preserve">91. </w:t>
      </w:r>
      <w:r>
        <w:tab/>
        <w:t>City of Toronto Public Art Available online: https://open.toronto.ca/dataset/public-art/ (accessed on 30 December 2024).</w:t>
      </w:r>
    </w:p>
    <w:p w14:paraId="5359270C" w14:textId="77777777" w:rsidR="00EE1E2D" w:rsidRDefault="00EE1E2D" w:rsidP="00EE1E2D">
      <w:pPr>
        <w:pStyle w:val="Bibliography"/>
      </w:pPr>
      <w:r>
        <w:t xml:space="preserve">92. </w:t>
      </w:r>
      <w:r>
        <w:tab/>
        <w:t>City of Toronto Cultural Hotspot - Points of Interest Available online: https://open.toronto.ca/dataset/cultural-hotspot-points-of-interest/ (accessed on 30 December 2024).</w:t>
      </w:r>
    </w:p>
    <w:p w14:paraId="1E3BEAAD" w14:textId="77777777" w:rsidR="00EE1E2D" w:rsidRDefault="00EE1E2D" w:rsidP="00EE1E2D">
      <w:pPr>
        <w:pStyle w:val="Bibliography"/>
      </w:pPr>
      <w:r>
        <w:t xml:space="preserve">93. </w:t>
      </w:r>
      <w:r>
        <w:tab/>
        <w:t>City of Toronto Places of Worship Available online: https://open.toronto.ca/dataset/places-of-worship/ (accessed on 30 December 2024).</w:t>
      </w:r>
    </w:p>
    <w:p w14:paraId="7BA6B73A" w14:textId="77777777" w:rsidR="00EE1E2D" w:rsidRDefault="00EE1E2D" w:rsidP="00EE1E2D">
      <w:pPr>
        <w:pStyle w:val="Bibliography"/>
      </w:pPr>
      <w:r>
        <w:t xml:space="preserve">94. </w:t>
      </w:r>
      <w:r>
        <w:tab/>
        <w:t>Toronto Police Service Major Crime Indicators Open Data Available online: https://data.torontopolice.on.ca/datasets/TorontoPS::major-crime-indicators-open-data/about (accessed on 30 December 2024).</w:t>
      </w:r>
    </w:p>
    <w:p w14:paraId="45D017BE" w14:textId="77777777" w:rsidR="00EE1E2D" w:rsidRDefault="00EE1E2D" w:rsidP="00EE1E2D">
      <w:pPr>
        <w:pStyle w:val="Bibliography"/>
      </w:pPr>
      <w:r>
        <w:t xml:space="preserve">95. </w:t>
      </w:r>
      <w:r>
        <w:tab/>
        <w:t xml:space="preserve">Escalante, H.J. Automated Machine Learning—A Brief Review at the End of the Early Years. In </w:t>
      </w:r>
      <w:r>
        <w:rPr>
          <w:i/>
          <w:iCs/>
        </w:rPr>
        <w:t>Automated Design of Machine Learning and Search Algorithms</w:t>
      </w:r>
      <w:r>
        <w:t>; Pillay, N., Qu, R., Eds.; Natural Computing Series; Springer International Publishing: Cham, 2021; pp. 11–28 ISBN 978-3-030-72069-8.</w:t>
      </w:r>
    </w:p>
    <w:p w14:paraId="5B2BAE9C" w14:textId="77777777" w:rsidR="00EE1E2D" w:rsidRDefault="00EE1E2D" w:rsidP="00EE1E2D">
      <w:pPr>
        <w:pStyle w:val="Bibliography"/>
      </w:pPr>
      <w:r>
        <w:t xml:space="preserve">96. </w:t>
      </w:r>
      <w:r>
        <w:tab/>
        <w:t xml:space="preserve">Snoek, J.; </w:t>
      </w:r>
      <w:proofErr w:type="spellStart"/>
      <w:r>
        <w:t>Larochelle</w:t>
      </w:r>
      <w:proofErr w:type="spellEnd"/>
      <w:r>
        <w:t xml:space="preserve">, H.; Adams, R.P. Practical Bayesian Optimization of Machine Learning Algorithms. In </w:t>
      </w:r>
      <w:r>
        <w:rPr>
          <w:i/>
          <w:iCs/>
        </w:rPr>
        <w:t>Advances in Neural Information Processing Systems 25</w:t>
      </w:r>
      <w:r>
        <w:t xml:space="preserve">; Pereira, F., Burges, C.J.C., </w:t>
      </w:r>
      <w:proofErr w:type="spellStart"/>
      <w:r>
        <w:t>Bottou</w:t>
      </w:r>
      <w:proofErr w:type="spellEnd"/>
      <w:r>
        <w:t>, L., Weinberger, K.Q., Eds.; Curran Associates, Inc., 2012; pp. 2951–2959.</w:t>
      </w:r>
    </w:p>
    <w:p w14:paraId="35D687AA" w14:textId="77777777" w:rsidR="00EE1E2D" w:rsidRDefault="00EE1E2D" w:rsidP="00EE1E2D">
      <w:pPr>
        <w:pStyle w:val="Bibliography"/>
      </w:pPr>
      <w:r>
        <w:t xml:space="preserve">97. </w:t>
      </w:r>
      <w:r>
        <w:tab/>
      </w:r>
      <w:proofErr w:type="spellStart"/>
      <w:r>
        <w:t>Vilalta</w:t>
      </w:r>
      <w:proofErr w:type="spellEnd"/>
      <w:r>
        <w:t xml:space="preserve">, R.; </w:t>
      </w:r>
      <w:proofErr w:type="spellStart"/>
      <w:r>
        <w:t>Drissi</w:t>
      </w:r>
      <w:proofErr w:type="spellEnd"/>
      <w:r>
        <w:t xml:space="preserve">, Y. A Perspective View and Survey of Meta-Learning. </w:t>
      </w:r>
      <w:r>
        <w:rPr>
          <w:i/>
          <w:iCs/>
        </w:rPr>
        <w:t>Artificial Intelligence Review</w:t>
      </w:r>
      <w:r>
        <w:t xml:space="preserve"> </w:t>
      </w:r>
      <w:r>
        <w:rPr>
          <w:b/>
          <w:bCs/>
        </w:rPr>
        <w:t>2002</w:t>
      </w:r>
      <w:r>
        <w:t xml:space="preserve">, </w:t>
      </w:r>
      <w:r>
        <w:rPr>
          <w:i/>
          <w:iCs/>
        </w:rPr>
        <w:t>18</w:t>
      </w:r>
      <w:r>
        <w:t>, 77–95, doi</w:t>
      </w:r>
      <w:proofErr w:type="gramStart"/>
      <w:r>
        <w:t>:10.1023</w:t>
      </w:r>
      <w:proofErr w:type="gramEnd"/>
      <w:r>
        <w:t>/A:1019956318069.</w:t>
      </w:r>
    </w:p>
    <w:p w14:paraId="021F5B4E" w14:textId="77777777" w:rsidR="00EE1E2D" w:rsidRDefault="00EE1E2D" w:rsidP="00EE1E2D">
      <w:pPr>
        <w:pStyle w:val="Bibliography"/>
      </w:pPr>
      <w:r>
        <w:t xml:space="preserve">98. </w:t>
      </w:r>
      <w:r>
        <w:tab/>
      </w:r>
      <w:proofErr w:type="spellStart"/>
      <w:r>
        <w:t>Caruana</w:t>
      </w:r>
      <w:proofErr w:type="spellEnd"/>
      <w:r>
        <w:t xml:space="preserve">, R.; </w:t>
      </w:r>
      <w:proofErr w:type="spellStart"/>
      <w:r>
        <w:t>Niculescu-Mizil</w:t>
      </w:r>
      <w:proofErr w:type="spellEnd"/>
      <w:r>
        <w:t xml:space="preserve">, A.; Crew, G.; </w:t>
      </w:r>
      <w:proofErr w:type="spellStart"/>
      <w:r>
        <w:t>Ksikes</w:t>
      </w:r>
      <w:proofErr w:type="spellEnd"/>
      <w:r>
        <w:t>, A. Ensemble Selection from Libraries of Models. In Proceedings of the Proceedings of the twenty-first international conference on Machine learning; Association for Computing Machinery: New York, NY, USA, July 4 2004; p. 18.</w:t>
      </w:r>
    </w:p>
    <w:p w14:paraId="07FE6AF3" w14:textId="77777777" w:rsidR="00EE1E2D" w:rsidRDefault="00EE1E2D" w:rsidP="00EE1E2D">
      <w:pPr>
        <w:pStyle w:val="Bibliography"/>
      </w:pPr>
      <w:r>
        <w:t xml:space="preserve">99. </w:t>
      </w:r>
      <w:r>
        <w:tab/>
      </w:r>
      <w:proofErr w:type="spellStart"/>
      <w:r>
        <w:t>Feurer</w:t>
      </w:r>
      <w:proofErr w:type="spellEnd"/>
      <w:r>
        <w:t xml:space="preserve">, M.; Klein, A.; </w:t>
      </w:r>
      <w:proofErr w:type="spellStart"/>
      <w:r>
        <w:t>Eggensperger</w:t>
      </w:r>
      <w:proofErr w:type="spellEnd"/>
      <w:r>
        <w:t xml:space="preserve">, K.; </w:t>
      </w:r>
      <w:proofErr w:type="spellStart"/>
      <w:r>
        <w:t>Springenberg</w:t>
      </w:r>
      <w:proofErr w:type="spellEnd"/>
      <w:r>
        <w:t xml:space="preserve">, J.; Blum, M.; </w:t>
      </w:r>
      <w:proofErr w:type="spellStart"/>
      <w:r>
        <w:t>Hutter</w:t>
      </w:r>
      <w:proofErr w:type="spellEnd"/>
      <w:r>
        <w:t xml:space="preserve">, F. Efficient and Robust Automated Machine Learning. </w:t>
      </w:r>
      <w:r>
        <w:rPr>
          <w:i/>
          <w:iCs/>
        </w:rPr>
        <w:t>Advances in neural information processing systems</w:t>
      </w:r>
      <w:r>
        <w:t xml:space="preserve"> </w:t>
      </w:r>
      <w:r>
        <w:rPr>
          <w:b/>
          <w:bCs/>
        </w:rPr>
        <w:t>2015</w:t>
      </w:r>
      <w:r>
        <w:t xml:space="preserve">, </w:t>
      </w:r>
      <w:r>
        <w:rPr>
          <w:i/>
          <w:iCs/>
        </w:rPr>
        <w:t>28</w:t>
      </w:r>
      <w:r>
        <w:t>.</w:t>
      </w:r>
    </w:p>
    <w:p w14:paraId="465994D1" w14:textId="77777777" w:rsidR="00EE1E2D" w:rsidRDefault="00EE1E2D" w:rsidP="00EE1E2D">
      <w:pPr>
        <w:pStyle w:val="Bibliography"/>
      </w:pPr>
      <w:r>
        <w:t xml:space="preserve">100. </w:t>
      </w:r>
      <w:r>
        <w:tab/>
      </w:r>
      <w:proofErr w:type="spellStart"/>
      <w:r>
        <w:t>Feurer</w:t>
      </w:r>
      <w:proofErr w:type="spellEnd"/>
      <w:r>
        <w:t xml:space="preserve">, M.; Klein, A.; </w:t>
      </w:r>
      <w:proofErr w:type="spellStart"/>
      <w:r>
        <w:t>Eggensperger</w:t>
      </w:r>
      <w:proofErr w:type="spellEnd"/>
      <w:r>
        <w:t xml:space="preserve">, K.; </w:t>
      </w:r>
      <w:proofErr w:type="spellStart"/>
      <w:r>
        <w:t>Springenberg</w:t>
      </w:r>
      <w:proofErr w:type="spellEnd"/>
      <w:r>
        <w:t xml:space="preserve">, J.T.; Blum, M.; </w:t>
      </w:r>
      <w:proofErr w:type="spellStart"/>
      <w:r>
        <w:t>Hutter</w:t>
      </w:r>
      <w:proofErr w:type="spellEnd"/>
      <w:r>
        <w:t>, F. Auto-</w:t>
      </w:r>
      <w:proofErr w:type="spellStart"/>
      <w:r>
        <w:t>Sklearn</w:t>
      </w:r>
      <w:proofErr w:type="spellEnd"/>
      <w:r>
        <w:t xml:space="preserve">: Efficient and Robust Automated Machine Learning. In </w:t>
      </w:r>
      <w:r>
        <w:rPr>
          <w:i/>
          <w:iCs/>
        </w:rPr>
        <w:t>Automated Machine Learning</w:t>
      </w:r>
      <w:r>
        <w:t xml:space="preserve">; </w:t>
      </w:r>
      <w:proofErr w:type="spellStart"/>
      <w:r>
        <w:t>Hutter</w:t>
      </w:r>
      <w:proofErr w:type="spellEnd"/>
      <w:r>
        <w:t xml:space="preserve">, F., </w:t>
      </w:r>
      <w:proofErr w:type="spellStart"/>
      <w:r>
        <w:t>Kotthoff</w:t>
      </w:r>
      <w:proofErr w:type="spellEnd"/>
      <w:r>
        <w:t xml:space="preserve">, L., </w:t>
      </w:r>
      <w:proofErr w:type="spellStart"/>
      <w:r>
        <w:t>Vanschoren</w:t>
      </w:r>
      <w:proofErr w:type="spellEnd"/>
      <w:r>
        <w:t xml:space="preserve">, J., Eds.; </w:t>
      </w:r>
      <w:proofErr w:type="gramStart"/>
      <w:r>
        <w:t>The</w:t>
      </w:r>
      <w:proofErr w:type="gramEnd"/>
      <w:r>
        <w:t xml:space="preserve"> </w:t>
      </w:r>
      <w:r>
        <w:lastRenderedPageBreak/>
        <w:t>Springer Series on Challenges in Machine Learning; Springer International Publishing: Cham, 2019; pp. 113–134 ISBN 978-3-030-05317-8.</w:t>
      </w:r>
    </w:p>
    <w:p w14:paraId="75AEEAA8" w14:textId="77777777" w:rsidR="00EE1E2D" w:rsidRDefault="00EE1E2D" w:rsidP="00EE1E2D">
      <w:pPr>
        <w:pStyle w:val="Bibliography"/>
      </w:pPr>
      <w:r>
        <w:t xml:space="preserve">101. </w:t>
      </w:r>
      <w:r>
        <w:tab/>
        <w:t xml:space="preserve">Langdon, W.B.; </w:t>
      </w:r>
      <w:proofErr w:type="spellStart"/>
      <w:r>
        <w:t>Poli</w:t>
      </w:r>
      <w:proofErr w:type="spellEnd"/>
      <w:r>
        <w:t xml:space="preserve">, R. </w:t>
      </w:r>
      <w:r>
        <w:rPr>
          <w:i/>
          <w:iCs/>
        </w:rPr>
        <w:t>Foundations of Genetic Programming</w:t>
      </w:r>
      <w:r>
        <w:t>; Springer Science &amp; Business Media, 2013; ISBN 978-3-662-04726-2.</w:t>
      </w:r>
    </w:p>
    <w:p w14:paraId="526D30A8" w14:textId="77777777" w:rsidR="00EE1E2D" w:rsidRDefault="00EE1E2D" w:rsidP="00EE1E2D">
      <w:pPr>
        <w:pStyle w:val="Bibliography"/>
      </w:pPr>
      <w:r>
        <w:t xml:space="preserve">102. </w:t>
      </w:r>
      <w:r>
        <w:tab/>
        <w:t>Olson, R.S.; Moore, J.H. TPOT: A Tree-Based Pipeline Optimization Tool for Automating Machine Learning. In Proceedings of the Workshop on Automatic Machine Learning; PMLR, December 4 2016; pp. 66–74.</w:t>
      </w:r>
    </w:p>
    <w:p w14:paraId="41F08029" w14:textId="77777777" w:rsidR="00EE1E2D" w:rsidRDefault="00EE1E2D" w:rsidP="00EE1E2D">
      <w:pPr>
        <w:pStyle w:val="Bibliography"/>
      </w:pPr>
      <w:r>
        <w:t xml:space="preserve">103. </w:t>
      </w:r>
      <w:r>
        <w:tab/>
        <w:t xml:space="preserve">Willmott, C.J.; Matsuura, K. Advantages of the Mean Absolute Error (MAE) over the Root Mean Square Error (RMSE) in Assessing Average Model Performance. </w:t>
      </w:r>
      <w:r>
        <w:rPr>
          <w:i/>
          <w:iCs/>
        </w:rPr>
        <w:t>Climate research</w:t>
      </w:r>
      <w:r>
        <w:t xml:space="preserve"> </w:t>
      </w:r>
      <w:r>
        <w:rPr>
          <w:b/>
          <w:bCs/>
        </w:rPr>
        <w:t>2005</w:t>
      </w:r>
      <w:r>
        <w:t xml:space="preserve">, </w:t>
      </w:r>
      <w:r>
        <w:rPr>
          <w:i/>
          <w:iCs/>
        </w:rPr>
        <w:t>30</w:t>
      </w:r>
      <w:r>
        <w:t>, 79–82.</w:t>
      </w:r>
    </w:p>
    <w:p w14:paraId="42718AA6" w14:textId="77777777" w:rsidR="00EE1E2D" w:rsidRDefault="00EE1E2D" w:rsidP="00EE1E2D">
      <w:pPr>
        <w:pStyle w:val="Bibliography"/>
      </w:pPr>
      <w:r>
        <w:t xml:space="preserve">104. </w:t>
      </w:r>
      <w:r>
        <w:tab/>
      </w:r>
      <w:proofErr w:type="spellStart"/>
      <w:r>
        <w:t>Altmann</w:t>
      </w:r>
      <w:proofErr w:type="spellEnd"/>
      <w:r>
        <w:t xml:space="preserve">, A.; </w:t>
      </w:r>
      <w:proofErr w:type="spellStart"/>
      <w:r>
        <w:t>Toloşi</w:t>
      </w:r>
      <w:proofErr w:type="spellEnd"/>
      <w:r>
        <w:t xml:space="preserve">, L.; Sander, O.; </w:t>
      </w:r>
      <w:proofErr w:type="spellStart"/>
      <w:r>
        <w:t>Lengauer</w:t>
      </w:r>
      <w:proofErr w:type="spellEnd"/>
      <w:r>
        <w:t xml:space="preserve">, T. Permutation Importance: A Corrected Feature Importance Measure. </w:t>
      </w:r>
      <w:r>
        <w:rPr>
          <w:i/>
          <w:iCs/>
        </w:rPr>
        <w:t>Bioinformatics</w:t>
      </w:r>
      <w:r>
        <w:t xml:space="preserve"> </w:t>
      </w:r>
      <w:r>
        <w:rPr>
          <w:b/>
          <w:bCs/>
        </w:rPr>
        <w:t>2010</w:t>
      </w:r>
      <w:r>
        <w:t xml:space="preserve">, </w:t>
      </w:r>
      <w:r>
        <w:rPr>
          <w:i/>
          <w:iCs/>
        </w:rPr>
        <w:t>26</w:t>
      </w:r>
      <w:r>
        <w:t>, 1340–1347, doi:10.1093/bioinformatics/btq134.</w:t>
      </w:r>
    </w:p>
    <w:p w14:paraId="18E0CF69" w14:textId="77777777" w:rsidR="00EE1E2D" w:rsidRDefault="00EE1E2D" w:rsidP="00EE1E2D">
      <w:pPr>
        <w:pStyle w:val="Bibliography"/>
      </w:pPr>
      <w:r>
        <w:t xml:space="preserve">105. </w:t>
      </w:r>
      <w:r>
        <w:tab/>
        <w:t xml:space="preserve">Xin, D.; Wu, E.Y.; Lee, D.J.-L.; </w:t>
      </w:r>
      <w:proofErr w:type="spellStart"/>
      <w:r>
        <w:t>Salehi</w:t>
      </w:r>
      <w:proofErr w:type="spellEnd"/>
      <w:r>
        <w:t xml:space="preserve">, N.; </w:t>
      </w:r>
      <w:proofErr w:type="spellStart"/>
      <w:r>
        <w:t>Parameswaran</w:t>
      </w:r>
      <w:proofErr w:type="spellEnd"/>
      <w:r>
        <w:t xml:space="preserve">, A. Whither </w:t>
      </w:r>
      <w:proofErr w:type="spellStart"/>
      <w:r>
        <w:t>AutoML</w:t>
      </w:r>
      <w:proofErr w:type="spellEnd"/>
      <w:r>
        <w:t>? Understanding the Role of Automation in Machine Learning Workflows. In Proceedings of the Proceedings of the 2021 CHI Conference on Human Factors in Computing Systems; Association for Computing Machinery: New York, NY, USA, May 7 2021; pp. 1–16.</w:t>
      </w:r>
    </w:p>
    <w:p w14:paraId="03819F1A" w14:textId="77777777" w:rsidR="00EE1E2D" w:rsidRDefault="00EE1E2D" w:rsidP="00EE1E2D">
      <w:pPr>
        <w:pStyle w:val="Bibliography"/>
      </w:pPr>
      <w:r>
        <w:t xml:space="preserve">106. </w:t>
      </w:r>
      <w:r>
        <w:tab/>
        <w:t xml:space="preserve">Lee, D.J.-L.; Macke, S. A Human-in-the-Loop Perspective on </w:t>
      </w:r>
      <w:proofErr w:type="spellStart"/>
      <w:r>
        <w:t>AutoML</w:t>
      </w:r>
      <w:proofErr w:type="spellEnd"/>
      <w:r>
        <w:t xml:space="preserve">: Milestones and the Road Ahead. </w:t>
      </w:r>
      <w:r>
        <w:rPr>
          <w:i/>
          <w:iCs/>
        </w:rPr>
        <w:t>IEEE Data Engineering Bulletin</w:t>
      </w:r>
      <w:r>
        <w:t xml:space="preserve"> </w:t>
      </w:r>
      <w:r>
        <w:rPr>
          <w:b/>
          <w:bCs/>
        </w:rPr>
        <w:t>2020</w:t>
      </w:r>
      <w:r>
        <w:t>.</w:t>
      </w:r>
    </w:p>
    <w:p w14:paraId="1EC16584" w14:textId="77777777" w:rsidR="00EE1E2D" w:rsidRDefault="00EE1E2D" w:rsidP="00EE1E2D">
      <w:pPr>
        <w:pStyle w:val="Bibliography"/>
      </w:pPr>
      <w:r>
        <w:t xml:space="preserve">107. </w:t>
      </w:r>
      <w:r>
        <w:tab/>
        <w:t xml:space="preserve">Store, R.; </w:t>
      </w:r>
      <w:proofErr w:type="spellStart"/>
      <w:r>
        <w:t>Kangas</w:t>
      </w:r>
      <w:proofErr w:type="spellEnd"/>
      <w:r>
        <w:t xml:space="preserve">, J. Integrating Spatial Multi-Criteria Evaluation and Expert Knowledge for GIS-Based Habitat Suitability Modelling. </w:t>
      </w:r>
      <w:r>
        <w:rPr>
          <w:i/>
          <w:iCs/>
        </w:rPr>
        <w:t>Landscape and urban planning</w:t>
      </w:r>
      <w:r>
        <w:t xml:space="preserve"> </w:t>
      </w:r>
      <w:r>
        <w:rPr>
          <w:b/>
          <w:bCs/>
        </w:rPr>
        <w:t>2001</w:t>
      </w:r>
      <w:r>
        <w:t xml:space="preserve">, </w:t>
      </w:r>
      <w:r>
        <w:rPr>
          <w:i/>
          <w:iCs/>
        </w:rPr>
        <w:t>55</w:t>
      </w:r>
      <w:r>
        <w:t>, 79–93.</w:t>
      </w:r>
    </w:p>
    <w:p w14:paraId="7C602DD9" w14:textId="77777777" w:rsidR="00EE1E2D" w:rsidRDefault="00EE1E2D" w:rsidP="00EE1E2D">
      <w:pPr>
        <w:pStyle w:val="Bibliography"/>
      </w:pPr>
      <w:r>
        <w:t xml:space="preserve">108. </w:t>
      </w:r>
      <w:r>
        <w:tab/>
      </w:r>
      <w:proofErr w:type="spellStart"/>
      <w:r>
        <w:t>Balram</w:t>
      </w:r>
      <w:proofErr w:type="spellEnd"/>
      <w:r>
        <w:t xml:space="preserve">, S.; </w:t>
      </w:r>
      <w:proofErr w:type="spellStart"/>
      <w:r>
        <w:t>Dragićević</w:t>
      </w:r>
      <w:proofErr w:type="spellEnd"/>
      <w:r>
        <w:t xml:space="preserve">, S.; Meredith, T. A Collaborative GIS Method for Integrating Local and Technical Knowledge in Establishing Biodiversity Conservation Priorities. </w:t>
      </w:r>
      <w:r>
        <w:rPr>
          <w:i/>
          <w:iCs/>
        </w:rPr>
        <w:t>Biodiversity and Conservation</w:t>
      </w:r>
      <w:r>
        <w:t xml:space="preserve"> </w:t>
      </w:r>
      <w:r>
        <w:rPr>
          <w:b/>
          <w:bCs/>
        </w:rPr>
        <w:t>2004</w:t>
      </w:r>
      <w:r>
        <w:t xml:space="preserve">, </w:t>
      </w:r>
      <w:r>
        <w:rPr>
          <w:i/>
          <w:iCs/>
        </w:rPr>
        <w:t>13</w:t>
      </w:r>
      <w:r>
        <w:t>, 1195–1208, doi:10.1023/B:BIOC.0000018152.11643.9c.</w:t>
      </w:r>
    </w:p>
    <w:p w14:paraId="10CBE72E" w14:textId="77777777" w:rsidR="00EE1E2D" w:rsidRDefault="00EE1E2D" w:rsidP="00EE1E2D">
      <w:pPr>
        <w:pStyle w:val="Bibliography"/>
      </w:pPr>
      <w:r>
        <w:t xml:space="preserve">109. </w:t>
      </w:r>
      <w:r>
        <w:tab/>
      </w:r>
      <w:proofErr w:type="spellStart"/>
      <w:r>
        <w:t>Chinneck</w:t>
      </w:r>
      <w:proofErr w:type="spellEnd"/>
      <w:r>
        <w:t xml:space="preserve">, J.W. </w:t>
      </w:r>
      <w:r>
        <w:rPr>
          <w:i/>
          <w:iCs/>
        </w:rPr>
        <w:t>Feasibility and Infeasibility in Optimization</w:t>
      </w:r>
      <w:proofErr w:type="gramStart"/>
      <w:r>
        <w:rPr>
          <w:i/>
          <w:iCs/>
        </w:rPr>
        <w:t>::</w:t>
      </w:r>
      <w:proofErr w:type="gramEnd"/>
      <w:r>
        <w:rPr>
          <w:i/>
          <w:iCs/>
        </w:rPr>
        <w:t xml:space="preserve"> Algorithms and Computational Methods</w:t>
      </w:r>
      <w:r>
        <w:t>; Springer Science &amp; Business Media, 2007; Vol. 118;.</w:t>
      </w:r>
    </w:p>
    <w:p w14:paraId="7970813C" w14:textId="77777777" w:rsidR="00EE1E2D" w:rsidRDefault="00EE1E2D" w:rsidP="00EE1E2D">
      <w:pPr>
        <w:pStyle w:val="Bibliography"/>
      </w:pPr>
      <w:r>
        <w:t xml:space="preserve">110. </w:t>
      </w:r>
      <w:r>
        <w:tab/>
        <w:t xml:space="preserve">Bauer, M.S.; Kirchner, J. Implementation Science: What Is It and Why Should I Care? </w:t>
      </w:r>
      <w:r>
        <w:rPr>
          <w:i/>
          <w:iCs/>
        </w:rPr>
        <w:t>Psychiatry research</w:t>
      </w:r>
      <w:r>
        <w:t xml:space="preserve"> </w:t>
      </w:r>
      <w:r>
        <w:rPr>
          <w:b/>
          <w:bCs/>
        </w:rPr>
        <w:t>2020</w:t>
      </w:r>
      <w:r>
        <w:t xml:space="preserve">, </w:t>
      </w:r>
      <w:r>
        <w:rPr>
          <w:i/>
          <w:iCs/>
        </w:rPr>
        <w:t>283</w:t>
      </w:r>
      <w:r>
        <w:t>, 112376.</w:t>
      </w:r>
    </w:p>
    <w:p w14:paraId="6C1ADD78" w14:textId="77777777" w:rsidR="00EE1E2D" w:rsidRDefault="00EE1E2D" w:rsidP="00EE1E2D">
      <w:pPr>
        <w:pStyle w:val="Bibliography"/>
      </w:pPr>
      <w:r>
        <w:t xml:space="preserve">111. </w:t>
      </w:r>
      <w:r>
        <w:tab/>
        <w:t xml:space="preserve">Johns, B.; Torres, T.T.; on behalf of WHO-CHOICE Costs of Scaling up Health Interventions: A Systematic Review. </w:t>
      </w:r>
      <w:r>
        <w:rPr>
          <w:i/>
          <w:iCs/>
        </w:rPr>
        <w:t>Health Policy and Planning</w:t>
      </w:r>
      <w:r>
        <w:t xml:space="preserve"> </w:t>
      </w:r>
      <w:r>
        <w:rPr>
          <w:b/>
          <w:bCs/>
        </w:rPr>
        <w:t>2005</w:t>
      </w:r>
      <w:r>
        <w:t xml:space="preserve">, </w:t>
      </w:r>
      <w:r>
        <w:rPr>
          <w:i/>
          <w:iCs/>
        </w:rPr>
        <w:t>20</w:t>
      </w:r>
      <w:r>
        <w:t>, 1–13, doi:10.1093/</w:t>
      </w:r>
      <w:proofErr w:type="spellStart"/>
      <w:r>
        <w:t>heapol</w:t>
      </w:r>
      <w:proofErr w:type="spellEnd"/>
      <w:r>
        <w:t>/czi001.</w:t>
      </w:r>
    </w:p>
    <w:p w14:paraId="5DAF3C67" w14:textId="77777777" w:rsidR="00EE1E2D" w:rsidRDefault="00EE1E2D" w:rsidP="00EE1E2D">
      <w:pPr>
        <w:pStyle w:val="Bibliography"/>
      </w:pPr>
      <w:r>
        <w:t xml:space="preserve">112. </w:t>
      </w:r>
      <w:r>
        <w:tab/>
      </w:r>
      <w:proofErr w:type="spellStart"/>
      <w:r>
        <w:t>Rychetnik</w:t>
      </w:r>
      <w:proofErr w:type="spellEnd"/>
      <w:r>
        <w:t xml:space="preserve">, L.; </w:t>
      </w:r>
      <w:proofErr w:type="spellStart"/>
      <w:r>
        <w:t>Frommer</w:t>
      </w:r>
      <w:proofErr w:type="spellEnd"/>
      <w:r>
        <w:t xml:space="preserve">, M.; </w:t>
      </w:r>
      <w:proofErr w:type="spellStart"/>
      <w:r>
        <w:t>Hawe</w:t>
      </w:r>
      <w:proofErr w:type="spellEnd"/>
      <w:r>
        <w:t xml:space="preserve">, P.; </w:t>
      </w:r>
      <w:proofErr w:type="spellStart"/>
      <w:r>
        <w:t>Shiell</w:t>
      </w:r>
      <w:proofErr w:type="spellEnd"/>
      <w:r>
        <w:t xml:space="preserve">, A. Criteria for Evaluating Evidence on Public Health Interventions. </w:t>
      </w:r>
      <w:r>
        <w:rPr>
          <w:i/>
          <w:iCs/>
        </w:rPr>
        <w:t>Journal of Epidemiology &amp; Community Health</w:t>
      </w:r>
      <w:r>
        <w:t xml:space="preserve"> </w:t>
      </w:r>
      <w:r>
        <w:rPr>
          <w:b/>
          <w:bCs/>
        </w:rPr>
        <w:t>2002</w:t>
      </w:r>
      <w:r>
        <w:t xml:space="preserve">, </w:t>
      </w:r>
      <w:r>
        <w:rPr>
          <w:i/>
          <w:iCs/>
        </w:rPr>
        <w:t>56</w:t>
      </w:r>
      <w:r>
        <w:t>, 119–127, doi:10.1136/jech.56.2.119.</w:t>
      </w:r>
    </w:p>
    <w:p w14:paraId="26AD2658" w14:textId="77777777" w:rsidR="00EE1E2D" w:rsidRDefault="00EE1E2D" w:rsidP="00EE1E2D">
      <w:pPr>
        <w:pStyle w:val="Bibliography"/>
      </w:pPr>
      <w:r>
        <w:t xml:space="preserve">113. </w:t>
      </w:r>
      <w:r>
        <w:tab/>
        <w:t xml:space="preserve">Xu, S.; Li, S.; Wen, R. Sensing and Detecting Traffic Events Using Geosocial Media Data: A Review. </w:t>
      </w:r>
      <w:r>
        <w:rPr>
          <w:i/>
          <w:iCs/>
        </w:rPr>
        <w:t>Computers, Environment and Urban Systems</w:t>
      </w:r>
      <w:r>
        <w:t xml:space="preserve"> </w:t>
      </w:r>
      <w:r>
        <w:rPr>
          <w:b/>
          <w:bCs/>
        </w:rPr>
        <w:t>2018</w:t>
      </w:r>
      <w:r>
        <w:t xml:space="preserve">, </w:t>
      </w:r>
      <w:r>
        <w:rPr>
          <w:i/>
          <w:iCs/>
        </w:rPr>
        <w:t>72</w:t>
      </w:r>
      <w:r>
        <w:t>, 146–160, doi:10.1016/j.compenvurbsys.2018.06.006.</w:t>
      </w:r>
    </w:p>
    <w:p w14:paraId="5BA4B929" w14:textId="77777777" w:rsidR="00EE1E2D" w:rsidRDefault="00EE1E2D" w:rsidP="00EE1E2D">
      <w:pPr>
        <w:pStyle w:val="Bibliography"/>
      </w:pPr>
      <w:r>
        <w:t xml:space="preserve">114. </w:t>
      </w:r>
      <w:r>
        <w:tab/>
      </w:r>
      <w:proofErr w:type="spellStart"/>
      <w:r>
        <w:t>Gualtieri</w:t>
      </w:r>
      <w:proofErr w:type="spellEnd"/>
      <w:r>
        <w:t xml:space="preserve">, G.; </w:t>
      </w:r>
      <w:proofErr w:type="spellStart"/>
      <w:r>
        <w:t>Tartaglia</w:t>
      </w:r>
      <w:proofErr w:type="spellEnd"/>
      <w:r>
        <w:t xml:space="preserve">, M. Predicting Urban Traffic Air Pollution: A </w:t>
      </w:r>
      <w:proofErr w:type="spellStart"/>
      <w:proofErr w:type="gramStart"/>
      <w:r>
        <w:t>Gis</w:t>
      </w:r>
      <w:proofErr w:type="spellEnd"/>
      <w:proofErr w:type="gramEnd"/>
      <w:r>
        <w:t xml:space="preserve"> Framework. </w:t>
      </w:r>
      <w:r>
        <w:rPr>
          <w:i/>
          <w:iCs/>
        </w:rPr>
        <w:t>Transportation Research Part D: Transport and Environment</w:t>
      </w:r>
      <w:r>
        <w:t xml:space="preserve"> </w:t>
      </w:r>
      <w:r>
        <w:rPr>
          <w:b/>
          <w:bCs/>
        </w:rPr>
        <w:t>1998</w:t>
      </w:r>
      <w:r>
        <w:t xml:space="preserve">, </w:t>
      </w:r>
      <w:r>
        <w:rPr>
          <w:i/>
          <w:iCs/>
        </w:rPr>
        <w:t>3</w:t>
      </w:r>
      <w:r>
        <w:t>, 329–336, doi</w:t>
      </w:r>
      <w:proofErr w:type="gramStart"/>
      <w:r>
        <w:t>:10.1016</w:t>
      </w:r>
      <w:proofErr w:type="gramEnd"/>
      <w:r>
        <w:t>/S1361-9209(98)00011-X.</w:t>
      </w:r>
    </w:p>
    <w:p w14:paraId="596046C4" w14:textId="77777777" w:rsidR="00EE1E2D" w:rsidRDefault="00EE1E2D" w:rsidP="00EE1E2D">
      <w:pPr>
        <w:pStyle w:val="Bibliography"/>
      </w:pPr>
      <w:r>
        <w:t xml:space="preserve">115. </w:t>
      </w:r>
      <w:r>
        <w:tab/>
      </w:r>
      <w:proofErr w:type="spellStart"/>
      <w:r>
        <w:t>Jayatilleke</w:t>
      </w:r>
      <w:proofErr w:type="spellEnd"/>
      <w:r>
        <w:t xml:space="preserve">, S.; Lai, R. A Systematic Review of Requirements Change Management. </w:t>
      </w:r>
      <w:r>
        <w:rPr>
          <w:i/>
          <w:iCs/>
        </w:rPr>
        <w:t>Information and Software Technology</w:t>
      </w:r>
      <w:r>
        <w:t xml:space="preserve"> </w:t>
      </w:r>
      <w:r>
        <w:rPr>
          <w:b/>
          <w:bCs/>
        </w:rPr>
        <w:t>2018</w:t>
      </w:r>
      <w:r>
        <w:t xml:space="preserve">, </w:t>
      </w:r>
      <w:r>
        <w:rPr>
          <w:i/>
          <w:iCs/>
        </w:rPr>
        <w:t>93</w:t>
      </w:r>
      <w:r>
        <w:t>, 163–185, doi:10.1016/j.infsof.2017.09.004.</w:t>
      </w:r>
    </w:p>
    <w:p w14:paraId="5D87A41E" w14:textId="77777777" w:rsidR="00EE1E2D" w:rsidRDefault="00EE1E2D" w:rsidP="00EE1E2D">
      <w:pPr>
        <w:pStyle w:val="Bibliography"/>
      </w:pPr>
      <w:r>
        <w:t xml:space="preserve">116. </w:t>
      </w:r>
      <w:r>
        <w:tab/>
        <w:t xml:space="preserve">Das, S.; Li, J.J.; Allston, A.; </w:t>
      </w:r>
      <w:proofErr w:type="spellStart"/>
      <w:r>
        <w:t>Kharfen</w:t>
      </w:r>
      <w:proofErr w:type="spellEnd"/>
      <w:r>
        <w:t xml:space="preserve">, M. Planning Area-Specific Prevention and Intervention Programs for HIV Using Spatial Regression Analysis. </w:t>
      </w:r>
      <w:r>
        <w:rPr>
          <w:i/>
          <w:iCs/>
        </w:rPr>
        <w:t>Public Health</w:t>
      </w:r>
      <w:r>
        <w:t xml:space="preserve"> </w:t>
      </w:r>
      <w:r>
        <w:rPr>
          <w:b/>
          <w:bCs/>
        </w:rPr>
        <w:t>2019</w:t>
      </w:r>
      <w:r>
        <w:t xml:space="preserve">, </w:t>
      </w:r>
      <w:r>
        <w:rPr>
          <w:i/>
          <w:iCs/>
        </w:rPr>
        <w:t>169</w:t>
      </w:r>
      <w:r>
        <w:t>, 41–49, doi:10.1016/j.puhe.2019.01.009.</w:t>
      </w:r>
    </w:p>
    <w:p w14:paraId="37B007B6" w14:textId="77777777" w:rsidR="00EE1E2D" w:rsidRDefault="00EE1E2D" w:rsidP="00EE1E2D">
      <w:pPr>
        <w:pStyle w:val="Bibliography"/>
      </w:pPr>
      <w:r>
        <w:t xml:space="preserve">117. </w:t>
      </w:r>
      <w:r>
        <w:tab/>
        <w:t xml:space="preserve">Bracken, L.J.; </w:t>
      </w:r>
      <w:proofErr w:type="spellStart"/>
      <w:r>
        <w:t>Oughton</w:t>
      </w:r>
      <w:proofErr w:type="spellEnd"/>
      <w:r>
        <w:t xml:space="preserve">, E.A.; Donaldson, A.; Cook, B.; Forrester, J.; Spray, C.; </w:t>
      </w:r>
      <w:proofErr w:type="spellStart"/>
      <w:r>
        <w:t>Cinderby</w:t>
      </w:r>
      <w:proofErr w:type="spellEnd"/>
      <w:r>
        <w:t xml:space="preserve">, S.; Passmore, D.; </w:t>
      </w:r>
      <w:proofErr w:type="spellStart"/>
      <w:r>
        <w:t>Bissett</w:t>
      </w:r>
      <w:proofErr w:type="spellEnd"/>
      <w:r>
        <w:t xml:space="preserve">, N. Flood Risk Management, an Approach to Managing Cross-Border Hazards. </w:t>
      </w:r>
      <w:r>
        <w:rPr>
          <w:i/>
          <w:iCs/>
        </w:rPr>
        <w:t>Nat Hazards</w:t>
      </w:r>
      <w:r>
        <w:t xml:space="preserve"> </w:t>
      </w:r>
      <w:r>
        <w:rPr>
          <w:b/>
          <w:bCs/>
        </w:rPr>
        <w:t>2016</w:t>
      </w:r>
      <w:r>
        <w:t xml:space="preserve">, </w:t>
      </w:r>
      <w:r>
        <w:rPr>
          <w:i/>
          <w:iCs/>
        </w:rPr>
        <w:t>82</w:t>
      </w:r>
      <w:r>
        <w:t>, 217–240, doi</w:t>
      </w:r>
      <w:proofErr w:type="gramStart"/>
      <w:r>
        <w:t>:10.1007</w:t>
      </w:r>
      <w:proofErr w:type="gramEnd"/>
      <w:r>
        <w:t>/s11069-016-2284-2.</w:t>
      </w:r>
    </w:p>
    <w:p w14:paraId="7724B1C6" w14:textId="77777777" w:rsidR="00EE1E2D" w:rsidRDefault="00EE1E2D" w:rsidP="00EE1E2D">
      <w:pPr>
        <w:pStyle w:val="Bibliography"/>
      </w:pPr>
      <w:r>
        <w:t xml:space="preserve">118. </w:t>
      </w:r>
      <w:r>
        <w:tab/>
        <w:t xml:space="preserve">Caplan, J.M.; Kennedy, L.W. </w:t>
      </w:r>
      <w:r>
        <w:rPr>
          <w:i/>
          <w:iCs/>
        </w:rPr>
        <w:t>Risk Terrain Modeling Manual: Theoretical Framework and Technical Steps of Spatial Risk Assessment for Crime Analysis</w:t>
      </w:r>
      <w:r>
        <w:t>; Rutgers Center on Public Security, 2010;</w:t>
      </w:r>
    </w:p>
    <w:p w14:paraId="55C4DEE8" w14:textId="77777777" w:rsidR="00EE1E2D" w:rsidRDefault="00EE1E2D" w:rsidP="00EE1E2D">
      <w:pPr>
        <w:pStyle w:val="Bibliography"/>
      </w:pPr>
      <w:r>
        <w:lastRenderedPageBreak/>
        <w:t xml:space="preserve">119. </w:t>
      </w:r>
      <w:r>
        <w:tab/>
      </w:r>
      <w:proofErr w:type="spellStart"/>
      <w:r>
        <w:t>Vonk</w:t>
      </w:r>
      <w:proofErr w:type="spellEnd"/>
      <w:r>
        <w:t xml:space="preserve">, G.; </w:t>
      </w:r>
      <w:proofErr w:type="spellStart"/>
      <w:r>
        <w:t>Geertman</w:t>
      </w:r>
      <w:proofErr w:type="spellEnd"/>
      <w:r>
        <w:t xml:space="preserve">, S. Improving the Adoption and Use of Planning Support Systems in Practice. </w:t>
      </w:r>
      <w:r>
        <w:rPr>
          <w:i/>
          <w:iCs/>
        </w:rPr>
        <w:t>Appl. Spatial Analysis</w:t>
      </w:r>
      <w:r>
        <w:t xml:space="preserve"> </w:t>
      </w:r>
      <w:r>
        <w:rPr>
          <w:b/>
          <w:bCs/>
        </w:rPr>
        <w:t>2008</w:t>
      </w:r>
      <w:r>
        <w:t xml:space="preserve">, </w:t>
      </w:r>
      <w:r>
        <w:rPr>
          <w:i/>
          <w:iCs/>
        </w:rPr>
        <w:t>1</w:t>
      </w:r>
      <w:r>
        <w:t>, 153–173, doi</w:t>
      </w:r>
      <w:proofErr w:type="gramStart"/>
      <w:r>
        <w:t>:10.1007</w:t>
      </w:r>
      <w:proofErr w:type="gramEnd"/>
      <w:r>
        <w:t>/s12061-008-9011-7.</w:t>
      </w:r>
    </w:p>
    <w:p w14:paraId="7CA84C5C" w14:textId="77777777" w:rsidR="00EE1E2D" w:rsidRDefault="00EE1E2D" w:rsidP="00EE1E2D">
      <w:pPr>
        <w:pStyle w:val="Bibliography"/>
      </w:pPr>
      <w:r>
        <w:t xml:space="preserve">120. </w:t>
      </w:r>
      <w:r>
        <w:tab/>
        <w:t xml:space="preserve">Rose, D.C.; Sutherland, W.J.; Parker, C.; </w:t>
      </w:r>
      <w:proofErr w:type="spellStart"/>
      <w:r>
        <w:t>Lobley</w:t>
      </w:r>
      <w:proofErr w:type="spellEnd"/>
      <w:r>
        <w:t xml:space="preserve">, M.; Winter, M.; Morris, C.; Twining, S.; </w:t>
      </w:r>
      <w:proofErr w:type="spellStart"/>
      <w:r>
        <w:t>Ffoulkes</w:t>
      </w:r>
      <w:proofErr w:type="spellEnd"/>
      <w:r>
        <w:t xml:space="preserve">, C.; Amano, T.; Dicks, L.V. Decision Support Tools for Agriculture: Towards Effective Design and Delivery. </w:t>
      </w:r>
      <w:r>
        <w:rPr>
          <w:i/>
          <w:iCs/>
        </w:rPr>
        <w:t>Agricultural Systems</w:t>
      </w:r>
      <w:r>
        <w:t xml:space="preserve"> </w:t>
      </w:r>
      <w:r>
        <w:rPr>
          <w:b/>
          <w:bCs/>
        </w:rPr>
        <w:t>2016</w:t>
      </w:r>
      <w:r>
        <w:t xml:space="preserve">, </w:t>
      </w:r>
      <w:r>
        <w:rPr>
          <w:i/>
          <w:iCs/>
        </w:rPr>
        <w:t>149</w:t>
      </w:r>
      <w:r>
        <w:t>, 165–174, doi:10.1016/j.agsy.2016.09.009.</w:t>
      </w:r>
    </w:p>
    <w:p w14:paraId="5F865CB5" w14:textId="77777777" w:rsidR="00EE1E2D" w:rsidRDefault="00EE1E2D" w:rsidP="00EE1E2D">
      <w:pPr>
        <w:pStyle w:val="Bibliography"/>
      </w:pPr>
      <w:r>
        <w:t xml:space="preserve">121. </w:t>
      </w:r>
      <w:r>
        <w:tab/>
        <w:t xml:space="preserve">Collins, G.S.; de Groot, J.A.; Dutton, S.; Omar, O.; </w:t>
      </w:r>
      <w:proofErr w:type="spellStart"/>
      <w:r>
        <w:t>Shanyinde</w:t>
      </w:r>
      <w:proofErr w:type="spellEnd"/>
      <w:r>
        <w:t xml:space="preserve">, M.; </w:t>
      </w:r>
      <w:proofErr w:type="spellStart"/>
      <w:r>
        <w:t>Tajar</w:t>
      </w:r>
      <w:proofErr w:type="spellEnd"/>
      <w:r>
        <w:t xml:space="preserve">, A.; </w:t>
      </w:r>
      <w:proofErr w:type="spellStart"/>
      <w:r>
        <w:t>Voysey</w:t>
      </w:r>
      <w:proofErr w:type="spellEnd"/>
      <w:r>
        <w:t xml:space="preserve">, M.; Wharton, R.; Yu, L.-M.; Moons, K.G.; et al. External Validation of Multivariable Prediction Models: A Systematic Review of Methodological Conduct and Reporting. </w:t>
      </w:r>
      <w:r>
        <w:rPr>
          <w:i/>
          <w:iCs/>
        </w:rPr>
        <w:t xml:space="preserve">BMC Med Res </w:t>
      </w:r>
      <w:proofErr w:type="spellStart"/>
      <w:r>
        <w:rPr>
          <w:i/>
          <w:iCs/>
        </w:rPr>
        <w:t>Methodol</w:t>
      </w:r>
      <w:proofErr w:type="spellEnd"/>
      <w:r>
        <w:t xml:space="preserve"> </w:t>
      </w:r>
      <w:r>
        <w:rPr>
          <w:b/>
          <w:bCs/>
        </w:rPr>
        <w:t>2014</w:t>
      </w:r>
      <w:r>
        <w:t xml:space="preserve">, </w:t>
      </w:r>
      <w:r>
        <w:rPr>
          <w:i/>
          <w:iCs/>
        </w:rPr>
        <w:t>14</w:t>
      </w:r>
      <w:r>
        <w:t>, 40, doi</w:t>
      </w:r>
      <w:proofErr w:type="gramStart"/>
      <w:r>
        <w:t>:10.1186</w:t>
      </w:r>
      <w:proofErr w:type="gramEnd"/>
      <w:r>
        <w:t>/1471-2288-14-40.</w:t>
      </w:r>
    </w:p>
    <w:p w14:paraId="409F6C30" w14:textId="77777777" w:rsidR="00EE1E2D" w:rsidRDefault="00EE1E2D" w:rsidP="00EE1E2D">
      <w:pPr>
        <w:pStyle w:val="Bibliography"/>
      </w:pPr>
      <w:r>
        <w:t xml:space="preserve">122. </w:t>
      </w:r>
      <w:r>
        <w:tab/>
        <w:t xml:space="preserve">Liu, J.; Marriott, K.; Dwyer, T.; Tack, G. Increasing User Trust in </w:t>
      </w:r>
      <w:proofErr w:type="spellStart"/>
      <w:r>
        <w:t>Optimisation</w:t>
      </w:r>
      <w:proofErr w:type="spellEnd"/>
      <w:r>
        <w:t xml:space="preserve"> through Feedback and Interaction. </w:t>
      </w:r>
      <w:r>
        <w:rPr>
          <w:i/>
          <w:iCs/>
        </w:rPr>
        <w:t xml:space="preserve">ACM Trans. </w:t>
      </w:r>
      <w:proofErr w:type="spellStart"/>
      <w:r>
        <w:rPr>
          <w:i/>
          <w:iCs/>
        </w:rPr>
        <w:t>Comput</w:t>
      </w:r>
      <w:proofErr w:type="spellEnd"/>
      <w:r>
        <w:rPr>
          <w:i/>
          <w:iCs/>
        </w:rPr>
        <w:t>.-Hum. Interact.</w:t>
      </w:r>
      <w:r>
        <w:t xml:space="preserve"> </w:t>
      </w:r>
      <w:r>
        <w:rPr>
          <w:b/>
          <w:bCs/>
        </w:rPr>
        <w:t>2023</w:t>
      </w:r>
      <w:r>
        <w:t xml:space="preserve">, </w:t>
      </w:r>
      <w:r>
        <w:rPr>
          <w:i/>
          <w:iCs/>
        </w:rPr>
        <w:t>29</w:t>
      </w:r>
      <w:r>
        <w:t>, 42:1-42:34, doi</w:t>
      </w:r>
      <w:proofErr w:type="gramStart"/>
      <w:r>
        <w:t>:10.1145</w:t>
      </w:r>
      <w:proofErr w:type="gramEnd"/>
      <w:r>
        <w:t>/3503461.</w:t>
      </w:r>
    </w:p>
    <w:p w14:paraId="3F063E83" w14:textId="77777777" w:rsidR="00EE1E2D" w:rsidRDefault="00EE1E2D" w:rsidP="00EE1E2D">
      <w:pPr>
        <w:pStyle w:val="Bibliography"/>
      </w:pPr>
      <w:r>
        <w:t xml:space="preserve">123. </w:t>
      </w:r>
      <w:r>
        <w:tab/>
      </w:r>
      <w:proofErr w:type="spellStart"/>
      <w:r>
        <w:t>Atluri</w:t>
      </w:r>
      <w:proofErr w:type="spellEnd"/>
      <w:r>
        <w:t xml:space="preserve">, G.; </w:t>
      </w:r>
      <w:proofErr w:type="spellStart"/>
      <w:r>
        <w:t>Karpatne</w:t>
      </w:r>
      <w:proofErr w:type="spellEnd"/>
      <w:r>
        <w:t xml:space="preserve">, A.; Kumar, V. </w:t>
      </w:r>
      <w:proofErr w:type="spellStart"/>
      <w:r>
        <w:t>Spatio</w:t>
      </w:r>
      <w:proofErr w:type="spellEnd"/>
      <w:r>
        <w:t xml:space="preserve">-Temporal Data Mining: A Survey of Problems and Methods.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xml:space="preserve"> </w:t>
      </w:r>
      <w:r>
        <w:rPr>
          <w:b/>
          <w:bCs/>
        </w:rPr>
        <w:t>2018</w:t>
      </w:r>
      <w:r>
        <w:t xml:space="preserve">, </w:t>
      </w:r>
      <w:r>
        <w:rPr>
          <w:i/>
          <w:iCs/>
        </w:rPr>
        <w:t>51</w:t>
      </w:r>
      <w:r>
        <w:t>, 83:1-83:41, doi</w:t>
      </w:r>
      <w:proofErr w:type="gramStart"/>
      <w:r>
        <w:t>:10.1145</w:t>
      </w:r>
      <w:proofErr w:type="gramEnd"/>
      <w:r>
        <w:t>/3161602.</w:t>
      </w:r>
    </w:p>
    <w:p w14:paraId="6D98EF98" w14:textId="77777777" w:rsidR="00EE1E2D" w:rsidRDefault="00EE1E2D" w:rsidP="00EE1E2D">
      <w:pPr>
        <w:pStyle w:val="Bibliography"/>
      </w:pPr>
      <w:r>
        <w:t xml:space="preserve">124. </w:t>
      </w:r>
      <w:r>
        <w:tab/>
        <w:t xml:space="preserve">Zhang, F.; Wagner, A.K.; </w:t>
      </w:r>
      <w:proofErr w:type="spellStart"/>
      <w:r>
        <w:t>Soumerai</w:t>
      </w:r>
      <w:proofErr w:type="spellEnd"/>
      <w:r>
        <w:t>, S.B.; Ross-</w:t>
      </w:r>
      <w:proofErr w:type="spellStart"/>
      <w:r>
        <w:t>Degnan</w:t>
      </w:r>
      <w:proofErr w:type="spellEnd"/>
      <w:r>
        <w:t xml:space="preserve">, D. Methods for Estimating Confidence Intervals in Interrupted Time Series Analyses of Health Interventions. </w:t>
      </w:r>
      <w:r>
        <w:rPr>
          <w:i/>
          <w:iCs/>
        </w:rPr>
        <w:t>Journal of clinical epidemiology</w:t>
      </w:r>
      <w:r>
        <w:t xml:space="preserve"> </w:t>
      </w:r>
      <w:r>
        <w:rPr>
          <w:b/>
          <w:bCs/>
        </w:rPr>
        <w:t>2009</w:t>
      </w:r>
      <w:r>
        <w:t xml:space="preserve">, </w:t>
      </w:r>
      <w:r>
        <w:rPr>
          <w:i/>
          <w:iCs/>
        </w:rPr>
        <w:t>62</w:t>
      </w:r>
      <w:r>
        <w:t>, 143–148.</w:t>
      </w:r>
    </w:p>
    <w:p w14:paraId="1F2C896A" w14:textId="77777777" w:rsidR="00EE1E2D" w:rsidRDefault="00EE1E2D" w:rsidP="00EE1E2D">
      <w:pPr>
        <w:pStyle w:val="Bibliography"/>
      </w:pPr>
      <w:r>
        <w:t xml:space="preserve">125. </w:t>
      </w:r>
      <w:r>
        <w:tab/>
        <w:t xml:space="preserve">Turner, S.L.; </w:t>
      </w:r>
      <w:proofErr w:type="spellStart"/>
      <w:r>
        <w:t>Karahalios</w:t>
      </w:r>
      <w:proofErr w:type="spellEnd"/>
      <w:r>
        <w:t xml:space="preserve">, A.; Forbes, A.B.; </w:t>
      </w:r>
      <w:proofErr w:type="spellStart"/>
      <w:r>
        <w:t>Taljaard</w:t>
      </w:r>
      <w:proofErr w:type="spellEnd"/>
      <w:r>
        <w:t xml:space="preserve">, M.; </w:t>
      </w:r>
      <w:proofErr w:type="spellStart"/>
      <w:r>
        <w:t>Grimshaw</w:t>
      </w:r>
      <w:proofErr w:type="spellEnd"/>
      <w:r>
        <w:t xml:space="preserve">, J.M.; Cheng, A.C.; </w:t>
      </w:r>
      <w:proofErr w:type="spellStart"/>
      <w:r>
        <w:t>Bero</w:t>
      </w:r>
      <w:proofErr w:type="spellEnd"/>
      <w:r>
        <w:t xml:space="preserve">, L.; McKenzie, J.E. Design Characteristics and Statistical Methods Used in Interrupted Time Series Studies Evaluating Public Health Interventions: A Review. </w:t>
      </w:r>
      <w:r>
        <w:rPr>
          <w:i/>
          <w:iCs/>
        </w:rPr>
        <w:t>Journal of Clinical Epidemiology</w:t>
      </w:r>
      <w:r>
        <w:t xml:space="preserve"> </w:t>
      </w:r>
      <w:r>
        <w:rPr>
          <w:b/>
          <w:bCs/>
        </w:rPr>
        <w:t>2020</w:t>
      </w:r>
      <w:r>
        <w:t xml:space="preserve">, </w:t>
      </w:r>
      <w:r>
        <w:rPr>
          <w:i/>
          <w:iCs/>
        </w:rPr>
        <w:t>122</w:t>
      </w:r>
      <w:r>
        <w:t>, 1–11.</w:t>
      </w:r>
    </w:p>
    <w:p w14:paraId="0AA07044" w14:textId="77777777" w:rsidR="00EE1E2D" w:rsidRDefault="00EE1E2D" w:rsidP="00EE1E2D">
      <w:pPr>
        <w:pStyle w:val="Bibliography"/>
      </w:pPr>
      <w:r>
        <w:t xml:space="preserve">126. </w:t>
      </w:r>
      <w:r>
        <w:tab/>
        <w:t xml:space="preserve">Lopez Bernal, J.; Cummins, S.; </w:t>
      </w:r>
      <w:proofErr w:type="spellStart"/>
      <w:r>
        <w:t>Gasparrini</w:t>
      </w:r>
      <w:proofErr w:type="spellEnd"/>
      <w:r>
        <w:t xml:space="preserve">, A. The Use of Controls in Interrupted Time Series Studies of Public Health Interventions. </w:t>
      </w:r>
      <w:r>
        <w:rPr>
          <w:i/>
          <w:iCs/>
        </w:rPr>
        <w:t>International journal of epidemiology</w:t>
      </w:r>
      <w:r>
        <w:t xml:space="preserve"> </w:t>
      </w:r>
      <w:r>
        <w:rPr>
          <w:b/>
          <w:bCs/>
        </w:rPr>
        <w:t>2018</w:t>
      </w:r>
      <w:r>
        <w:t xml:space="preserve">, </w:t>
      </w:r>
      <w:r>
        <w:rPr>
          <w:i/>
          <w:iCs/>
        </w:rPr>
        <w:t>47</w:t>
      </w:r>
      <w:r>
        <w:t>, 2082–2093.</w:t>
      </w:r>
    </w:p>
    <w:p w14:paraId="47FFA27D" w14:textId="77777777" w:rsidR="00EE1E2D" w:rsidRDefault="00EE1E2D" w:rsidP="00EE1E2D">
      <w:pPr>
        <w:pStyle w:val="Bibliography"/>
      </w:pPr>
      <w:r>
        <w:t xml:space="preserve">127. </w:t>
      </w:r>
      <w:r>
        <w:tab/>
      </w:r>
      <w:proofErr w:type="spellStart"/>
      <w:r>
        <w:t>Shekhar</w:t>
      </w:r>
      <w:proofErr w:type="spellEnd"/>
      <w:r>
        <w:t xml:space="preserve">, S.; Jiang, Z.; Ali, R.Y.; </w:t>
      </w:r>
      <w:proofErr w:type="spellStart"/>
      <w:r>
        <w:t>Eftelioglu</w:t>
      </w:r>
      <w:proofErr w:type="spellEnd"/>
      <w:r>
        <w:t xml:space="preserve">, E.; Tang, X.; </w:t>
      </w:r>
      <w:proofErr w:type="spellStart"/>
      <w:r>
        <w:t>Gunturi</w:t>
      </w:r>
      <w:proofErr w:type="spellEnd"/>
      <w:r>
        <w:t xml:space="preserve">, V.M.; Zhou, X. Spatiotemporal Data Mining: A Computational Perspective. </w:t>
      </w:r>
      <w:r>
        <w:rPr>
          <w:i/>
          <w:iCs/>
        </w:rPr>
        <w:t>ISPRS International Journal of Geo-Information</w:t>
      </w:r>
      <w:r>
        <w:t xml:space="preserve"> </w:t>
      </w:r>
      <w:r>
        <w:rPr>
          <w:b/>
          <w:bCs/>
        </w:rPr>
        <w:t>2015</w:t>
      </w:r>
      <w:r>
        <w:t xml:space="preserve">, </w:t>
      </w:r>
      <w:r>
        <w:rPr>
          <w:i/>
          <w:iCs/>
        </w:rPr>
        <w:t>4</w:t>
      </w:r>
      <w:r>
        <w:t>, 2306–2338.</w:t>
      </w:r>
    </w:p>
    <w:p w14:paraId="350981AF" w14:textId="77777777" w:rsidR="00EE1E2D" w:rsidRDefault="00EE1E2D" w:rsidP="00EE1E2D">
      <w:pPr>
        <w:pStyle w:val="Bibliography"/>
      </w:pPr>
      <w:r>
        <w:t xml:space="preserve">128. </w:t>
      </w:r>
      <w:r>
        <w:tab/>
      </w:r>
      <w:proofErr w:type="spellStart"/>
      <w:r>
        <w:t>Lins</w:t>
      </w:r>
      <w:proofErr w:type="spellEnd"/>
      <w:r>
        <w:t xml:space="preserve">, L.; </w:t>
      </w:r>
      <w:proofErr w:type="spellStart"/>
      <w:r>
        <w:t>Klosowski</w:t>
      </w:r>
      <w:proofErr w:type="spellEnd"/>
      <w:r>
        <w:t xml:space="preserve">, J.T.; </w:t>
      </w:r>
      <w:proofErr w:type="spellStart"/>
      <w:r>
        <w:t>Scheidegger</w:t>
      </w:r>
      <w:proofErr w:type="spellEnd"/>
      <w:r>
        <w:t xml:space="preserve">, C. </w:t>
      </w:r>
      <w:proofErr w:type="spellStart"/>
      <w:r>
        <w:t>Nanocubes</w:t>
      </w:r>
      <w:proofErr w:type="spellEnd"/>
      <w:r>
        <w:t xml:space="preserve"> for Real-Time Exploration of Spatiotemporal Datasets. </w:t>
      </w:r>
      <w:r>
        <w:rPr>
          <w:i/>
          <w:iCs/>
        </w:rPr>
        <w:t>IEEE Transactions on Visualization and Computer Graphics</w:t>
      </w:r>
      <w:r>
        <w:t xml:space="preserve"> </w:t>
      </w:r>
      <w:r>
        <w:rPr>
          <w:b/>
          <w:bCs/>
        </w:rPr>
        <w:t>2013</w:t>
      </w:r>
      <w:r>
        <w:t xml:space="preserve">, </w:t>
      </w:r>
      <w:r>
        <w:rPr>
          <w:i/>
          <w:iCs/>
        </w:rPr>
        <w:t>19</w:t>
      </w:r>
      <w:r>
        <w:t>, 2456–2465.</w:t>
      </w:r>
    </w:p>
    <w:p w14:paraId="48C0DC1C" w14:textId="77777777" w:rsidR="00EE1E2D" w:rsidRDefault="00EE1E2D" w:rsidP="00EE1E2D">
      <w:pPr>
        <w:pStyle w:val="Bibliography"/>
      </w:pPr>
      <w:r>
        <w:t xml:space="preserve">129. </w:t>
      </w:r>
      <w:r>
        <w:tab/>
      </w:r>
      <w:proofErr w:type="spellStart"/>
      <w:r>
        <w:t>Hamdi</w:t>
      </w:r>
      <w:proofErr w:type="spellEnd"/>
      <w:r>
        <w:t xml:space="preserve">, A.; </w:t>
      </w:r>
      <w:proofErr w:type="spellStart"/>
      <w:r>
        <w:t>Shaban</w:t>
      </w:r>
      <w:proofErr w:type="spellEnd"/>
      <w:r>
        <w:t xml:space="preserve">, K.; </w:t>
      </w:r>
      <w:proofErr w:type="spellStart"/>
      <w:r>
        <w:t>Erradi</w:t>
      </w:r>
      <w:proofErr w:type="spellEnd"/>
      <w:r>
        <w:t xml:space="preserve">, A.; Mohamed, A.; Rumi, S.K.; Salim, F.D. Spatiotemporal Data Mining: A Survey on Challenges and Open Problems. </w:t>
      </w:r>
      <w:proofErr w:type="spellStart"/>
      <w:r>
        <w:rPr>
          <w:i/>
          <w:iCs/>
        </w:rPr>
        <w:t>Artif</w:t>
      </w:r>
      <w:proofErr w:type="spellEnd"/>
      <w:r>
        <w:rPr>
          <w:i/>
          <w:iCs/>
        </w:rPr>
        <w:t xml:space="preserve"> </w:t>
      </w:r>
      <w:proofErr w:type="spellStart"/>
      <w:r>
        <w:rPr>
          <w:i/>
          <w:iCs/>
        </w:rPr>
        <w:t>Intell</w:t>
      </w:r>
      <w:proofErr w:type="spellEnd"/>
      <w:r>
        <w:rPr>
          <w:i/>
          <w:iCs/>
        </w:rPr>
        <w:t xml:space="preserve"> Rev</w:t>
      </w:r>
      <w:r>
        <w:t xml:space="preserve"> </w:t>
      </w:r>
      <w:r>
        <w:rPr>
          <w:b/>
          <w:bCs/>
        </w:rPr>
        <w:t>2022</w:t>
      </w:r>
      <w:r>
        <w:t xml:space="preserve">, </w:t>
      </w:r>
      <w:r>
        <w:rPr>
          <w:i/>
          <w:iCs/>
        </w:rPr>
        <w:t>55</w:t>
      </w:r>
      <w:r>
        <w:t>, 1441–1488, doi</w:t>
      </w:r>
      <w:proofErr w:type="gramStart"/>
      <w:r>
        <w:t>:10.1007</w:t>
      </w:r>
      <w:proofErr w:type="gramEnd"/>
      <w:r>
        <w:t>/s10462-021-09994-y.</w:t>
      </w:r>
    </w:p>
    <w:p w14:paraId="29C8E73B" w14:textId="77777777" w:rsidR="00EE1E2D" w:rsidRDefault="00EE1E2D" w:rsidP="00EE1E2D">
      <w:pPr>
        <w:pStyle w:val="Bibliography"/>
      </w:pPr>
      <w:r>
        <w:t xml:space="preserve">130. </w:t>
      </w:r>
      <w:r>
        <w:tab/>
        <w:t xml:space="preserve">Gama, J.; </w:t>
      </w:r>
      <w:proofErr w:type="spellStart"/>
      <w:r>
        <w:t>Medas</w:t>
      </w:r>
      <w:proofErr w:type="spellEnd"/>
      <w:r>
        <w:t xml:space="preserve">, P.; Castillo, G.; Rodrigues, P. Learning with Drift Detection. In Proceedings of the Advances in Artificial Intelligence – SBIA 2004; </w:t>
      </w:r>
      <w:proofErr w:type="spellStart"/>
      <w:r>
        <w:t>Bazzan</w:t>
      </w:r>
      <w:proofErr w:type="spellEnd"/>
      <w:r>
        <w:t xml:space="preserve">, A.L.C., </w:t>
      </w:r>
      <w:proofErr w:type="spellStart"/>
      <w:r>
        <w:t>Labidi</w:t>
      </w:r>
      <w:proofErr w:type="spellEnd"/>
      <w:r>
        <w:t>, S., Eds.; Springer: Berlin, Heidelberg, 2004; pp. 286–295.</w:t>
      </w:r>
    </w:p>
    <w:p w14:paraId="1B5B79BC" w14:textId="77777777" w:rsidR="00EE1E2D" w:rsidRDefault="00EE1E2D" w:rsidP="00EE1E2D">
      <w:pPr>
        <w:pStyle w:val="Bibliography"/>
      </w:pPr>
      <w:r>
        <w:t xml:space="preserve">131. </w:t>
      </w:r>
      <w:r>
        <w:tab/>
      </w:r>
      <w:proofErr w:type="spellStart"/>
      <w:r>
        <w:t>Klimešová</w:t>
      </w:r>
      <w:proofErr w:type="spellEnd"/>
      <w:r>
        <w:t xml:space="preserve">, D.; </w:t>
      </w:r>
      <w:proofErr w:type="spellStart"/>
      <w:r>
        <w:t>Brožová</w:t>
      </w:r>
      <w:proofErr w:type="spellEnd"/>
      <w:r>
        <w:t xml:space="preserve">, H. DSS AND GIS IN KNOWLEDGE TRANSFORMATION PROCESS. </w:t>
      </w:r>
      <w:r>
        <w:rPr>
          <w:i/>
          <w:iCs/>
        </w:rPr>
        <w:t>Journal on Efficiency and Responsibility in Education and Science</w:t>
      </w:r>
      <w:r>
        <w:t xml:space="preserve"> </w:t>
      </w:r>
      <w:r>
        <w:rPr>
          <w:b/>
          <w:bCs/>
        </w:rPr>
        <w:t>2009</w:t>
      </w:r>
      <w:r>
        <w:t xml:space="preserve">, </w:t>
      </w:r>
      <w:r>
        <w:rPr>
          <w:i/>
          <w:iCs/>
        </w:rPr>
        <w:t>2</w:t>
      </w:r>
      <w:r>
        <w:t>, 1–15.</w:t>
      </w:r>
    </w:p>
    <w:p w14:paraId="1F59D6B9" w14:textId="77777777" w:rsidR="00EE1E2D" w:rsidRDefault="00EE1E2D" w:rsidP="00EE1E2D">
      <w:pPr>
        <w:pStyle w:val="Bibliography"/>
      </w:pPr>
      <w:r>
        <w:t xml:space="preserve">132. </w:t>
      </w:r>
      <w:r>
        <w:tab/>
      </w:r>
      <w:proofErr w:type="spellStart"/>
      <w:r>
        <w:t>Kansou</w:t>
      </w:r>
      <w:proofErr w:type="spellEnd"/>
      <w:r>
        <w:t xml:space="preserve">, K.; Laurier, W.; </w:t>
      </w:r>
      <w:proofErr w:type="spellStart"/>
      <w:r>
        <w:t>Charalambides</w:t>
      </w:r>
      <w:proofErr w:type="spellEnd"/>
      <w:r>
        <w:t xml:space="preserve">, M.N.; Della-Valle, G.; </w:t>
      </w:r>
      <w:proofErr w:type="spellStart"/>
      <w:r>
        <w:t>Djekic</w:t>
      </w:r>
      <w:proofErr w:type="spellEnd"/>
      <w:r>
        <w:t xml:space="preserve">, I.; </w:t>
      </w:r>
      <w:proofErr w:type="spellStart"/>
      <w:r>
        <w:t>Feyissa</w:t>
      </w:r>
      <w:proofErr w:type="spellEnd"/>
      <w:r>
        <w:t xml:space="preserve">, A.H.; </w:t>
      </w:r>
      <w:proofErr w:type="spellStart"/>
      <w:r>
        <w:t>Marra</w:t>
      </w:r>
      <w:proofErr w:type="spellEnd"/>
      <w:r>
        <w:t xml:space="preserve">, F.; </w:t>
      </w:r>
      <w:proofErr w:type="spellStart"/>
      <w:r>
        <w:t>Thomopoulos</w:t>
      </w:r>
      <w:proofErr w:type="spellEnd"/>
      <w:r>
        <w:t xml:space="preserve">, R.; </w:t>
      </w:r>
      <w:proofErr w:type="spellStart"/>
      <w:r>
        <w:t>Bredeweg</w:t>
      </w:r>
      <w:proofErr w:type="spellEnd"/>
      <w:r>
        <w:t xml:space="preserve">, B. Food Modelling Strategies and Approaches for Knowledge Transfer. </w:t>
      </w:r>
      <w:r>
        <w:rPr>
          <w:i/>
          <w:iCs/>
        </w:rPr>
        <w:t>Trends in Food Science &amp; Technology</w:t>
      </w:r>
      <w:r>
        <w:t xml:space="preserve"> </w:t>
      </w:r>
      <w:r>
        <w:rPr>
          <w:b/>
          <w:bCs/>
        </w:rPr>
        <w:t>2022</w:t>
      </w:r>
      <w:r>
        <w:t xml:space="preserve">, </w:t>
      </w:r>
      <w:r>
        <w:rPr>
          <w:i/>
          <w:iCs/>
        </w:rPr>
        <w:t>120</w:t>
      </w:r>
      <w:r>
        <w:t>, 363–373, doi:10.1016/j.tifs.2022.01.021.</w:t>
      </w:r>
    </w:p>
    <w:p w14:paraId="548F3E3D" w14:textId="77777777" w:rsidR="00EE1E2D" w:rsidRDefault="00EE1E2D" w:rsidP="00EE1E2D">
      <w:pPr>
        <w:pStyle w:val="Bibliography"/>
      </w:pPr>
      <w:r>
        <w:t xml:space="preserve">133. </w:t>
      </w:r>
      <w:r>
        <w:tab/>
      </w:r>
      <w:proofErr w:type="spellStart"/>
      <w:r>
        <w:t>Mougin</w:t>
      </w:r>
      <w:proofErr w:type="spellEnd"/>
      <w:r>
        <w:t xml:space="preserve">, J.; </w:t>
      </w:r>
      <w:proofErr w:type="spellStart"/>
      <w:r>
        <w:t>Boujut</w:t>
      </w:r>
      <w:proofErr w:type="spellEnd"/>
      <w:r>
        <w:t xml:space="preserve">, J.-F.; </w:t>
      </w:r>
      <w:proofErr w:type="spellStart"/>
      <w:r>
        <w:t>Pourroy</w:t>
      </w:r>
      <w:proofErr w:type="spellEnd"/>
      <w:r>
        <w:t xml:space="preserve">, F.; </w:t>
      </w:r>
      <w:proofErr w:type="spellStart"/>
      <w:r>
        <w:t>Poussier</w:t>
      </w:r>
      <w:proofErr w:type="spellEnd"/>
      <w:r>
        <w:t xml:space="preserve">, G. Modelling Knowledge Transfer: A Knowledge Dynamics Perspective. </w:t>
      </w:r>
      <w:r>
        <w:rPr>
          <w:i/>
          <w:iCs/>
        </w:rPr>
        <w:t>Concurrent Engineering</w:t>
      </w:r>
      <w:r>
        <w:t xml:space="preserve"> </w:t>
      </w:r>
      <w:r>
        <w:rPr>
          <w:b/>
          <w:bCs/>
        </w:rPr>
        <w:t>2015</w:t>
      </w:r>
      <w:r>
        <w:t xml:space="preserve">, </w:t>
      </w:r>
      <w:r>
        <w:rPr>
          <w:i/>
          <w:iCs/>
        </w:rPr>
        <w:t>23</w:t>
      </w:r>
      <w:r>
        <w:t>, 308–319, doi</w:t>
      </w:r>
      <w:proofErr w:type="gramStart"/>
      <w:r>
        <w:t>:10.1177</w:t>
      </w:r>
      <w:proofErr w:type="gramEnd"/>
      <w:r>
        <w:t>/1063293X15592185.</w:t>
      </w:r>
    </w:p>
    <w:p w14:paraId="16538B7F" w14:textId="77777777" w:rsidR="00EE1E2D" w:rsidRDefault="00EE1E2D" w:rsidP="00EE1E2D">
      <w:pPr>
        <w:pStyle w:val="Bibliography"/>
      </w:pPr>
      <w:r>
        <w:t xml:space="preserve">134. </w:t>
      </w:r>
      <w:r>
        <w:tab/>
        <w:t xml:space="preserve">Weiss, K.; </w:t>
      </w:r>
      <w:proofErr w:type="spellStart"/>
      <w:r>
        <w:t>Khoshgoftaar</w:t>
      </w:r>
      <w:proofErr w:type="spellEnd"/>
      <w:r>
        <w:t xml:space="preserve">, T.M.; Wang, D. A Survey of Transfer Learning. </w:t>
      </w:r>
      <w:r>
        <w:rPr>
          <w:i/>
          <w:iCs/>
        </w:rPr>
        <w:t>Journal of Big Data</w:t>
      </w:r>
      <w:r>
        <w:t xml:space="preserve"> </w:t>
      </w:r>
      <w:r>
        <w:rPr>
          <w:b/>
          <w:bCs/>
        </w:rPr>
        <w:t>2016</w:t>
      </w:r>
      <w:r>
        <w:t xml:space="preserve">, </w:t>
      </w:r>
      <w:r>
        <w:rPr>
          <w:i/>
          <w:iCs/>
        </w:rPr>
        <w:t>3</w:t>
      </w:r>
      <w:r>
        <w:t>, 9, doi</w:t>
      </w:r>
      <w:proofErr w:type="gramStart"/>
      <w:r>
        <w:t>:10.1186</w:t>
      </w:r>
      <w:proofErr w:type="gramEnd"/>
      <w:r>
        <w:t>/s40537-016-0043-6.</w:t>
      </w:r>
    </w:p>
    <w:p w14:paraId="1E1B38BE" w14:textId="77777777" w:rsidR="00EE1E2D" w:rsidRDefault="00EE1E2D" w:rsidP="00EE1E2D">
      <w:pPr>
        <w:pStyle w:val="Bibliography"/>
      </w:pPr>
      <w:r>
        <w:t xml:space="preserve">135. </w:t>
      </w:r>
      <w:r>
        <w:tab/>
      </w:r>
      <w:proofErr w:type="spellStart"/>
      <w:r>
        <w:t>Gayakwad</w:t>
      </w:r>
      <w:proofErr w:type="spellEnd"/>
      <w:r>
        <w:t xml:space="preserve">, E.; </w:t>
      </w:r>
      <w:proofErr w:type="spellStart"/>
      <w:r>
        <w:t>Prabhu</w:t>
      </w:r>
      <w:proofErr w:type="spellEnd"/>
      <w:r>
        <w:t xml:space="preserve">, J.; </w:t>
      </w:r>
      <w:proofErr w:type="spellStart"/>
      <w:r>
        <w:t>Anand</w:t>
      </w:r>
      <w:proofErr w:type="spellEnd"/>
      <w:r>
        <w:t xml:space="preserve">, R.V.; Kumar, M.S. Training Time Reduction in Transfer Learning for a Similar Dataset Using Deep Learning. In </w:t>
      </w:r>
      <w:r>
        <w:rPr>
          <w:i/>
          <w:iCs/>
        </w:rPr>
        <w:t>Intelligent Data Engineering and Analytics</w:t>
      </w:r>
      <w:r>
        <w:t xml:space="preserve">; </w:t>
      </w:r>
      <w:proofErr w:type="spellStart"/>
      <w:r>
        <w:t>Satapathy</w:t>
      </w:r>
      <w:proofErr w:type="spellEnd"/>
      <w:r>
        <w:t xml:space="preserve">, S.C., Zhang, Y.-D., </w:t>
      </w:r>
      <w:proofErr w:type="spellStart"/>
      <w:r>
        <w:t>Bhateja</w:t>
      </w:r>
      <w:proofErr w:type="spellEnd"/>
      <w:r>
        <w:t xml:space="preserve">, V., </w:t>
      </w:r>
      <w:proofErr w:type="spellStart"/>
      <w:r>
        <w:t>Majhi</w:t>
      </w:r>
      <w:proofErr w:type="spellEnd"/>
      <w:r>
        <w:t>, R., Eds.; Advances in Intelligent Systems and Computing; Springer Singapore: Singapore, 2021; Vol. 1177, pp. 359–367 ISBN 978-981-15-5678-4.</w:t>
      </w:r>
    </w:p>
    <w:p w14:paraId="155C8DF1" w14:textId="77777777" w:rsidR="00EE1E2D" w:rsidRDefault="00EE1E2D" w:rsidP="00EE1E2D">
      <w:pPr>
        <w:pStyle w:val="Bibliography"/>
      </w:pPr>
      <w:r>
        <w:lastRenderedPageBreak/>
        <w:t xml:space="preserve">136. </w:t>
      </w:r>
      <w:r>
        <w:tab/>
      </w:r>
      <w:proofErr w:type="spellStart"/>
      <w:r>
        <w:t>Peixoto</w:t>
      </w:r>
      <w:proofErr w:type="spellEnd"/>
      <w:r>
        <w:t xml:space="preserve">, E.; Torres, D.; </w:t>
      </w:r>
      <w:proofErr w:type="spellStart"/>
      <w:r>
        <w:t>Carneiro</w:t>
      </w:r>
      <w:proofErr w:type="spellEnd"/>
      <w:r>
        <w:t xml:space="preserve">, D.; Silva, B.; Marques, R. Reusing ML Models in Dynamic Data Environments: Data Similarity-Based Approach for Efficient </w:t>
      </w:r>
      <w:proofErr w:type="spellStart"/>
      <w:r>
        <w:t>MLOps</w:t>
      </w:r>
      <w:proofErr w:type="spellEnd"/>
      <w:r>
        <w:t xml:space="preserve">. </w:t>
      </w:r>
      <w:r>
        <w:rPr>
          <w:i/>
          <w:iCs/>
        </w:rPr>
        <w:t>Big Data and Cognitive Computing</w:t>
      </w:r>
      <w:r>
        <w:t xml:space="preserve"> </w:t>
      </w:r>
      <w:r>
        <w:rPr>
          <w:b/>
          <w:bCs/>
        </w:rPr>
        <w:t>2025</w:t>
      </w:r>
      <w:r>
        <w:t xml:space="preserve">, </w:t>
      </w:r>
      <w:r>
        <w:rPr>
          <w:i/>
          <w:iCs/>
        </w:rPr>
        <w:t>9</w:t>
      </w:r>
      <w:r>
        <w:t>, 47, doi</w:t>
      </w:r>
      <w:proofErr w:type="gramStart"/>
      <w:r>
        <w:t>:10.3390</w:t>
      </w:r>
      <w:proofErr w:type="gramEnd"/>
      <w:r>
        <w:t>/bdcc9020047.</w:t>
      </w:r>
    </w:p>
    <w:p w14:paraId="1ABE23E1" w14:textId="77777777" w:rsidR="00EE1E2D" w:rsidRDefault="00EE1E2D" w:rsidP="00EE1E2D">
      <w:pPr>
        <w:pStyle w:val="Bibliography"/>
      </w:pPr>
      <w:r>
        <w:t xml:space="preserve">137. </w:t>
      </w:r>
      <w:r>
        <w:tab/>
      </w:r>
      <w:proofErr w:type="spellStart"/>
      <w:r>
        <w:t>Jamshidi</w:t>
      </w:r>
      <w:proofErr w:type="spellEnd"/>
      <w:r>
        <w:t xml:space="preserve">, P.; Velez, M.; </w:t>
      </w:r>
      <w:proofErr w:type="spellStart"/>
      <w:r>
        <w:t>Kästner</w:t>
      </w:r>
      <w:proofErr w:type="spellEnd"/>
      <w:r>
        <w:t xml:space="preserve">, C.; </w:t>
      </w:r>
      <w:proofErr w:type="spellStart"/>
      <w:r>
        <w:t>Siegmund</w:t>
      </w:r>
      <w:proofErr w:type="spellEnd"/>
      <w:r>
        <w:t xml:space="preserve">, N.; </w:t>
      </w:r>
      <w:proofErr w:type="spellStart"/>
      <w:r>
        <w:t>Kawthekar</w:t>
      </w:r>
      <w:proofErr w:type="spellEnd"/>
      <w:r>
        <w:t>, P. Transfer Learning for Improving Model Predictions in Highly Configurable Software. In Proceedings of the 2017 IEEE/ACM 12th International Symposium on Software Engineering for Adaptive and Self-Managing Systems (SEAMS); IEEE, 2017; pp. 31–41.</w:t>
      </w:r>
    </w:p>
    <w:p w14:paraId="0B73339A" w14:textId="77777777" w:rsidR="00EE1E2D" w:rsidRDefault="00EE1E2D" w:rsidP="00EE1E2D">
      <w:pPr>
        <w:pStyle w:val="Bibliography"/>
      </w:pPr>
      <w:r>
        <w:t xml:space="preserve">138. </w:t>
      </w:r>
      <w:r>
        <w:tab/>
        <w:t xml:space="preserve">Joshi, P. Incremental Learning: Areas and Methods – A Survey. </w:t>
      </w:r>
      <w:r>
        <w:rPr>
          <w:i/>
          <w:iCs/>
        </w:rPr>
        <w:t>IJDKP</w:t>
      </w:r>
      <w:r>
        <w:t xml:space="preserve"> </w:t>
      </w:r>
      <w:r>
        <w:rPr>
          <w:b/>
          <w:bCs/>
        </w:rPr>
        <w:t>2012</w:t>
      </w:r>
      <w:r>
        <w:t xml:space="preserve">, </w:t>
      </w:r>
      <w:r>
        <w:rPr>
          <w:i/>
          <w:iCs/>
        </w:rPr>
        <w:t>2</w:t>
      </w:r>
      <w:r>
        <w:t>, 43–51, doi:10.5121/ijdkp.2012.2504.</w:t>
      </w:r>
    </w:p>
    <w:p w14:paraId="5D8F4BA6" w14:textId="77777777" w:rsidR="00EE1E2D" w:rsidRDefault="00EE1E2D" w:rsidP="00EE1E2D">
      <w:pPr>
        <w:pStyle w:val="Bibliography"/>
      </w:pPr>
      <w:r>
        <w:t xml:space="preserve">139. </w:t>
      </w:r>
      <w:r>
        <w:tab/>
        <w:t xml:space="preserve">Zhuang, F.; Qi, Z.; </w:t>
      </w:r>
      <w:proofErr w:type="spellStart"/>
      <w:r>
        <w:t>Duan</w:t>
      </w:r>
      <w:proofErr w:type="spellEnd"/>
      <w:r>
        <w:t xml:space="preserve">, K.; Xi, D.; Zhu, Y.; Zhu, H.; </w:t>
      </w:r>
      <w:proofErr w:type="spellStart"/>
      <w:r>
        <w:t>Xiong</w:t>
      </w:r>
      <w:proofErr w:type="spellEnd"/>
      <w:r>
        <w:t xml:space="preserve">, H.; He, Q. A Comprehensive Survey on Transfer Learning. </w:t>
      </w:r>
      <w:r>
        <w:rPr>
          <w:i/>
          <w:iCs/>
        </w:rPr>
        <w:t>Proceedings of the IEEE</w:t>
      </w:r>
      <w:r>
        <w:t xml:space="preserve"> </w:t>
      </w:r>
      <w:r>
        <w:rPr>
          <w:b/>
          <w:bCs/>
        </w:rPr>
        <w:t>2020</w:t>
      </w:r>
      <w:r>
        <w:t xml:space="preserve">, </w:t>
      </w:r>
      <w:r>
        <w:rPr>
          <w:i/>
          <w:iCs/>
        </w:rPr>
        <w:t>109</w:t>
      </w:r>
      <w:r>
        <w:t>, 43–76.</w:t>
      </w:r>
    </w:p>
    <w:p w14:paraId="5D55FBB1" w14:textId="77777777" w:rsidR="00EE1E2D" w:rsidRDefault="00EE1E2D" w:rsidP="00EE1E2D">
      <w:pPr>
        <w:pStyle w:val="Bibliography"/>
      </w:pPr>
      <w:r>
        <w:t xml:space="preserve">140. </w:t>
      </w:r>
      <w:r>
        <w:tab/>
        <w:t>Chang, Y.; Wang, X.; Wang, J.; Wu, Y.; Yang, L.; Zhu, K.; Chen, H.; Yi, X.; Wang, C.; Wang, Y.; et al. A Survey on Evaluation of Large Language Models 2023.</w:t>
      </w:r>
    </w:p>
    <w:p w14:paraId="46A58DB7" w14:textId="77777777" w:rsidR="00EE1E2D" w:rsidRDefault="00EE1E2D" w:rsidP="00EE1E2D">
      <w:pPr>
        <w:pStyle w:val="Bibliography"/>
      </w:pPr>
      <w:r>
        <w:t xml:space="preserve">141. </w:t>
      </w:r>
      <w:r>
        <w:tab/>
        <w:t xml:space="preserve">Lund, B.D.; Wang, T. Chatting about </w:t>
      </w:r>
      <w:proofErr w:type="spellStart"/>
      <w:r>
        <w:t>ChatGPT</w:t>
      </w:r>
      <w:proofErr w:type="spellEnd"/>
      <w:r>
        <w:t xml:space="preserve">: How May AI and GPT Impact Academia and Libraries? </w:t>
      </w:r>
      <w:r>
        <w:rPr>
          <w:i/>
          <w:iCs/>
        </w:rPr>
        <w:t>Library Hi Tech News</w:t>
      </w:r>
      <w:r>
        <w:t xml:space="preserve"> </w:t>
      </w:r>
      <w:r>
        <w:rPr>
          <w:b/>
          <w:bCs/>
        </w:rPr>
        <w:t>2023</w:t>
      </w:r>
      <w:r>
        <w:t xml:space="preserve">, </w:t>
      </w:r>
      <w:r>
        <w:rPr>
          <w:i/>
          <w:iCs/>
        </w:rPr>
        <w:t>40</w:t>
      </w:r>
      <w:r>
        <w:t>, 26–29, doi</w:t>
      </w:r>
      <w:proofErr w:type="gramStart"/>
      <w:r>
        <w:t>:10.1108</w:t>
      </w:r>
      <w:proofErr w:type="gramEnd"/>
      <w:r>
        <w:t>/LHTN-01-2023-0009.</w:t>
      </w:r>
    </w:p>
    <w:p w14:paraId="583A8C35" w14:textId="77777777" w:rsidR="00EE1E2D" w:rsidRDefault="00EE1E2D" w:rsidP="00EE1E2D">
      <w:pPr>
        <w:pStyle w:val="Bibliography"/>
      </w:pPr>
      <w:r>
        <w:t xml:space="preserve">142. </w:t>
      </w:r>
      <w:r>
        <w:tab/>
      </w:r>
      <w:proofErr w:type="spellStart"/>
      <w:r>
        <w:t>Svyatkovskiy</w:t>
      </w:r>
      <w:proofErr w:type="spellEnd"/>
      <w:r>
        <w:t xml:space="preserve">, A.; Deng, S.K.; Fu, S.; </w:t>
      </w:r>
      <w:proofErr w:type="spellStart"/>
      <w:r>
        <w:t>Sundaresan</w:t>
      </w:r>
      <w:proofErr w:type="spellEnd"/>
      <w:r>
        <w:t xml:space="preserve">, N. </w:t>
      </w:r>
      <w:proofErr w:type="spellStart"/>
      <w:r>
        <w:t>IntelliCode</w:t>
      </w:r>
      <w:proofErr w:type="spellEnd"/>
      <w:r>
        <w:t xml:space="preserve"> Compose: Code Generation Using Transformer. In Proceedings of the Proceedings of the 28th ACM Joint Meeting on European Software Engineering Conference and Symposium on the Foundations of Software Engineering; Association for Computing Machinery: New York, NY, USA, November 8 2020; pp. 1433–1443.</w:t>
      </w:r>
    </w:p>
    <w:p w14:paraId="5921A837" w14:textId="77777777" w:rsidR="00EE1E2D" w:rsidRDefault="00EE1E2D" w:rsidP="00EE1E2D">
      <w:pPr>
        <w:pStyle w:val="Bibliography"/>
      </w:pPr>
      <w:r>
        <w:t xml:space="preserve">143. </w:t>
      </w:r>
      <w:r>
        <w:tab/>
      </w:r>
      <w:proofErr w:type="spellStart"/>
      <w:r>
        <w:t>Haupt</w:t>
      </w:r>
      <w:proofErr w:type="spellEnd"/>
      <w:r>
        <w:t xml:space="preserve">, C.E.; Marks, M. AI-Generated Medical Advice—GPT and Beyond. </w:t>
      </w:r>
      <w:r>
        <w:rPr>
          <w:i/>
          <w:iCs/>
        </w:rPr>
        <w:t>JAMA</w:t>
      </w:r>
      <w:r>
        <w:t xml:space="preserve"> </w:t>
      </w:r>
      <w:r>
        <w:rPr>
          <w:b/>
          <w:bCs/>
        </w:rPr>
        <w:t>2023</w:t>
      </w:r>
      <w:r>
        <w:t xml:space="preserve">, </w:t>
      </w:r>
      <w:r>
        <w:rPr>
          <w:i/>
          <w:iCs/>
        </w:rPr>
        <w:t>329</w:t>
      </w:r>
      <w:r>
        <w:t>, 1349–1350, doi:10.1001/jama.2023.5321.</w:t>
      </w:r>
    </w:p>
    <w:p w14:paraId="7B3F3373" w14:textId="77777777" w:rsidR="00EE1E2D" w:rsidRDefault="00EE1E2D" w:rsidP="00EE1E2D">
      <w:pPr>
        <w:pStyle w:val="Bibliography"/>
      </w:pPr>
      <w:r>
        <w:t xml:space="preserve">144. </w:t>
      </w:r>
      <w:r>
        <w:tab/>
      </w:r>
      <w:proofErr w:type="spellStart"/>
      <w:r>
        <w:t>Vaithilingam</w:t>
      </w:r>
      <w:proofErr w:type="spellEnd"/>
      <w:r>
        <w:t>,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42A5AB14" w14:textId="77777777" w:rsidR="00EE1E2D" w:rsidRDefault="00EE1E2D" w:rsidP="00EE1E2D">
      <w:pPr>
        <w:pStyle w:val="Bibliography"/>
      </w:pPr>
      <w:r>
        <w:t xml:space="preserve">145. </w:t>
      </w:r>
      <w:r>
        <w:tab/>
        <w:t xml:space="preserve">Wang, W.; Zhang, P.; Sun, C.; Feng, D. Smart Customer Service in Unmanned Retail Store Enhanced by Large Language Model. </w:t>
      </w:r>
      <w:r>
        <w:rPr>
          <w:i/>
          <w:iCs/>
        </w:rPr>
        <w:t>Scientific Reports</w:t>
      </w:r>
      <w:r>
        <w:t xml:space="preserve"> </w:t>
      </w:r>
      <w:r>
        <w:rPr>
          <w:b/>
          <w:bCs/>
        </w:rPr>
        <w:t>2024</w:t>
      </w:r>
      <w:r>
        <w:t xml:space="preserve">, </w:t>
      </w:r>
      <w:r>
        <w:rPr>
          <w:i/>
          <w:iCs/>
        </w:rPr>
        <w:t>14</w:t>
      </w:r>
      <w:r>
        <w:t>, 19838.</w:t>
      </w:r>
    </w:p>
    <w:p w14:paraId="68A0F21C" w14:textId="77777777" w:rsidR="00EE1E2D" w:rsidRDefault="00EE1E2D" w:rsidP="00EE1E2D">
      <w:pPr>
        <w:pStyle w:val="Bibliography"/>
      </w:pPr>
      <w:r>
        <w:t xml:space="preserve">146. </w:t>
      </w:r>
      <w:r>
        <w:tab/>
        <w:t xml:space="preserve">Liu, C.; </w:t>
      </w:r>
      <w:proofErr w:type="spellStart"/>
      <w:r>
        <w:t>Arulappan</w:t>
      </w:r>
      <w:proofErr w:type="spellEnd"/>
      <w:r>
        <w:t xml:space="preserve">, A.; Naha, R.; </w:t>
      </w:r>
      <w:proofErr w:type="spellStart"/>
      <w:r>
        <w:t>Mahanti</w:t>
      </w:r>
      <w:proofErr w:type="spellEnd"/>
      <w:r>
        <w:t xml:space="preserve">, A.; </w:t>
      </w:r>
      <w:proofErr w:type="spellStart"/>
      <w:r>
        <w:t>Kamruzzaman</w:t>
      </w:r>
      <w:proofErr w:type="spellEnd"/>
      <w:r>
        <w:t xml:space="preserve">, J.; Ra, I.-H. Large Language Models and Sentiment Analysis in Financial Markets: A Review, Datasets and Case Study. </w:t>
      </w:r>
      <w:r>
        <w:rPr>
          <w:i/>
          <w:iCs/>
        </w:rPr>
        <w:t>IEEE Access</w:t>
      </w:r>
      <w:r>
        <w:t xml:space="preserve"> </w:t>
      </w:r>
      <w:r>
        <w:rPr>
          <w:b/>
          <w:bCs/>
        </w:rPr>
        <w:t>2024</w:t>
      </w:r>
      <w:r>
        <w:t>.</w:t>
      </w:r>
    </w:p>
    <w:p w14:paraId="0174FFD5" w14:textId="77777777" w:rsidR="00EE1E2D" w:rsidRDefault="00EE1E2D" w:rsidP="00EE1E2D">
      <w:pPr>
        <w:pStyle w:val="Bibliography"/>
      </w:pPr>
      <w:r>
        <w:t xml:space="preserve">147. </w:t>
      </w:r>
      <w:r>
        <w:tab/>
        <w:t xml:space="preserve">McDuff, D.; </w:t>
      </w:r>
      <w:proofErr w:type="spellStart"/>
      <w:r>
        <w:t>Schaekermann</w:t>
      </w:r>
      <w:proofErr w:type="spellEnd"/>
      <w:r>
        <w:t xml:space="preserve">, M.; </w:t>
      </w:r>
      <w:proofErr w:type="spellStart"/>
      <w:r>
        <w:t>Tu</w:t>
      </w:r>
      <w:proofErr w:type="spellEnd"/>
      <w:r>
        <w:t xml:space="preserve">, T.; Palepu, A.; Wang, A.; Garrison, J.; </w:t>
      </w:r>
      <w:proofErr w:type="spellStart"/>
      <w:r>
        <w:t>Singhal</w:t>
      </w:r>
      <w:proofErr w:type="spellEnd"/>
      <w:r>
        <w:t xml:space="preserve">, K.; Sharma, Y.; </w:t>
      </w:r>
      <w:proofErr w:type="spellStart"/>
      <w:r>
        <w:t>Azizi</w:t>
      </w:r>
      <w:proofErr w:type="spellEnd"/>
      <w:r>
        <w:t xml:space="preserve">, S.; Kulkarni, K. Towards Accurate Differential Diagnosis with Large Language Models. </w:t>
      </w:r>
      <w:r>
        <w:rPr>
          <w:i/>
          <w:iCs/>
        </w:rPr>
        <w:t>Nature</w:t>
      </w:r>
      <w:r>
        <w:t xml:space="preserve"> </w:t>
      </w:r>
      <w:r>
        <w:rPr>
          <w:b/>
          <w:bCs/>
        </w:rPr>
        <w:t>2025</w:t>
      </w:r>
      <w:r>
        <w:t>, 1–7.</w:t>
      </w:r>
    </w:p>
    <w:p w14:paraId="008731D3" w14:textId="77777777" w:rsidR="00EE1E2D" w:rsidRDefault="00EE1E2D" w:rsidP="00EE1E2D">
      <w:pPr>
        <w:pStyle w:val="Bibliography"/>
      </w:pPr>
      <w:r>
        <w:t xml:space="preserve">148. </w:t>
      </w:r>
      <w:r>
        <w:tab/>
      </w:r>
      <w:proofErr w:type="spellStart"/>
      <w:r>
        <w:t>Schoenegger</w:t>
      </w:r>
      <w:proofErr w:type="spellEnd"/>
      <w:r>
        <w:t xml:space="preserve">, P.; </w:t>
      </w:r>
      <w:proofErr w:type="spellStart"/>
      <w:r>
        <w:t>Tuminauskaite</w:t>
      </w:r>
      <w:proofErr w:type="spellEnd"/>
      <w:r>
        <w:t xml:space="preserve">, I.; Park, P.S.; Bastos, R.V.S.; </w:t>
      </w:r>
      <w:proofErr w:type="spellStart"/>
      <w:r>
        <w:t>Tetlock</w:t>
      </w:r>
      <w:proofErr w:type="spellEnd"/>
      <w:r>
        <w:t xml:space="preserve">, P.E. Wisdom of the Silicon Crowd: LLM Ensemble Prediction Capabilities Rival Human Crowd Accuracy. </w:t>
      </w:r>
      <w:r>
        <w:rPr>
          <w:i/>
          <w:iCs/>
        </w:rPr>
        <w:t>Sci. Adv.</w:t>
      </w:r>
      <w:r>
        <w:t xml:space="preserve"> </w:t>
      </w:r>
      <w:r>
        <w:rPr>
          <w:b/>
          <w:bCs/>
        </w:rPr>
        <w:t>2024</w:t>
      </w:r>
      <w:r>
        <w:t xml:space="preserve">, </w:t>
      </w:r>
      <w:r>
        <w:rPr>
          <w:i/>
          <w:iCs/>
        </w:rPr>
        <w:t>10</w:t>
      </w:r>
      <w:r>
        <w:t>, eadp1528, doi:10.1126/sciadv.adp1528.</w:t>
      </w:r>
    </w:p>
    <w:p w14:paraId="5D8F1BE8" w14:textId="77777777" w:rsidR="00EE1E2D" w:rsidRDefault="00EE1E2D" w:rsidP="00EE1E2D">
      <w:pPr>
        <w:pStyle w:val="Bibliography"/>
      </w:pPr>
      <w:r>
        <w:t xml:space="preserve">149. </w:t>
      </w:r>
      <w:r>
        <w:tab/>
        <w:t xml:space="preserve">Li, Z.; Cao, Y.; Xu, X.; Jiang, J.; Liu, X.; </w:t>
      </w:r>
      <w:proofErr w:type="spellStart"/>
      <w:r>
        <w:t>Teo</w:t>
      </w:r>
      <w:proofErr w:type="spellEnd"/>
      <w:r>
        <w:t>, Y.S.; Lin, S.-W.; Liu, Y. LLMs for Relational Reasoning: How Far Are We? In Proceedings of the Proceedings of the 1st International Workshop on Large Language Models for Code; Association for Computing Machinery: New York, NY, USA, September 10 2024; pp. 119–126.</w:t>
      </w:r>
    </w:p>
    <w:p w14:paraId="562E77B8" w14:textId="77777777" w:rsidR="00EE1E2D" w:rsidRDefault="00EE1E2D" w:rsidP="00EE1E2D">
      <w:pPr>
        <w:pStyle w:val="Bibliography"/>
      </w:pPr>
      <w:r>
        <w:t xml:space="preserve">150. </w:t>
      </w:r>
      <w:r>
        <w:tab/>
      </w:r>
      <w:proofErr w:type="spellStart"/>
      <w:r>
        <w:t>Valmeekam</w:t>
      </w:r>
      <w:proofErr w:type="spellEnd"/>
      <w:r>
        <w:t xml:space="preserve">, K.; </w:t>
      </w:r>
      <w:proofErr w:type="spellStart"/>
      <w:r>
        <w:t>Olmo</w:t>
      </w:r>
      <w:proofErr w:type="spellEnd"/>
      <w:r>
        <w:t xml:space="preserve">, A.; </w:t>
      </w:r>
      <w:proofErr w:type="spellStart"/>
      <w:r>
        <w:t>Sreedharan</w:t>
      </w:r>
      <w:proofErr w:type="spellEnd"/>
      <w:r>
        <w:t xml:space="preserve">, S.; </w:t>
      </w:r>
      <w:proofErr w:type="spellStart"/>
      <w:r>
        <w:t>Kambhampati</w:t>
      </w:r>
      <w:proofErr w:type="spellEnd"/>
      <w:r>
        <w:t>, S. Large Language Models Still Can’t Plan (A Benchmark for LLMs on Planning and Reasoning about Change)</w:t>
      </w:r>
      <w:proofErr w:type="gramStart"/>
      <w:r>
        <w:t>.;</w:t>
      </w:r>
      <w:proofErr w:type="gramEnd"/>
      <w:r>
        <w:t xml:space="preserve"> November 18 2022.</w:t>
      </w:r>
    </w:p>
    <w:p w14:paraId="4FB3B6AB" w14:textId="77777777" w:rsidR="00EE1E2D" w:rsidRDefault="00EE1E2D" w:rsidP="00EE1E2D">
      <w:pPr>
        <w:pStyle w:val="Bibliography"/>
      </w:pPr>
      <w:r>
        <w:t xml:space="preserve">151. </w:t>
      </w:r>
      <w:r>
        <w:tab/>
        <w:t xml:space="preserve">Wei, J.; Wang, X.; </w:t>
      </w:r>
      <w:proofErr w:type="spellStart"/>
      <w:r>
        <w:t>Schuurmans</w:t>
      </w:r>
      <w:proofErr w:type="spellEnd"/>
      <w:r>
        <w:t xml:space="preserve">, D.; </w:t>
      </w:r>
      <w:proofErr w:type="spellStart"/>
      <w:r>
        <w:t>Bosma</w:t>
      </w:r>
      <w:proofErr w:type="spellEnd"/>
      <w:r>
        <w:t xml:space="preserve">, M.; Xia, F.; Chi, E.; Le, Q.V.; Zhou, D. Chain-of-Thought Prompting Elicits Reasoning in Large Language Models. </w:t>
      </w:r>
      <w:r>
        <w:rPr>
          <w:i/>
          <w:iCs/>
        </w:rPr>
        <w:t>Advances in neural information processing systems</w:t>
      </w:r>
      <w:r>
        <w:t xml:space="preserve"> </w:t>
      </w:r>
      <w:r>
        <w:rPr>
          <w:b/>
          <w:bCs/>
        </w:rPr>
        <w:t>2022</w:t>
      </w:r>
      <w:r>
        <w:t xml:space="preserve">, </w:t>
      </w:r>
      <w:r>
        <w:rPr>
          <w:i/>
          <w:iCs/>
        </w:rPr>
        <w:t>35</w:t>
      </w:r>
      <w:r>
        <w:t>, 24824–24837.</w:t>
      </w:r>
    </w:p>
    <w:p w14:paraId="3C739C62" w14:textId="77777777" w:rsidR="00EE1E2D" w:rsidRDefault="00EE1E2D" w:rsidP="00EE1E2D">
      <w:pPr>
        <w:pStyle w:val="Bibliography"/>
      </w:pPr>
      <w:r>
        <w:t xml:space="preserve">152. </w:t>
      </w:r>
      <w:r>
        <w:tab/>
      </w:r>
      <w:proofErr w:type="spellStart"/>
      <w:r>
        <w:t>Huckle</w:t>
      </w:r>
      <w:proofErr w:type="spellEnd"/>
      <w:r>
        <w:t xml:space="preserve">, J.; Williams, S. Easy Problems That LLMs Get Wrong. In </w:t>
      </w:r>
      <w:r>
        <w:rPr>
          <w:i/>
          <w:iCs/>
        </w:rPr>
        <w:t>Advances in Information and Communication</w:t>
      </w:r>
      <w:r>
        <w:t>; Arai, K., Ed.; Lecture Notes in Networks and Systems; Springer Nature Switzerland: Cham, 2025; Vol. 1283, pp. 313–332 ISBN 978-3-031-84456-0.</w:t>
      </w:r>
    </w:p>
    <w:p w14:paraId="3A432269" w14:textId="77777777" w:rsidR="00EE1E2D" w:rsidRDefault="00EE1E2D" w:rsidP="00EE1E2D">
      <w:pPr>
        <w:pStyle w:val="Bibliography"/>
      </w:pPr>
      <w:r>
        <w:lastRenderedPageBreak/>
        <w:t xml:space="preserve">153. </w:t>
      </w:r>
      <w:r>
        <w:tab/>
        <w:t xml:space="preserve">Chen, Y.; Liu, Y.; Yan, J.; Bai, X.; </w:t>
      </w:r>
      <w:proofErr w:type="spellStart"/>
      <w:r>
        <w:t>Zhong</w:t>
      </w:r>
      <w:proofErr w:type="spellEnd"/>
      <w:r>
        <w:t>, M.; Yang, Y.; Yang, Z.; Zhu, C.; Zhang, Y. See What LLMs Cannot Answer: A Self-Challenge Framework for Uncovering LLM Weaknesses 2024.</w:t>
      </w:r>
    </w:p>
    <w:p w14:paraId="3C8BE292" w14:textId="77777777" w:rsidR="00EE1E2D" w:rsidRDefault="00EE1E2D" w:rsidP="00EE1E2D">
      <w:pPr>
        <w:pStyle w:val="Bibliography"/>
      </w:pPr>
      <w:r>
        <w:t xml:space="preserve">154. </w:t>
      </w:r>
      <w:r>
        <w:tab/>
      </w:r>
      <w:proofErr w:type="spellStart"/>
      <w:r>
        <w:t>Mphatswe</w:t>
      </w:r>
      <w:proofErr w:type="spellEnd"/>
      <w:r>
        <w:t xml:space="preserve">, W.; Mate, K.S.; Bennett, B.; </w:t>
      </w:r>
      <w:proofErr w:type="spellStart"/>
      <w:r>
        <w:t>Ngidi</w:t>
      </w:r>
      <w:proofErr w:type="spellEnd"/>
      <w:r>
        <w:t xml:space="preserve">, H.; Reddy, J.; Barker, P.M.; Rollins, N. Improving Public Health Information: A Data Quality Intervention in KwaZulu-Natal, South Africa. </w:t>
      </w:r>
      <w:r>
        <w:rPr>
          <w:i/>
          <w:iCs/>
        </w:rPr>
        <w:t>Bulletin of the World Health Organization</w:t>
      </w:r>
      <w:r>
        <w:t xml:space="preserve"> </w:t>
      </w:r>
      <w:r>
        <w:rPr>
          <w:b/>
          <w:bCs/>
        </w:rPr>
        <w:t>2012</w:t>
      </w:r>
      <w:r>
        <w:t xml:space="preserve">, </w:t>
      </w:r>
      <w:r>
        <w:rPr>
          <w:i/>
          <w:iCs/>
        </w:rPr>
        <w:t>90</w:t>
      </w:r>
      <w:r>
        <w:t>, 176–182.</w:t>
      </w:r>
    </w:p>
    <w:p w14:paraId="5D7FDF5E" w14:textId="77777777" w:rsidR="00EE1E2D" w:rsidRDefault="00EE1E2D" w:rsidP="00EE1E2D">
      <w:pPr>
        <w:pStyle w:val="Bibliography"/>
      </w:pPr>
      <w:r>
        <w:t xml:space="preserve">155. </w:t>
      </w:r>
      <w:r>
        <w:tab/>
      </w:r>
      <w:proofErr w:type="spellStart"/>
      <w:r>
        <w:t>Stojanovic</w:t>
      </w:r>
      <w:proofErr w:type="spellEnd"/>
      <w:r>
        <w:t xml:space="preserve">, J.; </w:t>
      </w:r>
      <w:proofErr w:type="spellStart"/>
      <w:r>
        <w:t>Wübbeler</w:t>
      </w:r>
      <w:proofErr w:type="spellEnd"/>
      <w:r>
        <w:t xml:space="preserve">, M.; </w:t>
      </w:r>
      <w:proofErr w:type="spellStart"/>
      <w:r>
        <w:t>Geis</w:t>
      </w:r>
      <w:proofErr w:type="spellEnd"/>
      <w:r>
        <w:t xml:space="preserve">, S.; </w:t>
      </w:r>
      <w:proofErr w:type="spellStart"/>
      <w:r>
        <w:t>Reviriego</w:t>
      </w:r>
      <w:proofErr w:type="spellEnd"/>
      <w:r>
        <w:t>, E.; Gutiérrez-</w:t>
      </w:r>
      <w:proofErr w:type="spellStart"/>
      <w:r>
        <w:t>Ibarluzea</w:t>
      </w:r>
      <w:proofErr w:type="spellEnd"/>
      <w:r>
        <w:t>, I.; Lenoir-</w:t>
      </w:r>
      <w:proofErr w:type="spellStart"/>
      <w:r>
        <w:t>Wijnkoop</w:t>
      </w:r>
      <w:proofErr w:type="spellEnd"/>
      <w:r>
        <w:t xml:space="preserve">, I. Evaluating Public Health Interventions: A Neglected Area in Health Technology Assessment. </w:t>
      </w:r>
      <w:r>
        <w:rPr>
          <w:i/>
          <w:iCs/>
        </w:rPr>
        <w:t>Frontiers in public health</w:t>
      </w:r>
      <w:r>
        <w:t xml:space="preserve"> </w:t>
      </w:r>
      <w:r>
        <w:rPr>
          <w:b/>
          <w:bCs/>
        </w:rPr>
        <w:t>2020</w:t>
      </w:r>
      <w:r>
        <w:t xml:space="preserve">, </w:t>
      </w:r>
      <w:r>
        <w:rPr>
          <w:i/>
          <w:iCs/>
        </w:rPr>
        <w:t>8</w:t>
      </w:r>
      <w:r>
        <w:t>, 106.</w:t>
      </w:r>
    </w:p>
    <w:p w14:paraId="0DA8FB4F" w14:textId="77777777" w:rsidR="00EE1E2D" w:rsidRDefault="00EE1E2D" w:rsidP="00EE1E2D">
      <w:pPr>
        <w:pStyle w:val="Bibliography"/>
      </w:pPr>
      <w:r>
        <w:t xml:space="preserve">156. </w:t>
      </w:r>
      <w:r>
        <w:tab/>
      </w:r>
      <w:proofErr w:type="spellStart"/>
      <w:r>
        <w:t>Sanson</w:t>
      </w:r>
      <w:proofErr w:type="spellEnd"/>
      <w:r>
        <w:t xml:space="preserve">-Fisher, R.W.; </w:t>
      </w:r>
      <w:proofErr w:type="spellStart"/>
      <w:r>
        <w:t>Bonevski</w:t>
      </w:r>
      <w:proofErr w:type="spellEnd"/>
      <w:r>
        <w:t xml:space="preserve">, B.; Green, L.W.; </w:t>
      </w:r>
      <w:proofErr w:type="spellStart"/>
      <w:r>
        <w:t>D’Este</w:t>
      </w:r>
      <w:proofErr w:type="spellEnd"/>
      <w:r>
        <w:t xml:space="preserve">, C. Limitations of the Randomized Controlled Trial in Evaluating Population-Based Health Interventions. </w:t>
      </w:r>
      <w:r>
        <w:rPr>
          <w:i/>
          <w:iCs/>
        </w:rPr>
        <w:t>American journal of preventive medicine</w:t>
      </w:r>
      <w:r>
        <w:t xml:space="preserve"> </w:t>
      </w:r>
      <w:r>
        <w:rPr>
          <w:b/>
          <w:bCs/>
        </w:rPr>
        <w:t>2007</w:t>
      </w:r>
      <w:r>
        <w:t xml:space="preserve">, </w:t>
      </w:r>
      <w:r>
        <w:rPr>
          <w:i/>
          <w:iCs/>
        </w:rPr>
        <w:t>33</w:t>
      </w:r>
      <w:r>
        <w:t>, 155–161.</w:t>
      </w:r>
    </w:p>
    <w:p w14:paraId="26BDB73B" w14:textId="77777777" w:rsidR="00EE1E2D" w:rsidRDefault="00EE1E2D" w:rsidP="00EE1E2D">
      <w:pPr>
        <w:pStyle w:val="Bibliography"/>
      </w:pPr>
      <w:r>
        <w:t xml:space="preserve">157. </w:t>
      </w:r>
      <w:r>
        <w:tab/>
      </w:r>
      <w:proofErr w:type="spellStart"/>
      <w:r>
        <w:t>Gething</w:t>
      </w:r>
      <w:proofErr w:type="spellEnd"/>
      <w:r>
        <w:t xml:space="preserve">, P.W.; Noor, A.M.; </w:t>
      </w:r>
      <w:proofErr w:type="spellStart"/>
      <w:r>
        <w:t>Gikandi</w:t>
      </w:r>
      <w:proofErr w:type="spellEnd"/>
      <w:r>
        <w:t xml:space="preserve">, P.W.; </w:t>
      </w:r>
      <w:proofErr w:type="spellStart"/>
      <w:r>
        <w:t>Ogara</w:t>
      </w:r>
      <w:proofErr w:type="spellEnd"/>
      <w:r>
        <w:t xml:space="preserve">, E.A.A.; Hay, S.I.; Nixon, M.S.; Snow, R.W.; Atkinson, P.M. Improving Imperfect Data from Health Management Information Systems in Africa Using Space–Time </w:t>
      </w:r>
      <w:proofErr w:type="spellStart"/>
      <w:r>
        <w:t>Geostatistics</w:t>
      </w:r>
      <w:proofErr w:type="spellEnd"/>
      <w:r>
        <w:t xml:space="preserve">. </w:t>
      </w:r>
      <w:r>
        <w:rPr>
          <w:i/>
          <w:iCs/>
        </w:rPr>
        <w:t>PLOS Medicine</w:t>
      </w:r>
      <w:r>
        <w:t xml:space="preserve"> </w:t>
      </w:r>
      <w:r>
        <w:rPr>
          <w:b/>
          <w:bCs/>
        </w:rPr>
        <w:t>2006</w:t>
      </w:r>
      <w:r>
        <w:t xml:space="preserve">, </w:t>
      </w:r>
      <w:r>
        <w:rPr>
          <w:i/>
          <w:iCs/>
        </w:rPr>
        <w:t>3</w:t>
      </w:r>
      <w:r>
        <w:t>, e271, doi:10.1371/journal.pmed.0030271.</w:t>
      </w:r>
    </w:p>
    <w:p w14:paraId="572B0862" w14:textId="77777777" w:rsidR="00EE1E2D" w:rsidRDefault="00EE1E2D" w:rsidP="00EE1E2D">
      <w:pPr>
        <w:pStyle w:val="Bibliography"/>
      </w:pPr>
      <w:r>
        <w:t xml:space="preserve">158. </w:t>
      </w:r>
      <w:r>
        <w:tab/>
        <w:t xml:space="preserve">Clarke, G.M.; Conti, S.; Wolters, A.T.; </w:t>
      </w:r>
      <w:proofErr w:type="spellStart"/>
      <w:r>
        <w:t>Steventon</w:t>
      </w:r>
      <w:proofErr w:type="spellEnd"/>
      <w:r>
        <w:t xml:space="preserve">, A. Evaluating the Impact of Healthcare Interventions Using Routine Data. </w:t>
      </w:r>
      <w:proofErr w:type="spellStart"/>
      <w:r>
        <w:rPr>
          <w:i/>
          <w:iCs/>
        </w:rPr>
        <w:t>Bmj</w:t>
      </w:r>
      <w:proofErr w:type="spellEnd"/>
      <w:r>
        <w:t xml:space="preserve"> </w:t>
      </w:r>
      <w:r>
        <w:rPr>
          <w:b/>
          <w:bCs/>
        </w:rPr>
        <w:t>2019</w:t>
      </w:r>
      <w:r>
        <w:t xml:space="preserve">, </w:t>
      </w:r>
      <w:r>
        <w:rPr>
          <w:i/>
          <w:iCs/>
        </w:rPr>
        <w:t>365</w:t>
      </w:r>
      <w:r>
        <w:t>.</w:t>
      </w:r>
    </w:p>
    <w:p w14:paraId="28ED690D" w14:textId="77777777" w:rsidR="00EE1E2D" w:rsidRDefault="00EE1E2D" w:rsidP="00EE1E2D">
      <w:pPr>
        <w:pStyle w:val="Bibliography"/>
      </w:pPr>
      <w:r>
        <w:t xml:space="preserve">159. </w:t>
      </w:r>
      <w:r>
        <w:tab/>
        <w:t xml:space="preserve">Rivera, S.C.; </w:t>
      </w:r>
      <w:proofErr w:type="spellStart"/>
      <w:r>
        <w:t>Kyte</w:t>
      </w:r>
      <w:proofErr w:type="spellEnd"/>
      <w:r>
        <w:t xml:space="preserve">, D.G.; </w:t>
      </w:r>
      <w:proofErr w:type="spellStart"/>
      <w:r>
        <w:t>Aiyegbusi</w:t>
      </w:r>
      <w:proofErr w:type="spellEnd"/>
      <w:r>
        <w:t xml:space="preserve">, O.L.; Keeley, T.J.; Calvert, M.J. Assessing the Impact of Healthcare Research: A Systematic Review of Methodological Frameworks. </w:t>
      </w:r>
      <w:r>
        <w:rPr>
          <w:i/>
          <w:iCs/>
        </w:rPr>
        <w:t>PLOS Medicine</w:t>
      </w:r>
      <w:r>
        <w:t xml:space="preserve"> </w:t>
      </w:r>
      <w:r>
        <w:rPr>
          <w:b/>
          <w:bCs/>
        </w:rPr>
        <w:t>2017</w:t>
      </w:r>
      <w:r>
        <w:t xml:space="preserve">, </w:t>
      </w:r>
      <w:r>
        <w:rPr>
          <w:i/>
          <w:iCs/>
        </w:rPr>
        <w:t>14</w:t>
      </w:r>
      <w:r>
        <w:t>, e1002370, doi:10.1371/journal.pmed.1002370.</w:t>
      </w:r>
    </w:p>
    <w:p w14:paraId="36E3DC35" w14:textId="77777777" w:rsidR="00EE1E2D" w:rsidRDefault="00EE1E2D" w:rsidP="00EE1E2D">
      <w:pPr>
        <w:pStyle w:val="Bibliography"/>
      </w:pPr>
      <w:r>
        <w:t xml:space="preserve">160. </w:t>
      </w:r>
      <w:r>
        <w:tab/>
      </w:r>
      <w:proofErr w:type="spellStart"/>
      <w:r>
        <w:t>Khong</w:t>
      </w:r>
      <w:proofErr w:type="spellEnd"/>
      <w:r>
        <w:t xml:space="preserve">, P.C.B.; Holroyd, E.; Wang, W. A Critical Review of the Theoretical Frameworks and the Conceptual Factors in the Adoption of Clinical Decision Support Systems. </w:t>
      </w:r>
      <w:r>
        <w:rPr>
          <w:i/>
          <w:iCs/>
        </w:rPr>
        <w:t>CIN: Computers, Informatics, Nursing</w:t>
      </w:r>
      <w:r>
        <w:t xml:space="preserve"> </w:t>
      </w:r>
      <w:r>
        <w:rPr>
          <w:b/>
          <w:bCs/>
        </w:rPr>
        <w:t>2015</w:t>
      </w:r>
      <w:r>
        <w:t xml:space="preserve">, </w:t>
      </w:r>
      <w:r>
        <w:rPr>
          <w:i/>
          <w:iCs/>
        </w:rPr>
        <w:t>33</w:t>
      </w:r>
      <w:r>
        <w:t>, 555, doi:10.1097/CIN.0000000000000196.</w:t>
      </w:r>
    </w:p>
    <w:p w14:paraId="5E83B7D7" w14:textId="77777777" w:rsidR="00EE1E2D" w:rsidRDefault="00EE1E2D" w:rsidP="00EE1E2D">
      <w:pPr>
        <w:pStyle w:val="Bibliography"/>
      </w:pPr>
      <w:r>
        <w:t xml:space="preserve">161. </w:t>
      </w:r>
      <w:r>
        <w:tab/>
      </w:r>
      <w:proofErr w:type="spellStart"/>
      <w:r>
        <w:t>Brueton</w:t>
      </w:r>
      <w:proofErr w:type="spellEnd"/>
      <w:r>
        <w:t xml:space="preserve">, V.C.; Vale, C.L.; </w:t>
      </w:r>
      <w:proofErr w:type="spellStart"/>
      <w:r>
        <w:t>Choodari-Oskooei</w:t>
      </w:r>
      <w:proofErr w:type="spellEnd"/>
      <w:r>
        <w:t xml:space="preserve">, B.; </w:t>
      </w:r>
      <w:proofErr w:type="spellStart"/>
      <w:r>
        <w:t>Jinks</w:t>
      </w:r>
      <w:proofErr w:type="spellEnd"/>
      <w:r>
        <w:t xml:space="preserve">, R.; Tierney, J.F. Measuring the Impact of Methodological Research: A Framework and Methods to Identify Evidence of Impact. </w:t>
      </w:r>
      <w:r>
        <w:rPr>
          <w:i/>
          <w:iCs/>
        </w:rPr>
        <w:t>Trials</w:t>
      </w:r>
      <w:r>
        <w:t xml:space="preserve"> </w:t>
      </w:r>
      <w:r>
        <w:rPr>
          <w:b/>
          <w:bCs/>
        </w:rPr>
        <w:t>2014</w:t>
      </w:r>
      <w:r>
        <w:t xml:space="preserve">, </w:t>
      </w:r>
      <w:r>
        <w:rPr>
          <w:i/>
          <w:iCs/>
        </w:rPr>
        <w:t>15</w:t>
      </w:r>
      <w:r>
        <w:t>, 464, doi</w:t>
      </w:r>
      <w:proofErr w:type="gramStart"/>
      <w:r>
        <w:t>:10.1186</w:t>
      </w:r>
      <w:proofErr w:type="gramEnd"/>
      <w:r>
        <w:t>/1745-6215-15-464.</w:t>
      </w:r>
    </w:p>
    <w:p w14:paraId="7E30A418" w14:textId="77777777" w:rsidR="00EE1E2D" w:rsidRDefault="00EE1E2D" w:rsidP="00EE1E2D">
      <w:pPr>
        <w:pStyle w:val="Bibliography"/>
      </w:pPr>
      <w:r>
        <w:t xml:space="preserve">162. </w:t>
      </w:r>
      <w:r>
        <w:tab/>
      </w:r>
      <w:proofErr w:type="spellStart"/>
      <w:r>
        <w:t>Dolley</w:t>
      </w:r>
      <w:proofErr w:type="spellEnd"/>
      <w:r>
        <w:t xml:space="preserve">, S. Big Data’s Role in Precision Public Health. </w:t>
      </w:r>
      <w:r>
        <w:rPr>
          <w:i/>
          <w:iCs/>
        </w:rPr>
        <w:t>Front. Public Health</w:t>
      </w:r>
      <w:r>
        <w:t xml:space="preserve"> </w:t>
      </w:r>
      <w:r>
        <w:rPr>
          <w:b/>
          <w:bCs/>
        </w:rPr>
        <w:t>2018</w:t>
      </w:r>
      <w:r>
        <w:t xml:space="preserve">, </w:t>
      </w:r>
      <w:r>
        <w:rPr>
          <w:i/>
          <w:iCs/>
        </w:rPr>
        <w:t>6</w:t>
      </w:r>
      <w:r>
        <w:t>, doi:10.3389/fpubh.2018.00068.</w:t>
      </w:r>
    </w:p>
    <w:p w14:paraId="2B1429A0" w14:textId="77777777" w:rsidR="00EE1E2D" w:rsidRDefault="00EE1E2D" w:rsidP="00EE1E2D">
      <w:pPr>
        <w:pStyle w:val="Bibliography"/>
      </w:pPr>
      <w:r>
        <w:t xml:space="preserve">163. </w:t>
      </w:r>
      <w:r>
        <w:tab/>
      </w:r>
      <w:proofErr w:type="spellStart"/>
      <w:r>
        <w:t>Bonell</w:t>
      </w:r>
      <w:proofErr w:type="spellEnd"/>
      <w:r>
        <w:t xml:space="preserve">, C.; Jamal, F.; Melendez-Torres, G.J.; Cummins, S. ‘Dark Logic’: </w:t>
      </w:r>
      <w:proofErr w:type="spellStart"/>
      <w:r>
        <w:t>Theorising</w:t>
      </w:r>
      <w:proofErr w:type="spellEnd"/>
      <w:r>
        <w:t xml:space="preserve"> the Harmful Consequences of Public Health Interventions. </w:t>
      </w:r>
      <w:r>
        <w:rPr>
          <w:i/>
          <w:iCs/>
        </w:rPr>
        <w:t xml:space="preserve">J </w:t>
      </w:r>
      <w:proofErr w:type="spellStart"/>
      <w:r>
        <w:rPr>
          <w:i/>
          <w:iCs/>
        </w:rPr>
        <w:t>Epidemiol</w:t>
      </w:r>
      <w:proofErr w:type="spellEnd"/>
      <w:r>
        <w:rPr>
          <w:i/>
          <w:iCs/>
        </w:rPr>
        <w:t xml:space="preserve"> Community Health</w:t>
      </w:r>
      <w:r>
        <w:t xml:space="preserve"> </w:t>
      </w:r>
      <w:r>
        <w:rPr>
          <w:b/>
          <w:bCs/>
        </w:rPr>
        <w:t>2015</w:t>
      </w:r>
      <w:r>
        <w:t xml:space="preserve">, </w:t>
      </w:r>
      <w:r>
        <w:rPr>
          <w:i/>
          <w:iCs/>
        </w:rPr>
        <w:t>69</w:t>
      </w:r>
      <w:r>
        <w:t>, 95–98, doi</w:t>
      </w:r>
      <w:proofErr w:type="gramStart"/>
      <w:r>
        <w:t>:10.1136</w:t>
      </w:r>
      <w:proofErr w:type="gramEnd"/>
      <w:r>
        <w:t>/jech-2014-204671.</w:t>
      </w:r>
    </w:p>
    <w:p w14:paraId="3F8DB12C" w14:textId="77777777" w:rsidR="00EE1E2D" w:rsidRDefault="00EE1E2D" w:rsidP="00EE1E2D">
      <w:pPr>
        <w:pStyle w:val="Bibliography"/>
      </w:pPr>
      <w:r>
        <w:t xml:space="preserve">164. </w:t>
      </w:r>
      <w:r>
        <w:tab/>
      </w:r>
      <w:proofErr w:type="spellStart"/>
      <w:r>
        <w:t>Lorenc</w:t>
      </w:r>
      <w:proofErr w:type="spellEnd"/>
      <w:r>
        <w:t xml:space="preserve">, T.; Oliver, K. Adverse Effects of Public Health Interventions: A Conceptual Framework. </w:t>
      </w:r>
      <w:r>
        <w:rPr>
          <w:i/>
          <w:iCs/>
        </w:rPr>
        <w:t xml:space="preserve">J </w:t>
      </w:r>
      <w:proofErr w:type="spellStart"/>
      <w:r>
        <w:rPr>
          <w:i/>
          <w:iCs/>
        </w:rPr>
        <w:t>Epidemiol</w:t>
      </w:r>
      <w:proofErr w:type="spellEnd"/>
      <w:r>
        <w:rPr>
          <w:i/>
          <w:iCs/>
        </w:rPr>
        <w:t xml:space="preserve"> Community Health</w:t>
      </w:r>
      <w:r>
        <w:t xml:space="preserve"> </w:t>
      </w:r>
      <w:r>
        <w:rPr>
          <w:b/>
          <w:bCs/>
        </w:rPr>
        <w:t>2014</w:t>
      </w:r>
      <w:r>
        <w:t xml:space="preserve">, </w:t>
      </w:r>
      <w:r>
        <w:rPr>
          <w:i/>
          <w:iCs/>
        </w:rPr>
        <w:t>68</w:t>
      </w:r>
      <w:r>
        <w:t>, 288–290, doi</w:t>
      </w:r>
      <w:proofErr w:type="gramStart"/>
      <w:r>
        <w:t>:10.1136</w:t>
      </w:r>
      <w:proofErr w:type="gramEnd"/>
      <w:r>
        <w:t>/jech-2013-203118.</w:t>
      </w:r>
    </w:p>
    <w:p w14:paraId="39D2BADA" w14:textId="77777777" w:rsidR="00EE1E2D" w:rsidRDefault="00EE1E2D" w:rsidP="00EE1E2D">
      <w:pPr>
        <w:pStyle w:val="Bibliography"/>
      </w:pPr>
      <w:r>
        <w:t xml:space="preserve">165. </w:t>
      </w:r>
      <w:r>
        <w:tab/>
        <w:t xml:space="preserve">Golder, S.; </w:t>
      </w:r>
      <w:proofErr w:type="spellStart"/>
      <w:r>
        <w:t>Loke</w:t>
      </w:r>
      <w:proofErr w:type="spellEnd"/>
      <w:r>
        <w:t xml:space="preserve">, Y.K.; Wright, K.; Norman, G. Reporting of Adverse Events in Published and Unpublished Studies of Health Care Interventions: A Systematic Review. </w:t>
      </w:r>
      <w:r>
        <w:rPr>
          <w:i/>
          <w:iCs/>
        </w:rPr>
        <w:t>PLOS Medicine</w:t>
      </w:r>
      <w:r>
        <w:t xml:space="preserve"> </w:t>
      </w:r>
      <w:r>
        <w:rPr>
          <w:b/>
          <w:bCs/>
        </w:rPr>
        <w:t>2016</w:t>
      </w:r>
      <w:r>
        <w:t xml:space="preserve">, </w:t>
      </w:r>
      <w:r>
        <w:rPr>
          <w:i/>
          <w:iCs/>
        </w:rPr>
        <w:t>13</w:t>
      </w:r>
      <w:r>
        <w:t>, e1002127, doi:10.1371/journal.pmed.1002127.</w:t>
      </w:r>
    </w:p>
    <w:p w14:paraId="64571D2D" w14:textId="77777777" w:rsidR="00EE1E2D" w:rsidRDefault="00EE1E2D" w:rsidP="00EE1E2D">
      <w:pPr>
        <w:pStyle w:val="Bibliography"/>
      </w:pPr>
      <w:r>
        <w:t xml:space="preserve">166. </w:t>
      </w:r>
      <w:r>
        <w:tab/>
        <w:t xml:space="preserve">Allen-Scott, L.K.; Hatfield, J.M.; McIntyre, L. A Scoping Review of Unintended Harm Associated with Public Health Interventions: Towards a Typology and an Understanding of Underlying Factors. </w:t>
      </w:r>
      <w:proofErr w:type="spellStart"/>
      <w:r>
        <w:rPr>
          <w:i/>
          <w:iCs/>
        </w:rPr>
        <w:t>Int</w:t>
      </w:r>
      <w:proofErr w:type="spellEnd"/>
      <w:r>
        <w:rPr>
          <w:i/>
          <w:iCs/>
        </w:rPr>
        <w:t xml:space="preserve"> J Public Health</w:t>
      </w:r>
      <w:r>
        <w:t xml:space="preserve"> </w:t>
      </w:r>
      <w:r>
        <w:rPr>
          <w:b/>
          <w:bCs/>
        </w:rPr>
        <w:t>2014</w:t>
      </w:r>
      <w:r>
        <w:t xml:space="preserve">, </w:t>
      </w:r>
      <w:r>
        <w:rPr>
          <w:i/>
          <w:iCs/>
        </w:rPr>
        <w:t>59</w:t>
      </w:r>
      <w:r>
        <w:t>, 3–14, doi</w:t>
      </w:r>
      <w:proofErr w:type="gramStart"/>
      <w:r>
        <w:t>:10.1007</w:t>
      </w:r>
      <w:proofErr w:type="gramEnd"/>
      <w:r>
        <w:t>/s00038-013-0526-6.</w:t>
      </w:r>
    </w:p>
    <w:p w14:paraId="7D073B55" w14:textId="77777777" w:rsidR="00EE1E2D" w:rsidRDefault="00EE1E2D" w:rsidP="00EE1E2D">
      <w:pPr>
        <w:pStyle w:val="Bibliography"/>
      </w:pPr>
      <w:r>
        <w:t xml:space="preserve">167. </w:t>
      </w:r>
      <w:r>
        <w:tab/>
      </w:r>
      <w:proofErr w:type="spellStart"/>
      <w:r>
        <w:t>Engl</w:t>
      </w:r>
      <w:proofErr w:type="spellEnd"/>
      <w:r>
        <w:t xml:space="preserve">, E.; </w:t>
      </w:r>
      <w:proofErr w:type="spellStart"/>
      <w:r>
        <w:t>Sgaier</w:t>
      </w:r>
      <w:proofErr w:type="spellEnd"/>
      <w:r>
        <w:t xml:space="preserve">, S.K. CUBES: A Practical Toolkit to Measure Enablers and Barriers to Behavior for Effective Intervention Design. </w:t>
      </w:r>
      <w:r>
        <w:rPr>
          <w:i/>
          <w:iCs/>
        </w:rPr>
        <w:t>Gates Open Res</w:t>
      </w:r>
      <w:r>
        <w:t xml:space="preserve"> </w:t>
      </w:r>
      <w:r>
        <w:rPr>
          <w:b/>
          <w:bCs/>
        </w:rPr>
        <w:t>2020</w:t>
      </w:r>
      <w:r>
        <w:t xml:space="preserve">, </w:t>
      </w:r>
      <w:r>
        <w:rPr>
          <w:i/>
          <w:iCs/>
        </w:rPr>
        <w:t>3</w:t>
      </w:r>
      <w:r>
        <w:t>, 886.</w:t>
      </w:r>
    </w:p>
    <w:p w14:paraId="197C32FA" w14:textId="77777777" w:rsidR="00EE1E2D" w:rsidRDefault="00EE1E2D" w:rsidP="00EE1E2D">
      <w:pPr>
        <w:pStyle w:val="Bibliography"/>
      </w:pPr>
      <w:r>
        <w:t xml:space="preserve">168. </w:t>
      </w:r>
      <w:r>
        <w:tab/>
      </w:r>
      <w:proofErr w:type="spellStart"/>
      <w:r>
        <w:t>Engl</w:t>
      </w:r>
      <w:proofErr w:type="spellEnd"/>
      <w:r>
        <w:t xml:space="preserve">, E.; </w:t>
      </w:r>
      <w:proofErr w:type="spellStart"/>
      <w:r>
        <w:t>Smittenaar</w:t>
      </w:r>
      <w:proofErr w:type="spellEnd"/>
      <w:r>
        <w:t xml:space="preserve">, P.; </w:t>
      </w:r>
      <w:proofErr w:type="spellStart"/>
      <w:r>
        <w:t>Sgaier</w:t>
      </w:r>
      <w:proofErr w:type="spellEnd"/>
      <w:r>
        <w:t xml:space="preserve">, S.K. Identifying Population Segments for Effective Intervention Design and Targeting Using Unsupervised Machine Learning: An End-to-End Guide. </w:t>
      </w:r>
      <w:r>
        <w:rPr>
          <w:i/>
          <w:iCs/>
        </w:rPr>
        <w:t>Gates Open Res</w:t>
      </w:r>
      <w:r>
        <w:t xml:space="preserve"> </w:t>
      </w:r>
      <w:r>
        <w:rPr>
          <w:b/>
          <w:bCs/>
        </w:rPr>
        <w:t>2019</w:t>
      </w:r>
      <w:r>
        <w:t xml:space="preserve">, </w:t>
      </w:r>
      <w:r>
        <w:rPr>
          <w:i/>
          <w:iCs/>
        </w:rPr>
        <w:t>3</w:t>
      </w:r>
      <w:r>
        <w:t>, 1503.</w:t>
      </w:r>
    </w:p>
    <w:p w14:paraId="4CBC677A" w14:textId="77777777" w:rsidR="00EE1E2D" w:rsidRDefault="00EE1E2D" w:rsidP="00EE1E2D">
      <w:pPr>
        <w:pStyle w:val="Bibliography"/>
      </w:pPr>
      <w:r>
        <w:t xml:space="preserve">169. </w:t>
      </w:r>
      <w:r>
        <w:tab/>
        <w:t xml:space="preserve">Dobbins, M. Health </w:t>
      </w:r>
      <w:proofErr w:type="spellStart"/>
      <w:r>
        <w:t>Evidence</w:t>
      </w:r>
      <w:r>
        <w:rPr>
          <w:vertAlign w:val="superscript"/>
        </w:rPr>
        <w:t>TM</w:t>
      </w:r>
      <w:proofErr w:type="spellEnd"/>
      <w:r>
        <w:t xml:space="preserve">: A Public Health Knowledge Repository Disseminating Evidence to Decision Makers: Maureen Dobbins. </w:t>
      </w:r>
      <w:r>
        <w:rPr>
          <w:i/>
          <w:iCs/>
        </w:rPr>
        <w:t>The European Journal of Public Health</w:t>
      </w:r>
      <w:r>
        <w:t xml:space="preserve"> </w:t>
      </w:r>
      <w:r>
        <w:rPr>
          <w:b/>
          <w:bCs/>
        </w:rPr>
        <w:t>2016</w:t>
      </w:r>
      <w:r>
        <w:t xml:space="preserve">, </w:t>
      </w:r>
      <w:r>
        <w:rPr>
          <w:i/>
          <w:iCs/>
        </w:rPr>
        <w:t>26</w:t>
      </w:r>
      <w:r>
        <w:t>, ckw174-081.</w:t>
      </w:r>
    </w:p>
    <w:p w14:paraId="72DA982C" w14:textId="77777777" w:rsidR="00EE1E2D" w:rsidRDefault="00EE1E2D" w:rsidP="00EE1E2D">
      <w:pPr>
        <w:pStyle w:val="Bibliography"/>
      </w:pPr>
      <w:r>
        <w:t xml:space="preserve">170. </w:t>
      </w:r>
      <w:r>
        <w:tab/>
        <w:t xml:space="preserve">Zheng, Q.; Jones, F.K.; Leavitt, S.V.; Ung, L.; </w:t>
      </w:r>
      <w:proofErr w:type="spellStart"/>
      <w:r>
        <w:t>Labrique</w:t>
      </w:r>
      <w:proofErr w:type="spellEnd"/>
      <w:r>
        <w:t xml:space="preserve">, A.B.; Peters, D.H.; Lee, E.C.; </w:t>
      </w:r>
      <w:proofErr w:type="spellStart"/>
      <w:r>
        <w:t>Azman</w:t>
      </w:r>
      <w:proofErr w:type="spellEnd"/>
      <w:r>
        <w:t xml:space="preserve">, A.S. HIT-COVID, a Global Database Tracking Public Health Interventions to COVID-19. </w:t>
      </w:r>
      <w:r>
        <w:rPr>
          <w:i/>
          <w:iCs/>
        </w:rPr>
        <w:t>Scientific data</w:t>
      </w:r>
      <w:r>
        <w:t xml:space="preserve"> </w:t>
      </w:r>
      <w:r>
        <w:rPr>
          <w:b/>
          <w:bCs/>
        </w:rPr>
        <w:t>2020</w:t>
      </w:r>
      <w:r>
        <w:t xml:space="preserve">, </w:t>
      </w:r>
      <w:r>
        <w:rPr>
          <w:i/>
          <w:iCs/>
        </w:rPr>
        <w:t>7</w:t>
      </w:r>
      <w:r>
        <w:t>, 286.</w:t>
      </w:r>
    </w:p>
    <w:p w14:paraId="470CBC8E" w14:textId="77777777" w:rsidR="00EE1E2D" w:rsidRDefault="00EE1E2D" w:rsidP="00EE1E2D">
      <w:pPr>
        <w:pStyle w:val="Bibliography"/>
      </w:pPr>
      <w:r>
        <w:lastRenderedPageBreak/>
        <w:t xml:space="preserve">171. </w:t>
      </w:r>
      <w:r>
        <w:tab/>
        <w:t xml:space="preserve">Brown, C.F.; </w:t>
      </w:r>
      <w:proofErr w:type="spellStart"/>
      <w:r>
        <w:t>Kazmierski</w:t>
      </w:r>
      <w:proofErr w:type="spellEnd"/>
      <w:r>
        <w:t xml:space="preserve">, M.R.; </w:t>
      </w:r>
      <w:proofErr w:type="spellStart"/>
      <w:r>
        <w:t>Pasquarella</w:t>
      </w:r>
      <w:proofErr w:type="spellEnd"/>
      <w:r>
        <w:t xml:space="preserve">, V.J.; </w:t>
      </w:r>
      <w:proofErr w:type="spellStart"/>
      <w:r>
        <w:t>Rucklidge</w:t>
      </w:r>
      <w:proofErr w:type="spellEnd"/>
      <w:r>
        <w:t xml:space="preserve">, W.J.; </w:t>
      </w:r>
      <w:proofErr w:type="spellStart"/>
      <w:r>
        <w:t>Samsikova</w:t>
      </w:r>
      <w:proofErr w:type="spellEnd"/>
      <w:r>
        <w:t xml:space="preserve">, M.; Zhang, C.; </w:t>
      </w:r>
      <w:proofErr w:type="spellStart"/>
      <w:r>
        <w:t>Shelhamer</w:t>
      </w:r>
      <w:proofErr w:type="spellEnd"/>
      <w:r>
        <w:t xml:space="preserve">, E.; </w:t>
      </w:r>
      <w:proofErr w:type="spellStart"/>
      <w:r>
        <w:t>Lahera</w:t>
      </w:r>
      <w:proofErr w:type="spellEnd"/>
      <w:r>
        <w:t xml:space="preserve">, E.; Wiles, O.; </w:t>
      </w:r>
      <w:proofErr w:type="spellStart"/>
      <w:r>
        <w:t>Ilyushchenko</w:t>
      </w:r>
      <w:proofErr w:type="spellEnd"/>
      <w:r>
        <w:t xml:space="preserve">, S.; et al. </w:t>
      </w:r>
      <w:proofErr w:type="spellStart"/>
      <w:r>
        <w:t>AlphaEarth</w:t>
      </w:r>
      <w:proofErr w:type="spellEnd"/>
      <w:r>
        <w:t xml:space="preserve"> Foundations: An Embedding Field Model for Accurate and Efficient Global Mapping from Sparse Label Data 2025.</w:t>
      </w:r>
    </w:p>
    <w:p w14:paraId="4EAA7511" w14:textId="77777777" w:rsidR="00EE1E2D" w:rsidRDefault="00EE1E2D" w:rsidP="00EE1E2D">
      <w:pPr>
        <w:pStyle w:val="Bibliography"/>
      </w:pPr>
      <w:r>
        <w:t xml:space="preserve">172. </w:t>
      </w:r>
      <w:r>
        <w:tab/>
      </w:r>
      <w:proofErr w:type="spellStart"/>
      <w:r>
        <w:t>Tollefson</w:t>
      </w:r>
      <w:proofErr w:type="spellEnd"/>
      <w:r>
        <w:t xml:space="preserve">, J. Google AI Model Creates Maps of Earth ‘at Any Place and Time.’ </w:t>
      </w:r>
      <w:r>
        <w:rPr>
          <w:i/>
          <w:iCs/>
        </w:rPr>
        <w:t>Nature</w:t>
      </w:r>
      <w:r>
        <w:t xml:space="preserve"> </w:t>
      </w:r>
      <w:r>
        <w:rPr>
          <w:b/>
          <w:bCs/>
        </w:rPr>
        <w:t>2025</w:t>
      </w:r>
      <w:r>
        <w:t xml:space="preserve">, </w:t>
      </w:r>
      <w:r>
        <w:rPr>
          <w:i/>
          <w:iCs/>
        </w:rPr>
        <w:t>644</w:t>
      </w:r>
      <w:r>
        <w:t>, 313.</w:t>
      </w:r>
    </w:p>
    <w:p w14:paraId="7C59F313" w14:textId="77777777" w:rsidR="00EE1E2D" w:rsidRDefault="00EE1E2D" w:rsidP="00EE1E2D">
      <w:pPr>
        <w:pStyle w:val="Bibliography"/>
      </w:pPr>
      <w:r>
        <w:t xml:space="preserve">173. </w:t>
      </w:r>
      <w:r>
        <w:tab/>
        <w:t xml:space="preserve">Agarwal, M.; Sun, M.; Kamath, C.; Muslim, A.; </w:t>
      </w:r>
      <w:proofErr w:type="spellStart"/>
      <w:r>
        <w:t>Sarker</w:t>
      </w:r>
      <w:proofErr w:type="spellEnd"/>
      <w:r>
        <w:t xml:space="preserve">, P.; Paul, J.; Yee, H.; </w:t>
      </w:r>
      <w:proofErr w:type="spellStart"/>
      <w:r>
        <w:t>Sieniek</w:t>
      </w:r>
      <w:proofErr w:type="spellEnd"/>
      <w:r>
        <w:t>, M.; Jablonski, K.; Mayer, Y.; et al. General Geospatial Inference with a Population Dynamics Foundation Model 2025.</w:t>
      </w:r>
    </w:p>
    <w:p w14:paraId="21CF214E" w14:textId="77777777" w:rsidR="00EE1E2D" w:rsidRDefault="00EE1E2D" w:rsidP="00EE1E2D">
      <w:pPr>
        <w:pStyle w:val="Bibliography"/>
      </w:pPr>
      <w:r>
        <w:t xml:space="preserve">174. </w:t>
      </w:r>
      <w:r>
        <w:tab/>
      </w:r>
      <w:proofErr w:type="spellStart"/>
      <w:r>
        <w:t>Xie</w:t>
      </w:r>
      <w:proofErr w:type="spellEnd"/>
      <w:r>
        <w:t xml:space="preserve">, Y.; Wang, Z.; Mai, G.; Li, Y.; </w:t>
      </w:r>
      <w:proofErr w:type="spellStart"/>
      <w:r>
        <w:t>Jia</w:t>
      </w:r>
      <w:proofErr w:type="spellEnd"/>
      <w:r>
        <w:t>, X.; Gao, S.; Wang, S. Geo-Foundation Models: Reality, Gaps and Opportunities. In Proceedings of the Proceedings of the 31st ACM International Conference on Advances in Geographic Information Systems; ACM: Hamburg Germany, November 13 2023; pp. 1–4.</w:t>
      </w:r>
    </w:p>
    <w:p w14:paraId="223D7B7D" w14:textId="77777777" w:rsidR="00EE1E2D" w:rsidRDefault="00EE1E2D" w:rsidP="00EE1E2D">
      <w:pPr>
        <w:pStyle w:val="Bibliography"/>
      </w:pPr>
      <w:r>
        <w:t xml:space="preserve">175. </w:t>
      </w:r>
      <w:r>
        <w:tab/>
        <w:t xml:space="preserve">Janowicz, K.; Mai, G.; Huang, W.; Zhu, R.; Lao, N.; </w:t>
      </w:r>
      <w:proofErr w:type="spellStart"/>
      <w:proofErr w:type="gramStart"/>
      <w:r>
        <w:t>Cai</w:t>
      </w:r>
      <w:proofErr w:type="spellEnd"/>
      <w:proofErr w:type="gramEnd"/>
      <w:r>
        <w:t xml:space="preserve">, L. </w:t>
      </w:r>
      <w:proofErr w:type="spellStart"/>
      <w:r>
        <w:t>GeoFM</w:t>
      </w:r>
      <w:proofErr w:type="spellEnd"/>
      <w:r>
        <w:t xml:space="preserve">: How Will Geo-Foundation Models Reshape Spatial Data Science and </w:t>
      </w:r>
      <w:proofErr w:type="spellStart"/>
      <w:r>
        <w:t>GeoAI</w:t>
      </w:r>
      <w:proofErr w:type="spellEnd"/>
      <w:r>
        <w:t xml:space="preserve">? </w:t>
      </w:r>
      <w:r>
        <w:rPr>
          <w:i/>
          <w:iCs/>
        </w:rPr>
        <w:t>International Journal of Geographical Information Science</w:t>
      </w:r>
      <w:r>
        <w:t xml:space="preserve"> </w:t>
      </w:r>
      <w:r>
        <w:rPr>
          <w:b/>
          <w:bCs/>
        </w:rPr>
        <w:t>2025</w:t>
      </w:r>
      <w:r>
        <w:t xml:space="preserve">, </w:t>
      </w:r>
      <w:r>
        <w:rPr>
          <w:i/>
          <w:iCs/>
        </w:rPr>
        <w:t>39</w:t>
      </w:r>
      <w:r>
        <w:t>, 1849–1865, doi:10.1080/13658816.2025.2543038.</w:t>
      </w:r>
    </w:p>
    <w:p w14:paraId="2BB72F32" w14:textId="77777777" w:rsidR="00EE1E2D" w:rsidRDefault="00EE1E2D" w:rsidP="00EE1E2D">
      <w:pPr>
        <w:pStyle w:val="Bibliography"/>
      </w:pPr>
      <w:r>
        <w:t xml:space="preserve">176. </w:t>
      </w:r>
      <w:r>
        <w:tab/>
        <w:t xml:space="preserve">Zhang, H.; Xu, J.-J.; Cui, H.-W.; Li, L.; Yang, Y.; Tang, C.-S.; Boers, N. When Geoscience Meets Foundation Models: Toward a General Geoscience Artificial Intelligence System. </w:t>
      </w:r>
      <w:r>
        <w:rPr>
          <w:i/>
          <w:iCs/>
        </w:rPr>
        <w:t>IEEE geoscience and remote sensing magazine</w:t>
      </w:r>
      <w:r>
        <w:t xml:space="preserve"> </w:t>
      </w:r>
      <w:r>
        <w:rPr>
          <w:b/>
          <w:bCs/>
        </w:rPr>
        <w:t>2024</w:t>
      </w:r>
      <w:r>
        <w:t>.</w:t>
      </w:r>
    </w:p>
    <w:p w14:paraId="2D9A6144" w14:textId="77777777" w:rsidR="00EE1E2D" w:rsidRDefault="00EE1E2D" w:rsidP="00EE1E2D">
      <w:pPr>
        <w:pStyle w:val="Bibliography"/>
      </w:pPr>
      <w:r>
        <w:t xml:space="preserve">177. </w:t>
      </w:r>
      <w:r>
        <w:tab/>
        <w:t>Richard Wen Example: Geo-Intervention Modelling Framework Available online: https://github.com/rrwen/geointerv-paper/blob/main/src/example.ipynb (accessed on 4 February 2025).</w:t>
      </w:r>
    </w:p>
    <w:p w14:paraId="169227DA" w14:textId="77777777" w:rsidR="00EE1E2D" w:rsidRDefault="00EE1E2D" w:rsidP="00EE1E2D">
      <w:pPr>
        <w:pStyle w:val="Bibliography"/>
      </w:pPr>
      <w:r>
        <w:t xml:space="preserve">178. </w:t>
      </w:r>
      <w:r>
        <w:tab/>
      </w:r>
      <w:proofErr w:type="spellStart"/>
      <w:r>
        <w:t>Swink</w:t>
      </w:r>
      <w:proofErr w:type="spellEnd"/>
      <w:r>
        <w:t xml:space="preserve">, M.; Speier, C. Presenting Geographic Information: Effects of Data Aggregation, Dispersion, and Users’ Spatial Orientation. </w:t>
      </w:r>
      <w:r>
        <w:rPr>
          <w:i/>
          <w:iCs/>
        </w:rPr>
        <w:t>Decision Sciences</w:t>
      </w:r>
      <w:r>
        <w:t xml:space="preserve"> </w:t>
      </w:r>
      <w:r>
        <w:rPr>
          <w:b/>
          <w:bCs/>
        </w:rPr>
        <w:t>1999</w:t>
      </w:r>
      <w:r>
        <w:t xml:space="preserve">, </w:t>
      </w:r>
      <w:r>
        <w:rPr>
          <w:i/>
          <w:iCs/>
        </w:rPr>
        <w:t>30</w:t>
      </w:r>
      <w:r>
        <w:t xml:space="preserve">, 169–195, </w:t>
      </w:r>
      <w:proofErr w:type="spellStart"/>
      <w:r>
        <w:t>doi:https</w:t>
      </w:r>
      <w:proofErr w:type="spellEnd"/>
      <w:r>
        <w:t>://doi.org/10.1111/j.1540-5915.1999.tb01605.x.</w:t>
      </w:r>
    </w:p>
    <w:p w14:paraId="000F87E1" w14:textId="77777777" w:rsidR="00EE1E2D" w:rsidRDefault="00EE1E2D" w:rsidP="00EE1E2D">
      <w:pPr>
        <w:pStyle w:val="Bibliography"/>
      </w:pPr>
      <w:r>
        <w:t xml:space="preserve">179. </w:t>
      </w:r>
      <w:r>
        <w:tab/>
      </w:r>
      <w:proofErr w:type="spellStart"/>
      <w:r>
        <w:t>Stojanovic</w:t>
      </w:r>
      <w:proofErr w:type="spellEnd"/>
      <w:r>
        <w:t xml:space="preserve">, N.; </w:t>
      </w:r>
      <w:proofErr w:type="spellStart"/>
      <w:r>
        <w:t>Stojanovic</w:t>
      </w:r>
      <w:proofErr w:type="spellEnd"/>
      <w:r>
        <w:t xml:space="preserve">, D. High-Performance Computing in GIS: Techniques and Applications. </w:t>
      </w:r>
      <w:r>
        <w:rPr>
          <w:i/>
          <w:iCs/>
        </w:rPr>
        <w:t>IJRIS</w:t>
      </w:r>
      <w:r>
        <w:t xml:space="preserve"> </w:t>
      </w:r>
      <w:r>
        <w:rPr>
          <w:b/>
          <w:bCs/>
        </w:rPr>
        <w:t>2013</w:t>
      </w:r>
      <w:r>
        <w:t xml:space="preserve">, </w:t>
      </w:r>
      <w:r>
        <w:rPr>
          <w:i/>
          <w:iCs/>
        </w:rPr>
        <w:t>5</w:t>
      </w:r>
      <w:r>
        <w:t>, 42, doi:10.1504/IJRIS.2013.055126.</w:t>
      </w:r>
    </w:p>
    <w:p w14:paraId="6EDC6042" w14:textId="77777777" w:rsidR="00EE1E2D" w:rsidRDefault="00EE1E2D" w:rsidP="00EE1E2D">
      <w:pPr>
        <w:pStyle w:val="Bibliography"/>
      </w:pPr>
      <w:r>
        <w:t xml:space="preserve">180. </w:t>
      </w:r>
      <w:r>
        <w:tab/>
        <w:t xml:space="preserve">Zhao, L.; Chen, L.; </w:t>
      </w:r>
      <w:proofErr w:type="spellStart"/>
      <w:r>
        <w:t>Ranjan</w:t>
      </w:r>
      <w:proofErr w:type="spellEnd"/>
      <w:r>
        <w:t xml:space="preserve">, R.; Choo, K.-K.R.; He, J. Geographical Information System Parallelization for Spatial Big Data Processing: A Review. </w:t>
      </w:r>
      <w:r>
        <w:rPr>
          <w:i/>
          <w:iCs/>
        </w:rPr>
        <w:t xml:space="preserve">Cluster </w:t>
      </w:r>
      <w:proofErr w:type="spellStart"/>
      <w:r>
        <w:rPr>
          <w:i/>
          <w:iCs/>
        </w:rPr>
        <w:t>Comput</w:t>
      </w:r>
      <w:proofErr w:type="spellEnd"/>
      <w:r>
        <w:t xml:space="preserve"> </w:t>
      </w:r>
      <w:r>
        <w:rPr>
          <w:b/>
          <w:bCs/>
        </w:rPr>
        <w:t>2016</w:t>
      </w:r>
      <w:r>
        <w:t xml:space="preserve">, </w:t>
      </w:r>
      <w:r>
        <w:rPr>
          <w:i/>
          <w:iCs/>
        </w:rPr>
        <w:t>19</w:t>
      </w:r>
      <w:r>
        <w:t>, 139–152, doi</w:t>
      </w:r>
      <w:proofErr w:type="gramStart"/>
      <w:r>
        <w:t>:10.1007</w:t>
      </w:r>
      <w:proofErr w:type="gramEnd"/>
      <w:r>
        <w:t>/s10586-015-0512-2.</w:t>
      </w:r>
    </w:p>
    <w:p w14:paraId="1765B38D" w14:textId="77777777" w:rsidR="00EE1E2D" w:rsidRDefault="00EE1E2D" w:rsidP="00EE1E2D">
      <w:pPr>
        <w:pStyle w:val="Bibliography"/>
      </w:pPr>
      <w:r>
        <w:t xml:space="preserve">181. </w:t>
      </w:r>
      <w:r>
        <w:tab/>
        <w:t xml:space="preserve">Zhu, A.-X.; </w:t>
      </w:r>
      <w:proofErr w:type="gramStart"/>
      <w:r>
        <w:t>Zhao ,Fang</w:t>
      </w:r>
      <w:proofErr w:type="gramEnd"/>
      <w:r>
        <w:t xml:space="preserve">-He; Liang ,Peng; and Qin, C.-Z. Next Generation of GIS: Must Be Easy. </w:t>
      </w:r>
      <w:r>
        <w:rPr>
          <w:i/>
          <w:iCs/>
        </w:rPr>
        <w:t>Annals of GIS</w:t>
      </w:r>
      <w:r>
        <w:t xml:space="preserve"> </w:t>
      </w:r>
      <w:r>
        <w:rPr>
          <w:b/>
          <w:bCs/>
        </w:rPr>
        <w:t>2021</w:t>
      </w:r>
      <w:r>
        <w:t xml:space="preserve">, </w:t>
      </w:r>
      <w:r>
        <w:rPr>
          <w:i/>
          <w:iCs/>
        </w:rPr>
        <w:t>27</w:t>
      </w:r>
      <w:r>
        <w:t>, 71–86, doi:10.1080/19475683.2020.1766563.</w:t>
      </w:r>
    </w:p>
    <w:p w14:paraId="33A5D4CE" w14:textId="77777777" w:rsidR="00EE1E2D" w:rsidRDefault="00EE1E2D" w:rsidP="00EE1E2D">
      <w:pPr>
        <w:pStyle w:val="Bibliography"/>
      </w:pPr>
      <w:r>
        <w:t xml:space="preserve">182. </w:t>
      </w:r>
      <w:r>
        <w:tab/>
        <w:t xml:space="preserve">Blalock Jr, H.M. Evaluating the Relative Importance of Variables. </w:t>
      </w:r>
      <w:r>
        <w:rPr>
          <w:i/>
          <w:iCs/>
        </w:rPr>
        <w:t>American Sociological Review</w:t>
      </w:r>
      <w:r>
        <w:t xml:space="preserve"> </w:t>
      </w:r>
      <w:r>
        <w:rPr>
          <w:b/>
          <w:bCs/>
        </w:rPr>
        <w:t>1961</w:t>
      </w:r>
      <w:r>
        <w:t>, 866–874.</w:t>
      </w:r>
    </w:p>
    <w:p w14:paraId="7BE1BF98" w14:textId="77777777" w:rsidR="00EE1E2D" w:rsidRDefault="00EE1E2D" w:rsidP="00EE1E2D">
      <w:pPr>
        <w:pStyle w:val="Bibliography"/>
      </w:pPr>
      <w:r>
        <w:t xml:space="preserve">183. </w:t>
      </w:r>
      <w:r>
        <w:tab/>
      </w:r>
      <w:proofErr w:type="spellStart"/>
      <w:r>
        <w:t>Chandrashekar</w:t>
      </w:r>
      <w:proofErr w:type="spellEnd"/>
      <w:r>
        <w:t xml:space="preserve">, G.; </w:t>
      </w:r>
      <w:proofErr w:type="spellStart"/>
      <w:r>
        <w:t>Sahin</w:t>
      </w:r>
      <w:proofErr w:type="spellEnd"/>
      <w:r>
        <w:t xml:space="preserve">, F. A Survey on Feature Selection Methods. </w:t>
      </w:r>
      <w:r>
        <w:rPr>
          <w:i/>
          <w:iCs/>
        </w:rPr>
        <w:t>Computers &amp; Electrical Engineering</w:t>
      </w:r>
      <w:r>
        <w:t xml:space="preserve"> </w:t>
      </w:r>
      <w:r>
        <w:rPr>
          <w:b/>
          <w:bCs/>
        </w:rPr>
        <w:t>2014</w:t>
      </w:r>
      <w:r>
        <w:t xml:space="preserve">, </w:t>
      </w:r>
      <w:r>
        <w:rPr>
          <w:i/>
          <w:iCs/>
        </w:rPr>
        <w:t>40</w:t>
      </w:r>
      <w:r>
        <w:t>, 16–28, doi:10.1016/j.compeleceng.2013.11.024.</w:t>
      </w:r>
    </w:p>
    <w:p w14:paraId="1E80257A" w14:textId="77777777" w:rsidR="00EE1E2D" w:rsidRDefault="00EE1E2D" w:rsidP="00EE1E2D">
      <w:pPr>
        <w:pStyle w:val="Bibliography"/>
      </w:pPr>
      <w:r>
        <w:t xml:space="preserve">184. </w:t>
      </w:r>
      <w:r>
        <w:tab/>
      </w:r>
      <w:r>
        <w:rPr>
          <w:i/>
          <w:iCs/>
        </w:rPr>
        <w:t>Automated Machine Learning: Methods, Systems, Challenges</w:t>
      </w:r>
      <w:r>
        <w:t xml:space="preserve">; </w:t>
      </w:r>
      <w:proofErr w:type="spellStart"/>
      <w:r>
        <w:t>Hutter</w:t>
      </w:r>
      <w:proofErr w:type="spellEnd"/>
      <w:r>
        <w:t xml:space="preserve">, F., </w:t>
      </w:r>
      <w:proofErr w:type="spellStart"/>
      <w:r>
        <w:t>Kotthoff</w:t>
      </w:r>
      <w:proofErr w:type="spellEnd"/>
      <w:r>
        <w:t xml:space="preserve">, L., </w:t>
      </w:r>
      <w:proofErr w:type="spellStart"/>
      <w:r>
        <w:t>Vanschoren</w:t>
      </w:r>
      <w:proofErr w:type="spellEnd"/>
      <w:r>
        <w:t xml:space="preserve">, J., Eds.; </w:t>
      </w:r>
      <w:proofErr w:type="gramStart"/>
      <w:r>
        <w:t>The</w:t>
      </w:r>
      <w:proofErr w:type="gramEnd"/>
      <w:r>
        <w:t xml:space="preserve"> Springer Series on Challenges in Machine Learning; Springer International Publishing: Cham, 2019; ISBN 978-3-030-05317-8.</w:t>
      </w:r>
    </w:p>
    <w:p w14:paraId="352A8B85" w14:textId="77777777" w:rsidR="00EE1E2D" w:rsidRDefault="00EE1E2D" w:rsidP="00EE1E2D">
      <w:pPr>
        <w:pStyle w:val="Bibliography"/>
      </w:pPr>
      <w:r>
        <w:t xml:space="preserve">185. </w:t>
      </w:r>
      <w:r>
        <w:tab/>
      </w:r>
      <w:proofErr w:type="spellStart"/>
      <w:r>
        <w:t>Chakrabarti</w:t>
      </w:r>
      <w:proofErr w:type="spellEnd"/>
      <w:r>
        <w:t xml:space="preserve">, A.; Ghosh, J.K. AIC, BIC and Recent Advances in Model Selection. </w:t>
      </w:r>
      <w:r>
        <w:rPr>
          <w:i/>
          <w:iCs/>
        </w:rPr>
        <w:t>Philosophy of statistics</w:t>
      </w:r>
      <w:r>
        <w:t xml:space="preserve"> </w:t>
      </w:r>
      <w:r>
        <w:rPr>
          <w:b/>
          <w:bCs/>
        </w:rPr>
        <w:t>2011</w:t>
      </w:r>
      <w:r>
        <w:t>, 583–605.</w:t>
      </w:r>
    </w:p>
    <w:p w14:paraId="3C372AC2" w14:textId="77777777" w:rsidR="00EE1E2D" w:rsidRDefault="00EE1E2D" w:rsidP="00EE1E2D">
      <w:pPr>
        <w:pStyle w:val="Bibliography"/>
      </w:pPr>
      <w:r>
        <w:t xml:space="preserve">186. </w:t>
      </w:r>
      <w:r>
        <w:tab/>
      </w:r>
      <w:proofErr w:type="spellStart"/>
      <w:r>
        <w:t>Doornik</w:t>
      </w:r>
      <w:proofErr w:type="spellEnd"/>
      <w:r>
        <w:t xml:space="preserve">, J.A.; Hendry, D.F. Statistical Model Selection with “Big Data.” </w:t>
      </w:r>
      <w:r>
        <w:rPr>
          <w:i/>
          <w:iCs/>
        </w:rPr>
        <w:t>Cogent Economics &amp; Finance</w:t>
      </w:r>
      <w:r>
        <w:t xml:space="preserve"> </w:t>
      </w:r>
      <w:r>
        <w:rPr>
          <w:b/>
          <w:bCs/>
        </w:rPr>
        <w:t>2015</w:t>
      </w:r>
      <w:r>
        <w:t xml:space="preserve">, </w:t>
      </w:r>
      <w:r>
        <w:rPr>
          <w:i/>
          <w:iCs/>
        </w:rPr>
        <w:t>3</w:t>
      </w:r>
      <w:r>
        <w:t>, 1045216, doi:10.1080/23322039.2015.1045216.</w:t>
      </w:r>
    </w:p>
    <w:p w14:paraId="2B702C38" w14:textId="77777777" w:rsidR="00EE1E2D" w:rsidRDefault="00EE1E2D" w:rsidP="00EE1E2D">
      <w:pPr>
        <w:pStyle w:val="Bibliography"/>
      </w:pPr>
      <w:r>
        <w:t xml:space="preserve">187. </w:t>
      </w:r>
      <w:r>
        <w:tab/>
      </w:r>
      <w:proofErr w:type="spellStart"/>
      <w:r>
        <w:t>Ij</w:t>
      </w:r>
      <w:proofErr w:type="spellEnd"/>
      <w:r>
        <w:t xml:space="preserve">, H. Statistics versus Machine Learning. </w:t>
      </w:r>
      <w:r>
        <w:rPr>
          <w:i/>
          <w:iCs/>
        </w:rPr>
        <w:t>Nat Methods</w:t>
      </w:r>
      <w:r>
        <w:t xml:space="preserve"> </w:t>
      </w:r>
      <w:r>
        <w:rPr>
          <w:b/>
          <w:bCs/>
        </w:rPr>
        <w:t>2018</w:t>
      </w:r>
      <w:r>
        <w:t xml:space="preserve">, </w:t>
      </w:r>
      <w:r>
        <w:rPr>
          <w:i/>
          <w:iCs/>
        </w:rPr>
        <w:t>15</w:t>
      </w:r>
      <w:r>
        <w:t>, 233.</w:t>
      </w:r>
    </w:p>
    <w:p w14:paraId="095D2EB9" w14:textId="77777777" w:rsidR="00EE1E2D" w:rsidRDefault="00EE1E2D" w:rsidP="00EE1E2D">
      <w:pPr>
        <w:pStyle w:val="Bibliography"/>
      </w:pPr>
      <w:r>
        <w:t xml:space="preserve">188. </w:t>
      </w:r>
      <w:r>
        <w:tab/>
      </w:r>
      <w:proofErr w:type="spellStart"/>
      <w:r>
        <w:t>Boulesteix</w:t>
      </w:r>
      <w:proofErr w:type="spellEnd"/>
      <w:r>
        <w:t xml:space="preserve">, A.; </w:t>
      </w:r>
      <w:proofErr w:type="spellStart"/>
      <w:r>
        <w:t>Schmid</w:t>
      </w:r>
      <w:proofErr w:type="spellEnd"/>
      <w:r>
        <w:t xml:space="preserve">, M. Machine Learning versus Statistical Modeling. </w:t>
      </w:r>
      <w:r>
        <w:rPr>
          <w:i/>
          <w:iCs/>
        </w:rPr>
        <w:t>Biometrical J</w:t>
      </w:r>
      <w:r>
        <w:t xml:space="preserve"> </w:t>
      </w:r>
      <w:r>
        <w:rPr>
          <w:b/>
          <w:bCs/>
        </w:rPr>
        <w:t>2014</w:t>
      </w:r>
      <w:r>
        <w:t xml:space="preserve">, </w:t>
      </w:r>
      <w:r>
        <w:rPr>
          <w:i/>
          <w:iCs/>
        </w:rPr>
        <w:t>56</w:t>
      </w:r>
      <w:r>
        <w:t>, 588–593, doi:10.1002/bimj.201300226.</w:t>
      </w:r>
    </w:p>
    <w:p w14:paraId="56D62288" w14:textId="77777777" w:rsidR="00EE1E2D" w:rsidRDefault="00EE1E2D" w:rsidP="00EE1E2D">
      <w:pPr>
        <w:pStyle w:val="Bibliography"/>
      </w:pPr>
      <w:r>
        <w:t xml:space="preserve">189. </w:t>
      </w:r>
      <w:r>
        <w:tab/>
        <w:t xml:space="preserve">Blackburn, C.; </w:t>
      </w:r>
      <w:proofErr w:type="spellStart"/>
      <w:r>
        <w:t>Valerdi</w:t>
      </w:r>
      <w:proofErr w:type="spellEnd"/>
      <w:r>
        <w:t xml:space="preserve">, R. </w:t>
      </w:r>
      <w:r>
        <w:rPr>
          <w:i/>
          <w:iCs/>
        </w:rPr>
        <w:t>Navigating the Metrics Landscape: An Introductory Literature Guide to Metric Selection, Implementation, &amp; Decision Making</w:t>
      </w:r>
      <w:r>
        <w:t>; 2009;</w:t>
      </w:r>
    </w:p>
    <w:p w14:paraId="6FF7A581" w14:textId="77777777" w:rsidR="00EE1E2D" w:rsidRDefault="00EE1E2D" w:rsidP="00EE1E2D">
      <w:pPr>
        <w:pStyle w:val="Bibliography"/>
      </w:pPr>
      <w:r>
        <w:t xml:space="preserve">190. </w:t>
      </w:r>
      <w:r>
        <w:tab/>
        <w:t xml:space="preserve">Johansen, I.L.; </w:t>
      </w:r>
      <w:proofErr w:type="spellStart"/>
      <w:r>
        <w:t>Rausand</w:t>
      </w:r>
      <w:proofErr w:type="spellEnd"/>
      <w:r>
        <w:t xml:space="preserve">, M. Foundations and Choice of Risk Metrics. </w:t>
      </w:r>
      <w:r>
        <w:rPr>
          <w:i/>
          <w:iCs/>
        </w:rPr>
        <w:t>Safety science</w:t>
      </w:r>
      <w:r>
        <w:t xml:space="preserve"> </w:t>
      </w:r>
      <w:r>
        <w:rPr>
          <w:b/>
          <w:bCs/>
        </w:rPr>
        <w:t>2014</w:t>
      </w:r>
      <w:r>
        <w:t xml:space="preserve">, </w:t>
      </w:r>
      <w:r>
        <w:rPr>
          <w:i/>
          <w:iCs/>
        </w:rPr>
        <w:t>62</w:t>
      </w:r>
      <w:r>
        <w:t>, 386–399.</w:t>
      </w:r>
    </w:p>
    <w:p w14:paraId="0A952780" w14:textId="77777777" w:rsidR="00EE1E2D" w:rsidRDefault="00EE1E2D" w:rsidP="00EE1E2D">
      <w:pPr>
        <w:pStyle w:val="Bibliography"/>
      </w:pPr>
      <w:r>
        <w:lastRenderedPageBreak/>
        <w:t xml:space="preserve">191. </w:t>
      </w:r>
      <w:r>
        <w:tab/>
      </w:r>
      <w:proofErr w:type="spellStart"/>
      <w:r>
        <w:t>Yacouby</w:t>
      </w:r>
      <w:proofErr w:type="spellEnd"/>
      <w:r>
        <w:t>, R.; Axman, D. Probabilistic Extension of Precision, Recall, and F1 Score for More Thorough Evaluation of Classification Models. In Proceedings of the Proceedings of the first workshop on evaluation and comparison of NLP systems; 2020; pp. 79–91.</w:t>
      </w:r>
    </w:p>
    <w:p w14:paraId="171900B1" w14:textId="77777777" w:rsidR="00EE1E2D" w:rsidRDefault="00EE1E2D" w:rsidP="00EE1E2D">
      <w:pPr>
        <w:pStyle w:val="Bibliography"/>
      </w:pPr>
      <w:r>
        <w:t xml:space="preserve">192. </w:t>
      </w:r>
      <w:r>
        <w:tab/>
      </w:r>
      <w:proofErr w:type="spellStart"/>
      <w:r>
        <w:t>Dignum</w:t>
      </w:r>
      <w:proofErr w:type="spellEnd"/>
      <w:r>
        <w:t xml:space="preserve">, V. </w:t>
      </w:r>
      <w:r>
        <w:rPr>
          <w:i/>
          <w:iCs/>
        </w:rPr>
        <w:t>Responsible Artificial Intelligence: How to Develop and Use AI in a Responsible Way</w:t>
      </w:r>
      <w:r>
        <w:t>; Artificial Intelligence: Foundations, Theory, and Algorithms; Springer International Publishing: Cham, 2019; ISBN 978-3-030-30370-9.</w:t>
      </w:r>
    </w:p>
    <w:p w14:paraId="353C39B4" w14:textId="77777777" w:rsidR="00EE1E2D" w:rsidRDefault="00EE1E2D" w:rsidP="00EE1E2D">
      <w:pPr>
        <w:pStyle w:val="Bibliography"/>
      </w:pPr>
      <w:r>
        <w:t xml:space="preserve">193. </w:t>
      </w:r>
      <w:r>
        <w:tab/>
        <w:t xml:space="preserve">Joshi, N.N.; Lambert, J.H. Equity Metrics with Risk, Performance, and Cost Objectives for the Prioritization of Transportation Projects. </w:t>
      </w:r>
      <w:r>
        <w:rPr>
          <w:i/>
          <w:iCs/>
        </w:rPr>
        <w:t xml:space="preserve">IEEE Transactions on </w:t>
      </w:r>
      <w:proofErr w:type="gramStart"/>
      <w:r>
        <w:rPr>
          <w:i/>
          <w:iCs/>
        </w:rPr>
        <w:t>Engineering</w:t>
      </w:r>
      <w:proofErr w:type="gramEnd"/>
      <w:r>
        <w:rPr>
          <w:i/>
          <w:iCs/>
        </w:rPr>
        <w:t xml:space="preserve"> management</w:t>
      </w:r>
      <w:r>
        <w:t xml:space="preserve"> </w:t>
      </w:r>
      <w:r>
        <w:rPr>
          <w:b/>
          <w:bCs/>
        </w:rPr>
        <w:t>2007</w:t>
      </w:r>
      <w:r>
        <w:t xml:space="preserve">, </w:t>
      </w:r>
      <w:r>
        <w:rPr>
          <w:i/>
          <w:iCs/>
        </w:rPr>
        <w:t>54</w:t>
      </w:r>
      <w:r>
        <w:t>, 539–547.</w:t>
      </w:r>
    </w:p>
    <w:p w14:paraId="627E7918" w14:textId="77777777" w:rsidR="00EE1E2D" w:rsidRDefault="00EE1E2D" w:rsidP="00EE1E2D">
      <w:pPr>
        <w:pStyle w:val="Bibliography"/>
      </w:pPr>
      <w:r>
        <w:t xml:space="preserve">194. </w:t>
      </w:r>
      <w:r>
        <w:tab/>
        <w:t xml:space="preserve">Rojas, J.C.; </w:t>
      </w:r>
      <w:proofErr w:type="spellStart"/>
      <w:r>
        <w:t>Fahrenbach</w:t>
      </w:r>
      <w:proofErr w:type="spellEnd"/>
      <w:r>
        <w:t xml:space="preserve">, J.; </w:t>
      </w:r>
      <w:proofErr w:type="spellStart"/>
      <w:r>
        <w:t>Makhni</w:t>
      </w:r>
      <w:proofErr w:type="spellEnd"/>
      <w:r>
        <w:t xml:space="preserve">, S.; Cook, S.C.; Williams, J.S.; </w:t>
      </w:r>
      <w:proofErr w:type="spellStart"/>
      <w:r>
        <w:t>Umscheid</w:t>
      </w:r>
      <w:proofErr w:type="spellEnd"/>
      <w:r>
        <w:t xml:space="preserve">, C.A.; Chin, M.H. Framework for Integrating Equity into Machine Learning Models: A Case Study. </w:t>
      </w:r>
      <w:r>
        <w:rPr>
          <w:i/>
          <w:iCs/>
        </w:rPr>
        <w:t>Chest</w:t>
      </w:r>
      <w:r>
        <w:t xml:space="preserve"> </w:t>
      </w:r>
      <w:r>
        <w:rPr>
          <w:b/>
          <w:bCs/>
        </w:rPr>
        <w:t>2022</w:t>
      </w:r>
      <w:r>
        <w:t xml:space="preserve">, </w:t>
      </w:r>
      <w:r>
        <w:rPr>
          <w:i/>
          <w:iCs/>
        </w:rPr>
        <w:t>161</w:t>
      </w:r>
      <w:r>
        <w:t>, 1621–1627.</w:t>
      </w:r>
    </w:p>
    <w:p w14:paraId="28F86B3B" w14:textId="77777777" w:rsidR="00EE1E2D" w:rsidRDefault="00EE1E2D" w:rsidP="00EE1E2D">
      <w:pPr>
        <w:pStyle w:val="Bibliography"/>
      </w:pPr>
      <w:r>
        <w:t xml:space="preserve">195. </w:t>
      </w:r>
      <w:r>
        <w:tab/>
        <w:t xml:space="preserve">Approximation Algorithms for NP-Hard Problems. </w:t>
      </w:r>
      <w:r>
        <w:rPr>
          <w:i/>
          <w:iCs/>
        </w:rPr>
        <w:t>SIGACT News</w:t>
      </w:r>
      <w:r>
        <w:t xml:space="preserve"> </w:t>
      </w:r>
      <w:r>
        <w:rPr>
          <w:b/>
          <w:bCs/>
        </w:rPr>
        <w:t>1997</w:t>
      </w:r>
      <w:r>
        <w:t xml:space="preserve">, </w:t>
      </w:r>
      <w:r>
        <w:rPr>
          <w:i/>
          <w:iCs/>
        </w:rPr>
        <w:t>28</w:t>
      </w:r>
      <w:r>
        <w:t>, 40–52, doi:10.1145/261342.571216.</w:t>
      </w:r>
    </w:p>
    <w:p w14:paraId="5D368448" w14:textId="77777777" w:rsidR="00EE1E2D" w:rsidRDefault="00EE1E2D" w:rsidP="00EE1E2D">
      <w:pPr>
        <w:pStyle w:val="Bibliography"/>
      </w:pPr>
      <w:r>
        <w:t xml:space="preserve">196. </w:t>
      </w:r>
      <w:r>
        <w:tab/>
      </w:r>
      <w:proofErr w:type="spellStart"/>
      <w:r>
        <w:t>Woeginger</w:t>
      </w:r>
      <w:proofErr w:type="spellEnd"/>
      <w:r>
        <w:t xml:space="preserve">, G.J. Exact Algorithms for NP-Hard Problems: A Survey. In </w:t>
      </w:r>
      <w:r>
        <w:rPr>
          <w:i/>
          <w:iCs/>
        </w:rPr>
        <w:t>Combinatorial Optimization — Eureka, You Shrink</w:t>
      </w:r>
      <w:proofErr w:type="gramStart"/>
      <w:r>
        <w:rPr>
          <w:i/>
          <w:iCs/>
        </w:rPr>
        <w:t>!</w:t>
      </w:r>
      <w:r>
        <w:t>;</w:t>
      </w:r>
      <w:proofErr w:type="gramEnd"/>
      <w:r>
        <w:t xml:space="preserve"> </w:t>
      </w:r>
      <w:proofErr w:type="spellStart"/>
      <w:r>
        <w:t>Jünger</w:t>
      </w:r>
      <w:proofErr w:type="spellEnd"/>
      <w:r>
        <w:t xml:space="preserve">, M., </w:t>
      </w:r>
      <w:proofErr w:type="spellStart"/>
      <w:r>
        <w:t>Reinelt</w:t>
      </w:r>
      <w:proofErr w:type="spellEnd"/>
      <w:r>
        <w:t>, G., Rinaldi, G., Eds.; Lecture Notes in Computer Science; Springer Berlin Heidelberg: Berlin, Heidelberg, 2003; Vol. 2570, pp. 185–207 ISBN 978-3-540-00580-3.</w:t>
      </w:r>
    </w:p>
    <w:p w14:paraId="0F7DB3CC" w14:textId="77777777" w:rsidR="00EE1E2D" w:rsidRDefault="00EE1E2D" w:rsidP="00EE1E2D">
      <w:pPr>
        <w:pStyle w:val="Bibliography"/>
      </w:pPr>
      <w:r>
        <w:t xml:space="preserve">197. </w:t>
      </w:r>
      <w:r>
        <w:tab/>
      </w:r>
      <w:proofErr w:type="spellStart"/>
      <w:r>
        <w:t>Hutter</w:t>
      </w:r>
      <w:proofErr w:type="spellEnd"/>
      <w:r>
        <w:t xml:space="preserve">, F.; </w:t>
      </w:r>
      <w:proofErr w:type="spellStart"/>
      <w:r>
        <w:t>Hoos</w:t>
      </w:r>
      <w:proofErr w:type="spellEnd"/>
      <w:r>
        <w:t xml:space="preserve">, H.H.; </w:t>
      </w:r>
      <w:proofErr w:type="spellStart"/>
      <w:r>
        <w:t>Leyton</w:t>
      </w:r>
      <w:proofErr w:type="spellEnd"/>
      <w:r>
        <w:t xml:space="preserve">-Brown, K. Sequential Model-Based Optimization for General Algorithm Configuration. In Proceedings of the Learning and Intelligent Optimization; </w:t>
      </w:r>
      <w:proofErr w:type="spellStart"/>
      <w:r>
        <w:t>Coello</w:t>
      </w:r>
      <w:proofErr w:type="spellEnd"/>
      <w:r>
        <w:t>, C.A.C., Ed.; Springer: Berlin, Heidelberg, 2011; pp. 507–523.</w:t>
      </w:r>
    </w:p>
    <w:p w14:paraId="64675354" w14:textId="77777777" w:rsidR="00EE1E2D" w:rsidRDefault="00EE1E2D" w:rsidP="00EE1E2D">
      <w:pPr>
        <w:pStyle w:val="Bibliography"/>
      </w:pPr>
      <w:r>
        <w:t xml:space="preserve">198. </w:t>
      </w:r>
      <w:r>
        <w:tab/>
        <w:t xml:space="preserve">Jiménez, Á.B.; </w:t>
      </w:r>
      <w:proofErr w:type="spellStart"/>
      <w:r>
        <w:t>Lázaro</w:t>
      </w:r>
      <w:proofErr w:type="spellEnd"/>
      <w:r>
        <w:t xml:space="preserve">, J.L.; </w:t>
      </w:r>
      <w:proofErr w:type="spellStart"/>
      <w:r>
        <w:t>Dorronsoro</w:t>
      </w:r>
      <w:proofErr w:type="spellEnd"/>
      <w:r>
        <w:t xml:space="preserve">, J.R. Finding Optimal Model Parameters by Discrete Grid Search. In </w:t>
      </w:r>
      <w:r>
        <w:rPr>
          <w:i/>
          <w:iCs/>
        </w:rPr>
        <w:t>Innovations in Hybrid Intelligent Systems</w:t>
      </w:r>
      <w:r>
        <w:t xml:space="preserve">; </w:t>
      </w:r>
      <w:proofErr w:type="spellStart"/>
      <w:r>
        <w:t>Corchado</w:t>
      </w:r>
      <w:proofErr w:type="spellEnd"/>
      <w:r>
        <w:t xml:space="preserve">, E., </w:t>
      </w:r>
      <w:proofErr w:type="spellStart"/>
      <w:r>
        <w:t>Corchado</w:t>
      </w:r>
      <w:proofErr w:type="spellEnd"/>
      <w:r>
        <w:t>, J.M., Abraham, A., Eds.; Advances in Soft Computing; Springer Berlin Heidelberg: Berlin, Heidelberg, 2007; Vol. 44, pp. 120–127 ISBN 978-3-540-74971-4.</w:t>
      </w:r>
    </w:p>
    <w:p w14:paraId="6AF49C86" w14:textId="77777777" w:rsidR="00EE1E2D" w:rsidRDefault="00EE1E2D" w:rsidP="00EE1E2D">
      <w:pPr>
        <w:pStyle w:val="Bibliography"/>
      </w:pPr>
      <w:r>
        <w:t xml:space="preserve">199. </w:t>
      </w:r>
      <w:r>
        <w:tab/>
      </w:r>
      <w:proofErr w:type="spellStart"/>
      <w:r>
        <w:t>Bergstra</w:t>
      </w:r>
      <w:proofErr w:type="spellEnd"/>
      <w:r>
        <w:t xml:space="preserve">, J.; </w:t>
      </w:r>
      <w:proofErr w:type="spellStart"/>
      <w:r>
        <w:t>Bengio</w:t>
      </w:r>
      <w:proofErr w:type="spellEnd"/>
      <w:r>
        <w:t xml:space="preserve">, Y. Random Search for Hyper-Parameter Optimization. </w:t>
      </w:r>
      <w:r>
        <w:rPr>
          <w:i/>
          <w:iCs/>
        </w:rPr>
        <w:t>J. Mach. Learn. Res.</w:t>
      </w:r>
      <w:r>
        <w:t xml:space="preserve"> </w:t>
      </w:r>
      <w:r>
        <w:rPr>
          <w:b/>
          <w:bCs/>
        </w:rPr>
        <w:t>2012</w:t>
      </w:r>
      <w:r>
        <w:t xml:space="preserve">, </w:t>
      </w:r>
      <w:r>
        <w:rPr>
          <w:i/>
          <w:iCs/>
        </w:rPr>
        <w:t>13</w:t>
      </w:r>
      <w:r>
        <w:t>, 281–305.</w:t>
      </w:r>
    </w:p>
    <w:p w14:paraId="4525A6CF" w14:textId="77777777" w:rsidR="00EE1E2D" w:rsidRDefault="00EE1E2D" w:rsidP="00EE1E2D">
      <w:pPr>
        <w:pStyle w:val="Bibliography"/>
      </w:pPr>
      <w:r>
        <w:t xml:space="preserve">200. </w:t>
      </w:r>
      <w:r>
        <w:tab/>
        <w:t xml:space="preserve">Wang, Z.; </w:t>
      </w:r>
      <w:proofErr w:type="spellStart"/>
      <w:r>
        <w:t>Hutter</w:t>
      </w:r>
      <w:proofErr w:type="spellEnd"/>
      <w:r>
        <w:t xml:space="preserve">, F.; </w:t>
      </w:r>
      <w:proofErr w:type="spellStart"/>
      <w:r>
        <w:t>Zoghi</w:t>
      </w:r>
      <w:proofErr w:type="spellEnd"/>
      <w:r>
        <w:t xml:space="preserve">, M.; Matheson, D.; </w:t>
      </w:r>
      <w:proofErr w:type="spellStart"/>
      <w:r>
        <w:t>Feitas</w:t>
      </w:r>
      <w:proofErr w:type="spellEnd"/>
      <w:r>
        <w:t xml:space="preserve">, N. de Bayesian Optimization in a Billion Dimensions via Random </w:t>
      </w:r>
      <w:proofErr w:type="spellStart"/>
      <w:r>
        <w:t>Embeddings</w:t>
      </w:r>
      <w:proofErr w:type="spellEnd"/>
      <w:r>
        <w:t xml:space="preserve">. </w:t>
      </w:r>
      <w:r>
        <w:rPr>
          <w:i/>
          <w:iCs/>
        </w:rPr>
        <w:t>Journal of Artificial Intelligence Research</w:t>
      </w:r>
      <w:r>
        <w:t xml:space="preserve"> </w:t>
      </w:r>
      <w:r>
        <w:rPr>
          <w:b/>
          <w:bCs/>
        </w:rPr>
        <w:t>2016</w:t>
      </w:r>
      <w:r>
        <w:t xml:space="preserve">, </w:t>
      </w:r>
      <w:r>
        <w:rPr>
          <w:i/>
          <w:iCs/>
        </w:rPr>
        <w:t>55</w:t>
      </w:r>
      <w:r>
        <w:t>, 361–387, doi:10.1613/jair.4806.</w:t>
      </w:r>
    </w:p>
    <w:p w14:paraId="507D1CDA" w14:textId="77777777" w:rsidR="00EE1E2D" w:rsidRDefault="00EE1E2D" w:rsidP="00EE1E2D">
      <w:pPr>
        <w:pStyle w:val="Bibliography"/>
      </w:pPr>
      <w:r>
        <w:t xml:space="preserve">201. </w:t>
      </w:r>
      <w:r>
        <w:tab/>
      </w:r>
      <w:proofErr w:type="spellStart"/>
      <w:r>
        <w:t>Jin</w:t>
      </w:r>
      <w:proofErr w:type="spellEnd"/>
      <w:r>
        <w:t xml:space="preserve">, Y.; </w:t>
      </w:r>
      <w:proofErr w:type="spellStart"/>
      <w:r>
        <w:t>Branke</w:t>
      </w:r>
      <w:proofErr w:type="spellEnd"/>
      <w:r>
        <w:t xml:space="preserve">, J. Evolutionary Optimization in Uncertain Environments-a Survey. </w:t>
      </w:r>
      <w:r>
        <w:rPr>
          <w:i/>
          <w:iCs/>
        </w:rPr>
        <w:t>IEEE Transactions on evolutionary computation</w:t>
      </w:r>
      <w:r>
        <w:t xml:space="preserve"> </w:t>
      </w:r>
      <w:r>
        <w:rPr>
          <w:b/>
          <w:bCs/>
        </w:rPr>
        <w:t>2005</w:t>
      </w:r>
      <w:r>
        <w:t xml:space="preserve">, </w:t>
      </w:r>
      <w:r>
        <w:rPr>
          <w:i/>
          <w:iCs/>
        </w:rPr>
        <w:t>9</w:t>
      </w:r>
      <w:r>
        <w:t>, 303–317.</w:t>
      </w:r>
    </w:p>
    <w:p w14:paraId="6AC8C63D" w14:textId="77777777" w:rsidR="00EE1E2D" w:rsidRDefault="00EE1E2D" w:rsidP="00EE1E2D">
      <w:pPr>
        <w:pStyle w:val="Bibliography"/>
      </w:pPr>
      <w:r>
        <w:t xml:space="preserve">202. </w:t>
      </w:r>
      <w:r>
        <w:tab/>
        <w:t xml:space="preserve">Haji, S.H.; </w:t>
      </w:r>
      <w:proofErr w:type="spellStart"/>
      <w:r>
        <w:t>Abdulazeez</w:t>
      </w:r>
      <w:proofErr w:type="spellEnd"/>
      <w:r>
        <w:t xml:space="preserve">, A.M. COMPARISON OF OPTIMIZATION TECHNIQUES BASED ON GRADIENT DESCENT ALGORITHM: A REVIEW. </w:t>
      </w:r>
      <w:proofErr w:type="spellStart"/>
      <w:r>
        <w:rPr>
          <w:i/>
          <w:iCs/>
        </w:rPr>
        <w:t>PalArch’s</w:t>
      </w:r>
      <w:proofErr w:type="spellEnd"/>
      <w:r>
        <w:rPr>
          <w:i/>
          <w:iCs/>
        </w:rPr>
        <w:t xml:space="preserve"> Journal of Archaeology of Egypt / Egyptology</w:t>
      </w:r>
      <w:r>
        <w:t xml:space="preserve"> </w:t>
      </w:r>
      <w:r>
        <w:rPr>
          <w:b/>
          <w:bCs/>
        </w:rPr>
        <w:t>2021</w:t>
      </w:r>
      <w:r>
        <w:t xml:space="preserve">, </w:t>
      </w:r>
      <w:r>
        <w:rPr>
          <w:i/>
          <w:iCs/>
        </w:rPr>
        <w:t>18</w:t>
      </w:r>
      <w:r>
        <w:t>, 2715–2743.</w:t>
      </w:r>
    </w:p>
    <w:p w14:paraId="3369F358" w14:textId="77777777" w:rsidR="00EE1E2D" w:rsidRDefault="00EE1E2D" w:rsidP="00EE1E2D">
      <w:pPr>
        <w:pStyle w:val="Bibliography"/>
      </w:pPr>
      <w:r>
        <w:t xml:space="preserve">203. </w:t>
      </w:r>
      <w:r>
        <w:tab/>
        <w:t xml:space="preserve">Wang, D.; Tan, D.; Liu, L. Particle Swarm Optimization Algorithm: An Overview. </w:t>
      </w:r>
      <w:r>
        <w:rPr>
          <w:i/>
          <w:iCs/>
        </w:rPr>
        <w:t xml:space="preserve">Soft </w:t>
      </w:r>
      <w:proofErr w:type="spellStart"/>
      <w:r>
        <w:rPr>
          <w:i/>
          <w:iCs/>
        </w:rPr>
        <w:t>Comput</w:t>
      </w:r>
      <w:proofErr w:type="spellEnd"/>
      <w:r>
        <w:t xml:space="preserve"> </w:t>
      </w:r>
      <w:r>
        <w:rPr>
          <w:b/>
          <w:bCs/>
        </w:rPr>
        <w:t>2018</w:t>
      </w:r>
      <w:r>
        <w:t xml:space="preserve">, </w:t>
      </w:r>
      <w:r>
        <w:rPr>
          <w:i/>
          <w:iCs/>
        </w:rPr>
        <w:t>22</w:t>
      </w:r>
      <w:r>
        <w:t>, 387–408, doi</w:t>
      </w:r>
      <w:proofErr w:type="gramStart"/>
      <w:r>
        <w:t>:10.1007</w:t>
      </w:r>
      <w:proofErr w:type="gramEnd"/>
      <w:r>
        <w:t>/s00500-016-2474-6.</w:t>
      </w:r>
    </w:p>
    <w:p w14:paraId="02A94114" w14:textId="77777777" w:rsidR="00EE1E2D" w:rsidRDefault="00EE1E2D" w:rsidP="00EE1E2D">
      <w:pPr>
        <w:pStyle w:val="Bibliography"/>
      </w:pPr>
      <w:r>
        <w:t xml:space="preserve">204. </w:t>
      </w:r>
      <w:r>
        <w:tab/>
      </w:r>
      <w:proofErr w:type="spellStart"/>
      <w:r>
        <w:t>Wosniack</w:t>
      </w:r>
      <w:proofErr w:type="spellEnd"/>
      <w:r>
        <w:t xml:space="preserve">, M.E.; </w:t>
      </w:r>
      <w:proofErr w:type="spellStart"/>
      <w:r>
        <w:t>Raposo</w:t>
      </w:r>
      <w:proofErr w:type="spellEnd"/>
      <w:r>
        <w:t xml:space="preserve">, E.P.; Viswanathan, G.M.; da Luz, M.G. A Parallel Algorithm for Random Searches. </w:t>
      </w:r>
      <w:r>
        <w:rPr>
          <w:i/>
          <w:iCs/>
        </w:rPr>
        <w:t>Computer Physics Communications</w:t>
      </w:r>
      <w:r>
        <w:t xml:space="preserve"> </w:t>
      </w:r>
      <w:r>
        <w:rPr>
          <w:b/>
          <w:bCs/>
        </w:rPr>
        <w:t>2015</w:t>
      </w:r>
      <w:r>
        <w:t xml:space="preserve">, </w:t>
      </w:r>
      <w:r>
        <w:rPr>
          <w:i/>
          <w:iCs/>
        </w:rPr>
        <w:t>196</w:t>
      </w:r>
      <w:r>
        <w:t>, 390–397.</w:t>
      </w:r>
    </w:p>
    <w:p w14:paraId="32324208" w14:textId="77777777" w:rsidR="00EE1E2D" w:rsidRDefault="00EE1E2D" w:rsidP="00EE1E2D">
      <w:pPr>
        <w:pStyle w:val="Bibliography"/>
      </w:pPr>
      <w:r>
        <w:t xml:space="preserve">205. </w:t>
      </w:r>
      <w:r>
        <w:tab/>
      </w:r>
      <w:proofErr w:type="spellStart"/>
      <w:r>
        <w:t>Retallack</w:t>
      </w:r>
      <w:proofErr w:type="spellEnd"/>
      <w:r>
        <w:t xml:space="preserve">, A.E.; </w:t>
      </w:r>
      <w:proofErr w:type="spellStart"/>
      <w:r>
        <w:t>Ostendorf</w:t>
      </w:r>
      <w:proofErr w:type="spellEnd"/>
      <w:r>
        <w:t xml:space="preserve">, B. Relationship between Traffic Volume and Accident Frequency at Intersections. </w:t>
      </w:r>
      <w:r>
        <w:rPr>
          <w:i/>
          <w:iCs/>
        </w:rPr>
        <w:t>International journal of environmental research and public health</w:t>
      </w:r>
      <w:r>
        <w:t xml:space="preserve"> </w:t>
      </w:r>
      <w:r>
        <w:rPr>
          <w:b/>
          <w:bCs/>
        </w:rPr>
        <w:t>2020</w:t>
      </w:r>
      <w:r>
        <w:t xml:space="preserve">, </w:t>
      </w:r>
      <w:r>
        <w:rPr>
          <w:i/>
          <w:iCs/>
        </w:rPr>
        <w:t>17</w:t>
      </w:r>
      <w:r>
        <w:t>, 1393.</w:t>
      </w:r>
    </w:p>
    <w:p w14:paraId="4D1BF55D" w14:textId="77777777" w:rsidR="00EE1E2D" w:rsidRDefault="00EE1E2D" w:rsidP="00EE1E2D">
      <w:pPr>
        <w:pStyle w:val="Bibliography"/>
      </w:pPr>
      <w:r>
        <w:t xml:space="preserve">206. </w:t>
      </w:r>
      <w:r>
        <w:tab/>
        <w:t xml:space="preserve">Lyon, C.; </w:t>
      </w:r>
      <w:proofErr w:type="spellStart"/>
      <w:r>
        <w:t>Persaud</w:t>
      </w:r>
      <w:proofErr w:type="spellEnd"/>
      <w:r>
        <w:t xml:space="preserve">, B. Pedestrian Collision Prediction Models for Urban Intersections. </w:t>
      </w:r>
      <w:r>
        <w:rPr>
          <w:i/>
          <w:iCs/>
        </w:rPr>
        <w:t>Transportation Research Record: Journal of the Transportation Research Board</w:t>
      </w:r>
      <w:r>
        <w:t xml:space="preserve"> </w:t>
      </w:r>
      <w:r>
        <w:rPr>
          <w:b/>
          <w:bCs/>
        </w:rPr>
        <w:t>2002</w:t>
      </w:r>
      <w:r>
        <w:t xml:space="preserve">, </w:t>
      </w:r>
      <w:r>
        <w:rPr>
          <w:i/>
          <w:iCs/>
        </w:rPr>
        <w:t>1818</w:t>
      </w:r>
      <w:r>
        <w:t>, 102–107, doi</w:t>
      </w:r>
      <w:proofErr w:type="gramStart"/>
      <w:r>
        <w:t>:10.3141</w:t>
      </w:r>
      <w:proofErr w:type="gramEnd"/>
      <w:r>
        <w:t>/1818-16.</w:t>
      </w:r>
    </w:p>
    <w:p w14:paraId="44A0D411" w14:textId="77777777" w:rsidR="00EE1E2D" w:rsidRDefault="00EE1E2D" w:rsidP="00EE1E2D">
      <w:pPr>
        <w:pStyle w:val="Bibliography"/>
      </w:pPr>
      <w:r>
        <w:t xml:space="preserve">207. </w:t>
      </w:r>
      <w:r>
        <w:tab/>
        <w:t xml:space="preserve">Leung, K.; </w:t>
      </w:r>
      <w:proofErr w:type="spellStart"/>
      <w:proofErr w:type="gramStart"/>
      <w:r>
        <w:t>Iu</w:t>
      </w:r>
      <w:proofErr w:type="spellEnd"/>
      <w:proofErr w:type="gramEnd"/>
      <w:r>
        <w:t xml:space="preserve">, J.; </w:t>
      </w:r>
      <w:proofErr w:type="spellStart"/>
      <w:r>
        <w:t>Gelgor</w:t>
      </w:r>
      <w:proofErr w:type="spellEnd"/>
      <w:r>
        <w:t xml:space="preserve">, G.; </w:t>
      </w:r>
      <w:proofErr w:type="spellStart"/>
      <w:r>
        <w:t>Halili</w:t>
      </w:r>
      <w:proofErr w:type="spellEnd"/>
      <w:r>
        <w:t xml:space="preserve">, A. Collision Statistics: A Study in Toronto Road Safety. </w:t>
      </w:r>
      <w:r>
        <w:rPr>
          <w:i/>
          <w:iCs/>
        </w:rPr>
        <w:t>STEM Fellowship Journal</w:t>
      </w:r>
      <w:r>
        <w:t xml:space="preserve"> </w:t>
      </w:r>
      <w:r>
        <w:rPr>
          <w:b/>
          <w:bCs/>
        </w:rPr>
        <w:t>2016</w:t>
      </w:r>
      <w:r>
        <w:t xml:space="preserve">, </w:t>
      </w:r>
      <w:r>
        <w:rPr>
          <w:i/>
          <w:iCs/>
        </w:rPr>
        <w:t>2</w:t>
      </w:r>
      <w:r>
        <w:t>, 49–54, doi</w:t>
      </w:r>
      <w:proofErr w:type="gramStart"/>
      <w:r>
        <w:t>:10.17975</w:t>
      </w:r>
      <w:proofErr w:type="gramEnd"/>
      <w:r>
        <w:t>/sfj-2016-009.</w:t>
      </w:r>
    </w:p>
    <w:p w14:paraId="0FB7DFB9" w14:textId="68F45D80" w:rsidR="005D0D2F" w:rsidRDefault="0021221A" w:rsidP="004A7D00">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snli" w:date="2025-11-17T22:43:00Z" w:initials="s">
    <w:p w14:paraId="48388B73" w14:textId="1B1C6821" w:rsidR="00BF5F1F" w:rsidRDefault="00BF5F1F">
      <w:pPr>
        <w:pStyle w:val="CommentText"/>
      </w:pPr>
      <w:r>
        <w:rPr>
          <w:rStyle w:val="CommentReference"/>
        </w:rPr>
        <w:annotationRef/>
      </w:r>
      <w:r>
        <w:t xml:space="preserve">I think you can also add your current affiliation – list both TMU and </w:t>
      </w:r>
      <w:proofErr w:type="spellStart"/>
      <w:r>
        <w:t>UoT</w:t>
      </w:r>
      <w:proofErr w:type="spellEnd"/>
    </w:p>
  </w:comment>
  <w:comment w:id="6" w:author="Richard Wen" w:date="2025-11-24T00:52:00Z" w:initials="RW">
    <w:p w14:paraId="1D0CE2C1" w14:textId="0F0214C7" w:rsidR="00BF5F1F" w:rsidRDefault="00BF5F1F">
      <w:pPr>
        <w:pStyle w:val="CommentText"/>
      </w:pPr>
      <w:r>
        <w:rPr>
          <w:rStyle w:val="CommentReference"/>
        </w:rPr>
        <w:annotationRef/>
      </w:r>
      <w:r>
        <w:t>I have added a secondary affiliation</w:t>
      </w:r>
    </w:p>
  </w:comment>
  <w:comment w:id="13" w:author="snli" w:date="2025-11-17T23:03:00Z" w:initials="s">
    <w:p w14:paraId="1AE68668" w14:textId="73078B3D" w:rsidR="00BF5F1F" w:rsidRDefault="00BF5F1F">
      <w:pPr>
        <w:pStyle w:val="CommentText"/>
      </w:pPr>
      <w:r>
        <w:rPr>
          <w:rStyle w:val="CommentReference"/>
        </w:rPr>
        <w:annotationRef/>
      </w:r>
      <w:r>
        <w:t xml:space="preserve">Since you don’t have literature review or related work section, this section may be viewed as short or lack of details. If you can, you may want to expand it a bit by adding more details of the reviewed relevant papers that led to the identified gaps. </w:t>
      </w:r>
    </w:p>
  </w:comment>
  <w:comment w:id="14" w:author="Richard Wen" w:date="2026-02-25T18:31:00Z" w:initials="RW">
    <w:p w14:paraId="24599BD8" w14:textId="5943C5B3" w:rsidR="00BF5F1F" w:rsidRDefault="00BF5F1F">
      <w:pPr>
        <w:pStyle w:val="CommentText"/>
      </w:pPr>
      <w:r>
        <w:rPr>
          <w:rStyle w:val="CommentReference"/>
        </w:rPr>
        <w:annotationRef/>
      </w:r>
      <w:r>
        <w:t>I have added some details on findings referencing widely cited reviews that support the identified gaps</w:t>
      </w:r>
    </w:p>
  </w:comment>
  <w:comment w:id="91" w:author="snli" w:date="2025-11-18T00:05:00Z" w:initials="s">
    <w:p w14:paraId="072B28A4" w14:textId="62AFD2F4" w:rsidR="00BF5F1F" w:rsidRDefault="00BF5F1F">
      <w:pPr>
        <w:pStyle w:val="CommentText"/>
      </w:pPr>
      <w:r>
        <w:rPr>
          <w:rStyle w:val="CommentReference"/>
        </w:rPr>
        <w:annotationRef/>
      </w:r>
      <w:r>
        <w:t>Just curious if reducing road width is the common way of helping reducing injuries in high-collision areas in transportation. If not, perhaps try a different example.</w:t>
      </w:r>
    </w:p>
  </w:comment>
  <w:comment w:id="92" w:author="Richard Wen" w:date="2026-02-19T13:06:00Z" w:initials="RW">
    <w:p w14:paraId="0BE3209D" w14:textId="77777777" w:rsidR="00BF5F1F" w:rsidRDefault="00BF5F1F" w:rsidP="00C165C1">
      <w:pPr>
        <w:jc w:val="left"/>
      </w:pPr>
      <w:r>
        <w:rPr>
          <w:rStyle w:val="CommentReference"/>
        </w:rPr>
        <w:annotationRef/>
      </w:r>
      <w:r>
        <w:t>Yes, it is one of the widely studied methods to help calm traffic and also reduce collisions - I have added some references to support this</w:t>
      </w:r>
    </w:p>
  </w:comment>
  <w:comment w:id="115" w:author="snli" w:date="2025-11-18T00:48:00Z" w:initials="s">
    <w:p w14:paraId="3719DC39" w14:textId="30F01888" w:rsidR="00BF5F1F" w:rsidRDefault="00BF5F1F">
      <w:pPr>
        <w:pStyle w:val="CommentText"/>
      </w:pPr>
      <w:r>
        <w:rPr>
          <w:rStyle w:val="CommentReference"/>
        </w:rPr>
        <w:annotationRef/>
      </w:r>
      <w:r>
        <w:t xml:space="preserve">I recall early you mention about using vector data for the framework and now raster grid. Did I miss anything? </w:t>
      </w:r>
    </w:p>
  </w:comment>
  <w:comment w:id="116" w:author="Richard Wen" w:date="2025-11-24T00:54:00Z" w:initials="RW">
    <w:p w14:paraId="4D613C9A" w14:textId="7EC0CC8E" w:rsidR="00BF5F1F" w:rsidRDefault="00BF5F1F">
      <w:pPr>
        <w:pStyle w:val="CommentText"/>
      </w:pPr>
      <w:r>
        <w:rPr>
          <w:rStyle w:val="CommentReference"/>
        </w:rPr>
        <w:annotationRef/>
      </w:r>
      <w:r>
        <w:t xml:space="preserve">These are still vector grids (they are simply square polygons that form the grid) – we do them this way so that the framework can technically support any shape (e.g. political boundaries, hexagons, </w:t>
      </w:r>
      <w:proofErr w:type="spellStart"/>
      <w:r>
        <w:t>etc</w:t>
      </w:r>
      <w:proofErr w:type="spellEnd"/>
      <w:r>
        <w:t>), I have clarified by noting “vector grids”.</w:t>
      </w:r>
    </w:p>
  </w:comment>
  <w:comment w:id="119" w:author="snli" w:date="2025-11-18T00:51:00Z" w:initials="s">
    <w:p w14:paraId="29306EDD" w14:textId="4FF044FE" w:rsidR="00BF5F1F" w:rsidRDefault="00BF5F1F">
      <w:pPr>
        <w:pStyle w:val="CommentText"/>
      </w:pPr>
      <w:r>
        <w:rPr>
          <w:rStyle w:val="CommentReference"/>
        </w:rPr>
        <w:annotationRef/>
      </w:r>
      <w:r>
        <w:t>How do you define “line objects” here? Do you mean line segments – the portion falls into grid cell?</w:t>
      </w:r>
    </w:p>
  </w:comment>
  <w:comment w:id="120" w:author="Richard Wen" w:date="2025-11-24T00:56:00Z" w:initials="RW">
    <w:p w14:paraId="60CA7ABF" w14:textId="746E1C8B" w:rsidR="00BF5F1F" w:rsidRDefault="00BF5F1F">
      <w:pPr>
        <w:pStyle w:val="CommentText"/>
      </w:pPr>
      <w:r>
        <w:rPr>
          <w:rStyle w:val="CommentReference"/>
        </w:rPr>
        <w:annotationRef/>
      </w:r>
      <w:r>
        <w:t>Yes line segments, I will apply the change in wording with “segments” to clarify</w:t>
      </w:r>
    </w:p>
  </w:comment>
  <w:comment w:id="123" w:author="snli" w:date="2025-11-18T00:52:00Z" w:initials="s">
    <w:p w14:paraId="0FE3F087" w14:textId="0CA60E50" w:rsidR="00BF5F1F" w:rsidRDefault="00BF5F1F">
      <w:pPr>
        <w:pStyle w:val="CommentText"/>
      </w:pPr>
      <w:r>
        <w:rPr>
          <w:rStyle w:val="CommentReference"/>
        </w:rPr>
        <w:annotationRef/>
      </w:r>
      <w:r>
        <w:t>Similarly, how do you define “polygon objects”? Are they the portion overlapped with grid cells?</w:t>
      </w:r>
    </w:p>
  </w:comment>
  <w:comment w:id="124" w:author="Richard Wen" w:date="2025-11-24T00:57:00Z" w:initials="RW">
    <w:p w14:paraId="070F62AF" w14:textId="46751703" w:rsidR="00BF5F1F" w:rsidRDefault="00BF5F1F">
      <w:pPr>
        <w:pStyle w:val="CommentText"/>
      </w:pPr>
      <w:r>
        <w:rPr>
          <w:rStyle w:val="CommentReference"/>
        </w:rPr>
        <w:annotationRef/>
      </w:r>
      <w:r>
        <w:t>Polygon objects are multiple points joined together to form an area, as noted in the methodology (Section 2.1.2), I have added the wording “intersecting” to clarify which spatial join calculates the statistics</w:t>
      </w:r>
    </w:p>
  </w:comment>
  <w:comment w:id="130" w:author="Richard Wen" w:date="2025-12-24T15:35:00Z" w:initials="RW">
    <w:p w14:paraId="15174627" w14:textId="1E51F9F2" w:rsidR="00BF5F1F" w:rsidRDefault="00BF5F1F">
      <w:pPr>
        <w:pStyle w:val="CommentText"/>
      </w:pPr>
      <w:r>
        <w:rPr>
          <w:rStyle w:val="CommentReference"/>
        </w:rPr>
        <w:annotationRef/>
      </w:r>
      <w:r>
        <w:t xml:space="preserve">From Songnian: </w:t>
      </w:r>
      <w:r w:rsidRPr="00380E09">
        <w:t>I found Section 3 has a lot of repetition texts or contents making it lengthy and not well organized. You m</w:t>
      </w:r>
      <w:r>
        <w:t>ay want to tight up the texts.</w:t>
      </w:r>
    </w:p>
  </w:comment>
  <w:comment w:id="141" w:author="snli" w:date="2025-11-18T01:01:00Z" w:initials="s">
    <w:p w14:paraId="573D8CCA" w14:textId="64FDC6B0" w:rsidR="00BF5F1F" w:rsidRDefault="00BF5F1F">
      <w:pPr>
        <w:pStyle w:val="CommentText"/>
      </w:pPr>
      <w:r>
        <w:rPr>
          <w:rStyle w:val="CommentReference"/>
        </w:rPr>
        <w:annotationRef/>
      </w:r>
      <w:r>
        <w:t>Is this section necessary? It reads like a recap of Section 2 in the context of case study. Can its content be combined into 3.2 or condensed?</w:t>
      </w:r>
    </w:p>
  </w:comment>
  <w:comment w:id="142" w:author="Richard Wen" w:date="2025-12-22T19:06:00Z" w:initials="RW">
    <w:p w14:paraId="158A45D6" w14:textId="0F79F993" w:rsidR="00BF5F1F" w:rsidRDefault="00BF5F1F">
      <w:pPr>
        <w:pStyle w:val="CommentText"/>
      </w:pPr>
      <w:r>
        <w:rPr>
          <w:rStyle w:val="CommentReference"/>
        </w:rPr>
        <w:annotationRef/>
      </w:r>
      <w:r>
        <w:t>Yes, and I can substantially shorten this section. I wish to leave this section here to show the results clearly answered the research questions, and to provide a resulting summary of the full framework produced for future readers. The examples have been moved to Appendix A, and I moved the considerations from the discussion to Appendix B.</w:t>
      </w:r>
    </w:p>
  </w:comment>
  <w:comment w:id="356" w:author="snli" w:date="2025-11-18T01:04:00Z" w:initials="s">
    <w:p w14:paraId="6CB3A9F5" w14:textId="5E45F1D3" w:rsidR="00BF5F1F" w:rsidRDefault="00BF5F1F">
      <w:pPr>
        <w:pStyle w:val="CommentText"/>
      </w:pPr>
      <w:r>
        <w:rPr>
          <w:rStyle w:val="CommentReference"/>
        </w:rPr>
        <w:annotationRef/>
      </w:r>
      <w:r>
        <w:t>This part seems to repeat what has already been described.</w:t>
      </w:r>
    </w:p>
  </w:comment>
  <w:comment w:id="357" w:author="Richard Wen" w:date="2025-12-22T19:09:00Z" w:initials="RW">
    <w:p w14:paraId="4C91C6A0" w14:textId="6E081217" w:rsidR="00BF5F1F" w:rsidRDefault="00BF5F1F">
      <w:pPr>
        <w:pStyle w:val="CommentText"/>
      </w:pPr>
      <w:r>
        <w:rPr>
          <w:rStyle w:val="CommentReference"/>
        </w:rPr>
        <w:annotationRef/>
      </w:r>
      <w:r>
        <w:t>I will remove this.</w:t>
      </w:r>
    </w:p>
  </w:comment>
  <w:comment w:id="369" w:author="snli" w:date="2025-11-18T01:07:00Z" w:initials="s">
    <w:p w14:paraId="60D147AB" w14:textId="4B31F0DD" w:rsidR="00BF5F1F" w:rsidRDefault="00BF5F1F">
      <w:pPr>
        <w:pStyle w:val="CommentText"/>
      </w:pPr>
      <w:r>
        <w:rPr>
          <w:rStyle w:val="CommentReference"/>
        </w:rPr>
        <w:annotationRef/>
      </w:r>
      <w:r>
        <w:t>This was already described.</w:t>
      </w:r>
    </w:p>
  </w:comment>
  <w:comment w:id="370" w:author="Richard Wen" w:date="2025-12-22T19:09:00Z" w:initials="RW">
    <w:p w14:paraId="7C0D1C5E" w14:textId="20E2F134" w:rsidR="00BF5F1F" w:rsidRDefault="00BF5F1F">
      <w:pPr>
        <w:pStyle w:val="CommentText"/>
      </w:pPr>
      <w:r>
        <w:rPr>
          <w:rStyle w:val="CommentReference"/>
        </w:rPr>
        <w:annotationRef/>
      </w:r>
      <w:r>
        <w:t>I will remove this.</w:t>
      </w:r>
    </w:p>
  </w:comment>
  <w:comment w:id="420" w:author="Richard Wen" w:date="2025-12-24T15:36:00Z" w:initials="RW">
    <w:p w14:paraId="069D9DF4" w14:textId="6549C63D" w:rsidR="00BF5F1F" w:rsidRDefault="00BF5F1F">
      <w:pPr>
        <w:pStyle w:val="CommentText"/>
      </w:pPr>
      <w:r>
        <w:rPr>
          <w:rStyle w:val="CommentReference"/>
        </w:rPr>
        <w:annotationRef/>
      </w:r>
      <w:r>
        <w:rPr>
          <w:rFonts w:ascii="Arial" w:hAnsi="Arial" w:cs="Arial"/>
          <w:color w:val="222222"/>
          <w:shd w:val="clear" w:color="auto" w:fill="FFFFFF"/>
        </w:rPr>
        <w:t xml:space="preserve">From Songnian: </w:t>
      </w:r>
      <w:r w:rsidRPr="00380E09">
        <w:rPr>
          <w:rFonts w:ascii="Arial" w:hAnsi="Arial" w:cs="Arial"/>
          <w:color w:val="222222"/>
          <w:shd w:val="clear" w:color="auto" w:fill="FFFFFF"/>
        </w:rPr>
        <w:t>In Section 4, I think the discussions are also lengthy, too long for paper like this one. I believe you can shorten it by removing those unnecessary texts, e.g., texts describing contextual connections between different parts and possible repetition content.</w:t>
      </w:r>
    </w:p>
  </w:comment>
  <w:comment w:id="421" w:author="Richard Wen" w:date="2026-02-27T18:29:00Z" w:initials="RW">
    <w:p w14:paraId="4D059F74" w14:textId="5CD61793" w:rsidR="00BF5F1F" w:rsidRDefault="00BF5F1F">
      <w:pPr>
        <w:pStyle w:val="CommentText"/>
      </w:pPr>
      <w:r>
        <w:rPr>
          <w:rStyle w:val="CommentReference"/>
        </w:rPr>
        <w:annotationRef/>
      </w:r>
      <w:r>
        <w:t>I have removed the contextual connections between different parts at the beginning of each subsection, and also reduced repeated content.</w:t>
      </w:r>
    </w:p>
  </w:comment>
  <w:comment w:id="761" w:author="Richard Wen" w:date="2026-02-28T01:18:00Z" w:initials="RW">
    <w:p w14:paraId="571960FB" w14:textId="77777777" w:rsidR="00BF5F1F" w:rsidRDefault="00BF5F1F" w:rsidP="008333F2">
      <w:pPr>
        <w:pStyle w:val="CommentText"/>
      </w:pPr>
      <w:r>
        <w:rPr>
          <w:rStyle w:val="CommentReference"/>
        </w:rPr>
        <w:annotationRef/>
      </w:r>
      <w:r>
        <w:t>Need to fix “Text” placeholder in figure</w:t>
      </w:r>
    </w:p>
  </w:comment>
  <w:comment w:id="768" w:author="snli" w:date="2025-11-18T01:11:00Z" w:initials="s">
    <w:p w14:paraId="65FE0568" w14:textId="77777777" w:rsidR="00BF5F1F" w:rsidRDefault="00BF5F1F" w:rsidP="00B329AF">
      <w:pPr>
        <w:pStyle w:val="CommentText"/>
      </w:pPr>
      <w:r>
        <w:rPr>
          <w:rStyle w:val="CommentReference"/>
        </w:rPr>
        <w:annotationRef/>
      </w:r>
      <w:r>
        <w:t>Be consistent – “Scenario One”?</w:t>
      </w:r>
    </w:p>
  </w:comment>
  <w:comment w:id="769" w:author="Richard Wen" w:date="2025-12-22T19:10:00Z" w:initials="RW">
    <w:p w14:paraId="5D2249FC" w14:textId="77777777" w:rsidR="00BF5F1F" w:rsidRDefault="00BF5F1F" w:rsidP="00B329AF">
      <w:pPr>
        <w:pStyle w:val="CommentText"/>
      </w:pPr>
      <w:r>
        <w:rPr>
          <w:rStyle w:val="CommentReference"/>
        </w:rPr>
        <w:annotationRef/>
      </w:r>
      <w:r>
        <w:t>I will use scenario one.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8388B73" w15:done="0"/>
  <w15:commentEx w15:paraId="1D0CE2C1" w15:paraIdParent="48388B73" w15:done="0"/>
  <w15:commentEx w15:paraId="1AE68668" w15:done="0"/>
  <w15:commentEx w15:paraId="24599BD8" w15:paraIdParent="1AE68668" w15:done="0"/>
  <w15:commentEx w15:paraId="072B28A4" w15:done="0"/>
  <w15:commentEx w15:paraId="0BE3209D" w15:paraIdParent="072B28A4" w15:done="0"/>
  <w15:commentEx w15:paraId="3719DC39" w15:done="0"/>
  <w15:commentEx w15:paraId="4D613C9A" w15:paraIdParent="3719DC39" w15:done="0"/>
  <w15:commentEx w15:paraId="29306EDD" w15:done="0"/>
  <w15:commentEx w15:paraId="60CA7ABF" w15:paraIdParent="29306EDD" w15:done="0"/>
  <w15:commentEx w15:paraId="0FE3F087" w15:done="0"/>
  <w15:commentEx w15:paraId="070F62AF" w15:paraIdParent="0FE3F087" w15:done="0"/>
  <w15:commentEx w15:paraId="15174627" w15:done="0"/>
  <w15:commentEx w15:paraId="573D8CCA" w15:done="0"/>
  <w15:commentEx w15:paraId="158A45D6" w15:paraIdParent="573D8CCA" w15:done="0"/>
  <w15:commentEx w15:paraId="6CB3A9F5" w15:done="0"/>
  <w15:commentEx w15:paraId="4C91C6A0" w15:paraIdParent="6CB3A9F5" w15:done="0"/>
  <w15:commentEx w15:paraId="60D147AB" w15:done="0"/>
  <w15:commentEx w15:paraId="7C0D1C5E" w15:paraIdParent="60D147AB" w15:done="0"/>
  <w15:commentEx w15:paraId="069D9DF4" w15:done="0"/>
  <w15:commentEx w15:paraId="4D059F74" w15:paraIdParent="069D9DF4" w15:done="0"/>
  <w15:commentEx w15:paraId="571960FB" w15:done="0"/>
  <w15:commentEx w15:paraId="65FE0568" w15:done="0"/>
  <w15:commentEx w15:paraId="5D2249FC" w15:paraIdParent="65FE05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6741A" w16cex:dateUtc="2026-02-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88B73" w16cid:durableId="48388B73"/>
  <w16cid:commentId w16cid:paraId="1D0CE2C1" w16cid:durableId="1D0CE2C1"/>
  <w16cid:commentId w16cid:paraId="1AE68668" w16cid:durableId="1AE68668"/>
  <w16cid:commentId w16cid:paraId="072B28A4" w16cid:durableId="072B28A4"/>
  <w16cid:commentId w16cid:paraId="0BE3209D" w16cid:durableId="0DA6741A"/>
  <w16cid:commentId w16cid:paraId="3719DC39" w16cid:durableId="3719DC39"/>
  <w16cid:commentId w16cid:paraId="4D613C9A" w16cid:durableId="4D613C9A"/>
  <w16cid:commentId w16cid:paraId="29306EDD" w16cid:durableId="29306EDD"/>
  <w16cid:commentId w16cid:paraId="60CA7ABF" w16cid:durableId="60CA7ABF"/>
  <w16cid:commentId w16cid:paraId="0FE3F087" w16cid:durableId="0FE3F087"/>
  <w16cid:commentId w16cid:paraId="070F62AF" w16cid:durableId="070F62AF"/>
  <w16cid:commentId w16cid:paraId="15174627" w16cid:durableId="15174627"/>
  <w16cid:commentId w16cid:paraId="573D8CCA" w16cid:durableId="573D8CCA"/>
  <w16cid:commentId w16cid:paraId="158A45D6" w16cid:durableId="158A45D6"/>
  <w16cid:commentId w16cid:paraId="6CB3A9F5" w16cid:durableId="6CB3A9F5"/>
  <w16cid:commentId w16cid:paraId="4C91C6A0" w16cid:durableId="4C91C6A0"/>
  <w16cid:commentId w16cid:paraId="60D147AB" w16cid:durableId="60D147AB"/>
  <w16cid:commentId w16cid:paraId="7C0D1C5E" w16cid:durableId="7C0D1C5E"/>
  <w16cid:commentId w16cid:paraId="09265809" w16cid:durableId="09265809"/>
  <w16cid:commentId w16cid:paraId="301EA8B4" w16cid:durableId="301EA8B4"/>
  <w16cid:commentId w16cid:paraId="069D9DF4" w16cid:durableId="069D9DF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6AF3B2" w14:textId="77777777" w:rsidR="00A068E5" w:rsidRDefault="00A068E5">
      <w:pPr>
        <w:spacing w:line="240" w:lineRule="auto"/>
      </w:pPr>
      <w:r>
        <w:separator/>
      </w:r>
    </w:p>
  </w:endnote>
  <w:endnote w:type="continuationSeparator" w:id="0">
    <w:p w14:paraId="537E308C" w14:textId="77777777" w:rsidR="00A068E5" w:rsidRDefault="00A06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Arial Unicode MS"/>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02B76" w14:textId="77777777" w:rsidR="00BF5F1F" w:rsidRDefault="00BF5F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477AE" w14:textId="77777777" w:rsidR="00BF5F1F" w:rsidRPr="00BF6588" w:rsidRDefault="00BF5F1F" w:rsidP="00A61FBB">
    <w:pPr>
      <w:pStyle w:val="Foote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0EBFA" w14:textId="77777777" w:rsidR="00BF5F1F" w:rsidRDefault="00BF5F1F"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5D49F536" w:rsidR="00BF5F1F" w:rsidRPr="00372FCD" w:rsidRDefault="00BF5F1F"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del w:id="780" w:author="Richard Wen" w:date="2026-02-24T17:54:00Z">
      <w:r w:rsidDel="00830365">
        <w:rPr>
          <w:b/>
          <w:bCs/>
          <w:iCs/>
          <w:sz w:val="16"/>
          <w:szCs w:val="16"/>
        </w:rPr>
        <w:delText>2025</w:delText>
      </w:r>
    </w:del>
    <w:ins w:id="781" w:author="Richard Wen" w:date="2026-02-24T17:54:00Z">
      <w:r>
        <w:rPr>
          <w:b/>
          <w:bCs/>
          <w:iCs/>
          <w:sz w:val="16"/>
          <w:szCs w:val="16"/>
        </w:rPr>
        <w:t>2026</w:t>
      </w:r>
    </w:ins>
    <w:r w:rsidRPr="009F1417">
      <w:rPr>
        <w:bCs/>
        <w:iCs/>
        <w:sz w:val="16"/>
        <w:szCs w:val="16"/>
      </w:rPr>
      <w:t>,</w:t>
    </w:r>
    <w:r>
      <w:rPr>
        <w:bCs/>
        <w:i/>
        <w:iCs/>
        <w:sz w:val="16"/>
        <w:szCs w:val="16"/>
      </w:rPr>
      <w:t xml:space="preserve"> 1</w:t>
    </w:r>
    <w:ins w:id="782" w:author="Richard Wen" w:date="2025-12-22T20:50:00Z">
      <w:r>
        <w:rPr>
          <w:bCs/>
          <w:i/>
          <w:iCs/>
          <w:sz w:val="16"/>
          <w:szCs w:val="16"/>
        </w:rPr>
        <w:t>5</w:t>
      </w:r>
    </w:ins>
    <w:del w:id="783" w:author="Richard Wen" w:date="2025-12-22T20:50:00Z">
      <w:r w:rsidDel="0049643F">
        <w:rPr>
          <w:bCs/>
          <w:i/>
          <w:iCs/>
          <w:sz w:val="16"/>
          <w:szCs w:val="16"/>
        </w:rPr>
        <w:delText>3</w:delText>
      </w:r>
    </w:del>
    <w:r w:rsidRPr="009F1417">
      <w:rPr>
        <w:bCs/>
        <w:iCs/>
        <w:sz w:val="16"/>
        <w:szCs w:val="16"/>
      </w:rPr>
      <w:t xml:space="preserve">, </w:t>
    </w:r>
    <w:r>
      <w:rPr>
        <w:bCs/>
        <w:iCs/>
        <w:sz w:val="16"/>
        <w:szCs w:val="16"/>
      </w:rPr>
      <w:t>x. https://doi.org/10.3390/xxxxx</w:t>
    </w:r>
    <w:r w:rsidRPr="00372FCD">
      <w:rPr>
        <w:sz w:val="16"/>
        <w:szCs w:val="16"/>
        <w:lang w:val="fr-CH"/>
      </w:rPr>
      <w:tab/>
      <w:t>www.mdpi.com/journal/</w:t>
    </w:r>
    <w:proofErr w:type="spellStart"/>
    <w:r w:rsidRPr="00327333">
      <w:rPr>
        <w:sz w:val="16"/>
        <w:szCs w:val="16"/>
      </w:rPr>
      <w:t>ijgi</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25020B" w14:textId="77777777" w:rsidR="00A068E5" w:rsidRDefault="00A068E5">
      <w:pPr>
        <w:spacing w:line="240" w:lineRule="auto"/>
      </w:pPr>
      <w:r>
        <w:separator/>
      </w:r>
    </w:p>
  </w:footnote>
  <w:footnote w:type="continuationSeparator" w:id="0">
    <w:p w14:paraId="1B1869CE" w14:textId="77777777" w:rsidR="00A068E5" w:rsidRDefault="00A068E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0CD99" w14:textId="77777777" w:rsidR="00BF5F1F" w:rsidRDefault="00BF5F1F" w:rsidP="00A61FBB">
    <w:pPr>
      <w:pStyle w:val="Header"/>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78A488" w14:textId="3AA3FE94" w:rsidR="00BF5F1F" w:rsidRDefault="00BF5F1F" w:rsidP="00CC22F7">
    <w:pPr>
      <w:tabs>
        <w:tab w:val="right" w:pos="10466"/>
      </w:tabs>
      <w:adjustRightInd w:val="0"/>
      <w:snapToGrid w:val="0"/>
      <w:spacing w:line="240" w:lineRule="auto"/>
      <w:rPr>
        <w:sz w:val="16"/>
      </w:rPr>
    </w:pPr>
    <w:r>
      <w:rPr>
        <w:i/>
        <w:sz w:val="16"/>
      </w:rPr>
      <w:t xml:space="preserve">ISPRS Int. J. Geo-Inf. </w:t>
    </w:r>
    <w:r>
      <w:rPr>
        <w:b/>
        <w:sz w:val="16"/>
      </w:rPr>
      <w:t>202</w:t>
    </w:r>
    <w:ins w:id="777" w:author="Richard Wen" w:date="2026-02-24T17:54:00Z">
      <w:r>
        <w:rPr>
          <w:b/>
          <w:sz w:val="16"/>
        </w:rPr>
        <w:t>6</w:t>
      </w:r>
    </w:ins>
    <w:del w:id="778" w:author="Richard Wen" w:date="2026-02-24T17:54:00Z">
      <w:r w:rsidDel="00830365">
        <w:rPr>
          <w:b/>
          <w:sz w:val="16"/>
        </w:rPr>
        <w:delText>5</w:delText>
      </w:r>
    </w:del>
    <w:r w:rsidRPr="009F1417">
      <w:rPr>
        <w:sz w:val="16"/>
      </w:rPr>
      <w:t>,</w:t>
    </w:r>
    <w:r>
      <w:rPr>
        <w:i/>
        <w:sz w:val="16"/>
      </w:rPr>
      <w:t xml:space="preserve"> 1</w:t>
    </w:r>
    <w:del w:id="779" w:author="Richard Wen" w:date="2026-02-24T17:54:00Z">
      <w:r w:rsidDel="00830365">
        <w:rPr>
          <w:i/>
          <w:sz w:val="16"/>
        </w:rPr>
        <w:delText>4</w:delText>
      </w:r>
    </w:del>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sidR="00E51456">
      <w:rPr>
        <w:noProof/>
        <w:sz w:val="16"/>
      </w:rPr>
      <w:t>8</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E51456">
      <w:rPr>
        <w:noProof/>
        <w:sz w:val="16"/>
      </w:rPr>
      <w:t>35</w:t>
    </w:r>
    <w:r>
      <w:rPr>
        <w:sz w:val="16"/>
      </w:rPr>
      <w:fldChar w:fldCharType="end"/>
    </w:r>
  </w:p>
  <w:p w14:paraId="2A4CBD7D" w14:textId="77777777" w:rsidR="00BF5F1F" w:rsidRPr="005C28F9" w:rsidRDefault="00BF5F1F"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87" w:type="dxa"/>
      <w:tblCellMar>
        <w:left w:w="0" w:type="dxa"/>
        <w:right w:w="0" w:type="dxa"/>
      </w:tblCellMar>
      <w:tblLook w:val="04A0" w:firstRow="1" w:lastRow="0" w:firstColumn="1" w:lastColumn="0" w:noHBand="0" w:noVBand="1"/>
    </w:tblPr>
    <w:tblGrid>
      <w:gridCol w:w="3679"/>
      <w:gridCol w:w="4535"/>
      <w:gridCol w:w="2273"/>
    </w:tblGrid>
    <w:tr w:rsidR="00BF5F1F" w:rsidRPr="00CC22F7" w14:paraId="1C25A1C5" w14:textId="77777777" w:rsidTr="001D4C79">
      <w:trPr>
        <w:trHeight w:val="686"/>
      </w:trPr>
      <w:tc>
        <w:tcPr>
          <w:tcW w:w="3679" w:type="dxa"/>
          <w:vAlign w:val="center"/>
        </w:tcPr>
        <w:p w14:paraId="233B90CB" w14:textId="77777777" w:rsidR="00BF5F1F" w:rsidRPr="00F30E14" w:rsidRDefault="00BF5F1F" w:rsidP="00CC22F7">
          <w:pPr>
            <w:pStyle w:val="Header"/>
            <w:pBdr>
              <w:bottom w:val="none" w:sz="0" w:space="0" w:color="auto"/>
            </w:pBdr>
            <w:jc w:val="left"/>
            <w:rPr>
              <w:rFonts w:eastAsia="DengXian"/>
              <w:b/>
              <w:bCs/>
            </w:rPr>
          </w:pPr>
          <w:r>
            <w:rPr>
              <w:rFonts w:eastAsia="DengXian"/>
              <w:b/>
              <w:bCs/>
              <w:noProof/>
              <w:lang w:val="en-CA" w:eastAsia="en-CA"/>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BF5F1F" w:rsidRPr="00F30E14" w:rsidRDefault="00BF5F1F" w:rsidP="00CC22F7">
          <w:pPr>
            <w:pStyle w:val="Header"/>
            <w:pBdr>
              <w:bottom w:val="none" w:sz="0" w:space="0" w:color="auto"/>
            </w:pBdr>
            <w:rPr>
              <w:rFonts w:eastAsia="DengXian"/>
              <w:b/>
              <w:bCs/>
            </w:rPr>
          </w:pPr>
        </w:p>
      </w:tc>
      <w:tc>
        <w:tcPr>
          <w:tcW w:w="2273" w:type="dxa"/>
          <w:vAlign w:val="center"/>
        </w:tcPr>
        <w:p w14:paraId="771C84F5" w14:textId="77777777" w:rsidR="00BF5F1F" w:rsidRPr="00F30E14" w:rsidRDefault="00BF5F1F" w:rsidP="001D4C79">
          <w:pPr>
            <w:pStyle w:val="Header"/>
            <w:pBdr>
              <w:bottom w:val="none" w:sz="0" w:space="0" w:color="auto"/>
            </w:pBdr>
            <w:jc w:val="right"/>
            <w:rPr>
              <w:rFonts w:eastAsia="DengXian"/>
              <w:b/>
              <w:bCs/>
            </w:rPr>
          </w:pPr>
          <w:r>
            <w:rPr>
              <w:rFonts w:eastAsia="DengXian"/>
              <w:b/>
              <w:bCs/>
              <w:noProof/>
              <w:lang w:val="en-CA" w:eastAsia="en-CA"/>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BF5F1F" w:rsidRPr="00876999" w:rsidRDefault="00BF5F1F"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1"/>
  </w:num>
  <w:num w:numId="7">
    <w:abstractNumId w:val="2"/>
  </w:num>
  <w:num w:numId="8">
    <w:abstractNumId w:val="11"/>
  </w:num>
  <w:num w:numId="9">
    <w:abstractNumId w:val="2"/>
  </w:num>
  <w:num w:numId="10">
    <w:abstractNumId w:val="11"/>
  </w:num>
  <w:num w:numId="11">
    <w:abstractNumId w:val="2"/>
  </w:num>
  <w:num w:numId="12">
    <w:abstractNumId w:val="14"/>
  </w:num>
  <w:num w:numId="13">
    <w:abstractNumId w:val="11"/>
  </w:num>
  <w:num w:numId="14">
    <w:abstractNumId w:val="2"/>
  </w:num>
  <w:num w:numId="15">
    <w:abstractNumId w:val="1"/>
  </w:num>
  <w:num w:numId="16">
    <w:abstractNumId w:val="10"/>
  </w:num>
  <w:num w:numId="17">
    <w:abstractNumId w:val="1"/>
  </w:num>
  <w:num w:numId="18">
    <w:abstractNumId w:val="11"/>
  </w:num>
  <w:num w:numId="19">
    <w:abstractNumId w:val="2"/>
  </w:num>
  <w:num w:numId="20">
    <w:abstractNumId w:val="1"/>
  </w:num>
  <w:num w:numId="21">
    <w:abstractNumId w:val="9"/>
  </w:num>
  <w:num w:numId="22">
    <w:abstractNumId w:val="3"/>
  </w:num>
  <w:num w:numId="23">
    <w:abstractNumId w:val="12"/>
  </w:num>
  <w:num w:numId="24">
    <w:abstractNumId w:val="0"/>
  </w:num>
  <w:num w:numId="25">
    <w:abstractNumId w:val="7"/>
  </w:num>
  <w:num w:numId="26">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ichard Wen">
    <w15:presenceInfo w15:providerId="None" w15:userId="Richard Wen"/>
  </w15:person>
  <w15:person w15:author="snli">
    <w15:presenceInfo w15:providerId="None" w15:userId="sn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4F3"/>
    <w:rsid w:val="00011578"/>
    <w:rsid w:val="00012358"/>
    <w:rsid w:val="00012568"/>
    <w:rsid w:val="0001305C"/>
    <w:rsid w:val="00013C6A"/>
    <w:rsid w:val="0001427F"/>
    <w:rsid w:val="00014427"/>
    <w:rsid w:val="00014515"/>
    <w:rsid w:val="00015A4A"/>
    <w:rsid w:val="00016011"/>
    <w:rsid w:val="000161E3"/>
    <w:rsid w:val="000171EB"/>
    <w:rsid w:val="00017325"/>
    <w:rsid w:val="0001754E"/>
    <w:rsid w:val="0002009A"/>
    <w:rsid w:val="00020D1B"/>
    <w:rsid w:val="00020E32"/>
    <w:rsid w:val="00021680"/>
    <w:rsid w:val="00021BB8"/>
    <w:rsid w:val="0002233A"/>
    <w:rsid w:val="00022CC6"/>
    <w:rsid w:val="0002305C"/>
    <w:rsid w:val="000231B4"/>
    <w:rsid w:val="0002364D"/>
    <w:rsid w:val="000239E5"/>
    <w:rsid w:val="00023CC2"/>
    <w:rsid w:val="00024360"/>
    <w:rsid w:val="00024BF5"/>
    <w:rsid w:val="00024F39"/>
    <w:rsid w:val="00026845"/>
    <w:rsid w:val="00027213"/>
    <w:rsid w:val="000304BF"/>
    <w:rsid w:val="000307B9"/>
    <w:rsid w:val="00031F3C"/>
    <w:rsid w:val="0003233E"/>
    <w:rsid w:val="00032E1B"/>
    <w:rsid w:val="000332FC"/>
    <w:rsid w:val="000339C2"/>
    <w:rsid w:val="00033F6B"/>
    <w:rsid w:val="000370B9"/>
    <w:rsid w:val="00040209"/>
    <w:rsid w:val="00040ECD"/>
    <w:rsid w:val="00040FF8"/>
    <w:rsid w:val="00041A2B"/>
    <w:rsid w:val="00041EC6"/>
    <w:rsid w:val="000420E1"/>
    <w:rsid w:val="0004228B"/>
    <w:rsid w:val="000423D5"/>
    <w:rsid w:val="0004255D"/>
    <w:rsid w:val="000428DF"/>
    <w:rsid w:val="00042F95"/>
    <w:rsid w:val="00044A4F"/>
    <w:rsid w:val="00045673"/>
    <w:rsid w:val="00045A3A"/>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F6"/>
    <w:rsid w:val="000559BC"/>
    <w:rsid w:val="00055C99"/>
    <w:rsid w:val="000563AE"/>
    <w:rsid w:val="000565FE"/>
    <w:rsid w:val="00057A74"/>
    <w:rsid w:val="00057CF4"/>
    <w:rsid w:val="000608DB"/>
    <w:rsid w:val="00060ADA"/>
    <w:rsid w:val="00061468"/>
    <w:rsid w:val="00062E77"/>
    <w:rsid w:val="00063FF4"/>
    <w:rsid w:val="000660CA"/>
    <w:rsid w:val="00066736"/>
    <w:rsid w:val="000672EC"/>
    <w:rsid w:val="000701FE"/>
    <w:rsid w:val="0007057E"/>
    <w:rsid w:val="00070644"/>
    <w:rsid w:val="00070CD2"/>
    <w:rsid w:val="000712F6"/>
    <w:rsid w:val="0007158C"/>
    <w:rsid w:val="000719B5"/>
    <w:rsid w:val="00071EE1"/>
    <w:rsid w:val="00073AB6"/>
    <w:rsid w:val="00073E84"/>
    <w:rsid w:val="00074FDE"/>
    <w:rsid w:val="000761AD"/>
    <w:rsid w:val="00076635"/>
    <w:rsid w:val="00076EC0"/>
    <w:rsid w:val="0007750C"/>
    <w:rsid w:val="000778D7"/>
    <w:rsid w:val="00077934"/>
    <w:rsid w:val="000805A9"/>
    <w:rsid w:val="00080EDA"/>
    <w:rsid w:val="00081873"/>
    <w:rsid w:val="000819D7"/>
    <w:rsid w:val="00081A99"/>
    <w:rsid w:val="00081AFF"/>
    <w:rsid w:val="00081CF3"/>
    <w:rsid w:val="00081FF1"/>
    <w:rsid w:val="0008204E"/>
    <w:rsid w:val="0008278D"/>
    <w:rsid w:val="00083C44"/>
    <w:rsid w:val="00085900"/>
    <w:rsid w:val="00086970"/>
    <w:rsid w:val="000878DB"/>
    <w:rsid w:val="00090278"/>
    <w:rsid w:val="00090298"/>
    <w:rsid w:val="000905E6"/>
    <w:rsid w:val="00090962"/>
    <w:rsid w:val="000913EF"/>
    <w:rsid w:val="00091A30"/>
    <w:rsid w:val="000921BF"/>
    <w:rsid w:val="0009268B"/>
    <w:rsid w:val="00092777"/>
    <w:rsid w:val="000937C6"/>
    <w:rsid w:val="00093F7F"/>
    <w:rsid w:val="00094AD3"/>
    <w:rsid w:val="00094E40"/>
    <w:rsid w:val="000953EC"/>
    <w:rsid w:val="0009571C"/>
    <w:rsid w:val="00096BE6"/>
    <w:rsid w:val="00096D44"/>
    <w:rsid w:val="0009734A"/>
    <w:rsid w:val="000A0C15"/>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A781B"/>
    <w:rsid w:val="000B1389"/>
    <w:rsid w:val="000B268E"/>
    <w:rsid w:val="000B3537"/>
    <w:rsid w:val="000B4725"/>
    <w:rsid w:val="000B4E96"/>
    <w:rsid w:val="000B545A"/>
    <w:rsid w:val="000B58EC"/>
    <w:rsid w:val="000B5A8A"/>
    <w:rsid w:val="000B5ACC"/>
    <w:rsid w:val="000B5B48"/>
    <w:rsid w:val="000B5D57"/>
    <w:rsid w:val="000B5E28"/>
    <w:rsid w:val="000B653E"/>
    <w:rsid w:val="000B6704"/>
    <w:rsid w:val="000B68D1"/>
    <w:rsid w:val="000B7479"/>
    <w:rsid w:val="000B75BF"/>
    <w:rsid w:val="000B7ABD"/>
    <w:rsid w:val="000C03C8"/>
    <w:rsid w:val="000C0831"/>
    <w:rsid w:val="000C0C86"/>
    <w:rsid w:val="000C1A7B"/>
    <w:rsid w:val="000C4D59"/>
    <w:rsid w:val="000C54CE"/>
    <w:rsid w:val="000C57BA"/>
    <w:rsid w:val="000C5FF7"/>
    <w:rsid w:val="000C66F2"/>
    <w:rsid w:val="000C67D6"/>
    <w:rsid w:val="000C6998"/>
    <w:rsid w:val="000C706E"/>
    <w:rsid w:val="000C73EA"/>
    <w:rsid w:val="000D0215"/>
    <w:rsid w:val="000D055E"/>
    <w:rsid w:val="000D221A"/>
    <w:rsid w:val="000D41AB"/>
    <w:rsid w:val="000D4E64"/>
    <w:rsid w:val="000D52CB"/>
    <w:rsid w:val="000D5F88"/>
    <w:rsid w:val="000D62E6"/>
    <w:rsid w:val="000D6856"/>
    <w:rsid w:val="000D6875"/>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1801"/>
    <w:rsid w:val="000F1CCB"/>
    <w:rsid w:val="000F1CF9"/>
    <w:rsid w:val="000F331F"/>
    <w:rsid w:val="000F4610"/>
    <w:rsid w:val="000F4982"/>
    <w:rsid w:val="000F6014"/>
    <w:rsid w:val="000F69C3"/>
    <w:rsid w:val="000F6E3E"/>
    <w:rsid w:val="000F71A7"/>
    <w:rsid w:val="000F732A"/>
    <w:rsid w:val="000F73B4"/>
    <w:rsid w:val="000F7CED"/>
    <w:rsid w:val="001000C8"/>
    <w:rsid w:val="00101894"/>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15"/>
    <w:rsid w:val="00113F7F"/>
    <w:rsid w:val="0011400E"/>
    <w:rsid w:val="0011672E"/>
    <w:rsid w:val="00117475"/>
    <w:rsid w:val="00120BCF"/>
    <w:rsid w:val="001214AF"/>
    <w:rsid w:val="0012167D"/>
    <w:rsid w:val="00121D41"/>
    <w:rsid w:val="0012203B"/>
    <w:rsid w:val="001229CA"/>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769"/>
    <w:rsid w:val="00151A0C"/>
    <w:rsid w:val="00152D02"/>
    <w:rsid w:val="00153291"/>
    <w:rsid w:val="0015362A"/>
    <w:rsid w:val="00154391"/>
    <w:rsid w:val="00155847"/>
    <w:rsid w:val="0015688B"/>
    <w:rsid w:val="00157ABB"/>
    <w:rsid w:val="00160045"/>
    <w:rsid w:val="001612DD"/>
    <w:rsid w:val="00161E0E"/>
    <w:rsid w:val="00162277"/>
    <w:rsid w:val="001642BA"/>
    <w:rsid w:val="0016463F"/>
    <w:rsid w:val="0016513B"/>
    <w:rsid w:val="0016639E"/>
    <w:rsid w:val="00167166"/>
    <w:rsid w:val="0016790F"/>
    <w:rsid w:val="00167EE6"/>
    <w:rsid w:val="0017019A"/>
    <w:rsid w:val="0017198D"/>
    <w:rsid w:val="001725BC"/>
    <w:rsid w:val="00172D67"/>
    <w:rsid w:val="00173DEA"/>
    <w:rsid w:val="00174789"/>
    <w:rsid w:val="00174C3F"/>
    <w:rsid w:val="00175289"/>
    <w:rsid w:val="00175E32"/>
    <w:rsid w:val="00176B84"/>
    <w:rsid w:val="00176BC1"/>
    <w:rsid w:val="00177356"/>
    <w:rsid w:val="001802AE"/>
    <w:rsid w:val="00180329"/>
    <w:rsid w:val="001805EE"/>
    <w:rsid w:val="00180B06"/>
    <w:rsid w:val="00180B42"/>
    <w:rsid w:val="00180F83"/>
    <w:rsid w:val="00181AE9"/>
    <w:rsid w:val="00182148"/>
    <w:rsid w:val="001824A6"/>
    <w:rsid w:val="001825E6"/>
    <w:rsid w:val="001830CC"/>
    <w:rsid w:val="00183972"/>
    <w:rsid w:val="00184421"/>
    <w:rsid w:val="00184A15"/>
    <w:rsid w:val="00185F31"/>
    <w:rsid w:val="001860BC"/>
    <w:rsid w:val="0018682B"/>
    <w:rsid w:val="00186DA8"/>
    <w:rsid w:val="00187168"/>
    <w:rsid w:val="0019154E"/>
    <w:rsid w:val="00191AEE"/>
    <w:rsid w:val="00191AF2"/>
    <w:rsid w:val="00191DFA"/>
    <w:rsid w:val="0019239F"/>
    <w:rsid w:val="00192C86"/>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4C7B"/>
    <w:rsid w:val="001B4E19"/>
    <w:rsid w:val="001B564C"/>
    <w:rsid w:val="001B699B"/>
    <w:rsid w:val="001B7AE7"/>
    <w:rsid w:val="001B7B6A"/>
    <w:rsid w:val="001B7DB7"/>
    <w:rsid w:val="001C11F9"/>
    <w:rsid w:val="001C1866"/>
    <w:rsid w:val="001C1FB9"/>
    <w:rsid w:val="001C22F8"/>
    <w:rsid w:val="001C2E71"/>
    <w:rsid w:val="001C32EA"/>
    <w:rsid w:val="001C33EC"/>
    <w:rsid w:val="001C3C93"/>
    <w:rsid w:val="001C44E2"/>
    <w:rsid w:val="001C454B"/>
    <w:rsid w:val="001C4929"/>
    <w:rsid w:val="001C5845"/>
    <w:rsid w:val="001C6094"/>
    <w:rsid w:val="001C60EA"/>
    <w:rsid w:val="001C6348"/>
    <w:rsid w:val="001C6A43"/>
    <w:rsid w:val="001C6DE6"/>
    <w:rsid w:val="001C7710"/>
    <w:rsid w:val="001D2086"/>
    <w:rsid w:val="001D2648"/>
    <w:rsid w:val="001D2704"/>
    <w:rsid w:val="001D2EC0"/>
    <w:rsid w:val="001D4C79"/>
    <w:rsid w:val="001D4EC1"/>
    <w:rsid w:val="001D50F6"/>
    <w:rsid w:val="001D769A"/>
    <w:rsid w:val="001E07C3"/>
    <w:rsid w:val="001E15BD"/>
    <w:rsid w:val="001E21E6"/>
    <w:rsid w:val="001E2691"/>
    <w:rsid w:val="001E2954"/>
    <w:rsid w:val="001E2AEB"/>
    <w:rsid w:val="001E3CE5"/>
    <w:rsid w:val="001E43EE"/>
    <w:rsid w:val="001E54FF"/>
    <w:rsid w:val="001E5840"/>
    <w:rsid w:val="001E682F"/>
    <w:rsid w:val="001F0BD7"/>
    <w:rsid w:val="001F2E78"/>
    <w:rsid w:val="001F3772"/>
    <w:rsid w:val="001F43A3"/>
    <w:rsid w:val="001F498D"/>
    <w:rsid w:val="001F4CEE"/>
    <w:rsid w:val="001F6B09"/>
    <w:rsid w:val="001F6B59"/>
    <w:rsid w:val="001F6BA8"/>
    <w:rsid w:val="001F7366"/>
    <w:rsid w:val="00200489"/>
    <w:rsid w:val="0020140B"/>
    <w:rsid w:val="00201B77"/>
    <w:rsid w:val="00202A93"/>
    <w:rsid w:val="00204876"/>
    <w:rsid w:val="00205486"/>
    <w:rsid w:val="00210223"/>
    <w:rsid w:val="0021075C"/>
    <w:rsid w:val="002109ED"/>
    <w:rsid w:val="002109F6"/>
    <w:rsid w:val="00211102"/>
    <w:rsid w:val="00211FB1"/>
    <w:rsid w:val="0021221A"/>
    <w:rsid w:val="00213389"/>
    <w:rsid w:val="00215033"/>
    <w:rsid w:val="0021510D"/>
    <w:rsid w:val="00215D7A"/>
    <w:rsid w:val="002165B9"/>
    <w:rsid w:val="00216753"/>
    <w:rsid w:val="00216A1B"/>
    <w:rsid w:val="00216BB1"/>
    <w:rsid w:val="00217303"/>
    <w:rsid w:val="002214A3"/>
    <w:rsid w:val="00221B4A"/>
    <w:rsid w:val="00222349"/>
    <w:rsid w:val="00222547"/>
    <w:rsid w:val="00222C41"/>
    <w:rsid w:val="00223274"/>
    <w:rsid w:val="00223D0E"/>
    <w:rsid w:val="00224D80"/>
    <w:rsid w:val="00225141"/>
    <w:rsid w:val="002259F4"/>
    <w:rsid w:val="002261B3"/>
    <w:rsid w:val="00226314"/>
    <w:rsid w:val="00226B48"/>
    <w:rsid w:val="00227997"/>
    <w:rsid w:val="00227EFD"/>
    <w:rsid w:val="00230E49"/>
    <w:rsid w:val="00230F9B"/>
    <w:rsid w:val="0023108E"/>
    <w:rsid w:val="00231239"/>
    <w:rsid w:val="002313DB"/>
    <w:rsid w:val="002317B2"/>
    <w:rsid w:val="00232D40"/>
    <w:rsid w:val="00233458"/>
    <w:rsid w:val="00234B67"/>
    <w:rsid w:val="00235177"/>
    <w:rsid w:val="0023597C"/>
    <w:rsid w:val="00235D69"/>
    <w:rsid w:val="00235F10"/>
    <w:rsid w:val="0023645D"/>
    <w:rsid w:val="0023660B"/>
    <w:rsid w:val="00237572"/>
    <w:rsid w:val="002405A2"/>
    <w:rsid w:val="00241629"/>
    <w:rsid w:val="00241999"/>
    <w:rsid w:val="00241DA5"/>
    <w:rsid w:val="00242FCB"/>
    <w:rsid w:val="0024381D"/>
    <w:rsid w:val="00244520"/>
    <w:rsid w:val="00244A9E"/>
    <w:rsid w:val="0024519B"/>
    <w:rsid w:val="0024529F"/>
    <w:rsid w:val="002458BE"/>
    <w:rsid w:val="0024627E"/>
    <w:rsid w:val="002467EE"/>
    <w:rsid w:val="00246D70"/>
    <w:rsid w:val="00247343"/>
    <w:rsid w:val="0024775C"/>
    <w:rsid w:val="00250376"/>
    <w:rsid w:val="002507C8"/>
    <w:rsid w:val="00250A94"/>
    <w:rsid w:val="002534FB"/>
    <w:rsid w:val="00253B5E"/>
    <w:rsid w:val="00254CF6"/>
    <w:rsid w:val="002557F7"/>
    <w:rsid w:val="00255CF8"/>
    <w:rsid w:val="002566EF"/>
    <w:rsid w:val="00256D93"/>
    <w:rsid w:val="00256EA4"/>
    <w:rsid w:val="002570BE"/>
    <w:rsid w:val="00257793"/>
    <w:rsid w:val="00257CC2"/>
    <w:rsid w:val="00257D20"/>
    <w:rsid w:val="00257E0E"/>
    <w:rsid w:val="00257E62"/>
    <w:rsid w:val="002603C8"/>
    <w:rsid w:val="00260BC6"/>
    <w:rsid w:val="00261151"/>
    <w:rsid w:val="0026119E"/>
    <w:rsid w:val="00261370"/>
    <w:rsid w:val="00261BD6"/>
    <w:rsid w:val="0026314C"/>
    <w:rsid w:val="002633A5"/>
    <w:rsid w:val="002642EA"/>
    <w:rsid w:val="0026444F"/>
    <w:rsid w:val="00264C4B"/>
    <w:rsid w:val="00267917"/>
    <w:rsid w:val="00267C7E"/>
    <w:rsid w:val="002701D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90C"/>
    <w:rsid w:val="00281326"/>
    <w:rsid w:val="00281E43"/>
    <w:rsid w:val="0028245B"/>
    <w:rsid w:val="0028269C"/>
    <w:rsid w:val="00283166"/>
    <w:rsid w:val="00285697"/>
    <w:rsid w:val="00285CE1"/>
    <w:rsid w:val="002863E8"/>
    <w:rsid w:val="00286C9B"/>
    <w:rsid w:val="00286CDB"/>
    <w:rsid w:val="00291BFF"/>
    <w:rsid w:val="00291E22"/>
    <w:rsid w:val="0029359F"/>
    <w:rsid w:val="00293B81"/>
    <w:rsid w:val="00293CB2"/>
    <w:rsid w:val="0029448D"/>
    <w:rsid w:val="0029470C"/>
    <w:rsid w:val="0029474D"/>
    <w:rsid w:val="002948D1"/>
    <w:rsid w:val="00294AD7"/>
    <w:rsid w:val="002A000B"/>
    <w:rsid w:val="002A0980"/>
    <w:rsid w:val="002A0ABD"/>
    <w:rsid w:val="002A2C26"/>
    <w:rsid w:val="002A3B5D"/>
    <w:rsid w:val="002A4794"/>
    <w:rsid w:val="002A5337"/>
    <w:rsid w:val="002A553B"/>
    <w:rsid w:val="002A5EA0"/>
    <w:rsid w:val="002A5ED7"/>
    <w:rsid w:val="002A657D"/>
    <w:rsid w:val="002A66F6"/>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AA"/>
    <w:rsid w:val="002C0FE8"/>
    <w:rsid w:val="002C1310"/>
    <w:rsid w:val="002C14BE"/>
    <w:rsid w:val="002C19EE"/>
    <w:rsid w:val="002C292A"/>
    <w:rsid w:val="002C3550"/>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3944"/>
    <w:rsid w:val="002D3BF8"/>
    <w:rsid w:val="002D50CA"/>
    <w:rsid w:val="002D54EE"/>
    <w:rsid w:val="002D607C"/>
    <w:rsid w:val="002D68AD"/>
    <w:rsid w:val="002D709C"/>
    <w:rsid w:val="002D74F6"/>
    <w:rsid w:val="002D7812"/>
    <w:rsid w:val="002D787C"/>
    <w:rsid w:val="002D7D1A"/>
    <w:rsid w:val="002D7E7C"/>
    <w:rsid w:val="002E02C9"/>
    <w:rsid w:val="002E120D"/>
    <w:rsid w:val="002E2030"/>
    <w:rsid w:val="002E223A"/>
    <w:rsid w:val="002E2539"/>
    <w:rsid w:val="002E2839"/>
    <w:rsid w:val="002E372C"/>
    <w:rsid w:val="002E4323"/>
    <w:rsid w:val="002E5A1E"/>
    <w:rsid w:val="002E6BDA"/>
    <w:rsid w:val="002E72CF"/>
    <w:rsid w:val="002E7F56"/>
    <w:rsid w:val="002E7F6C"/>
    <w:rsid w:val="002F03C3"/>
    <w:rsid w:val="002F265D"/>
    <w:rsid w:val="002F3030"/>
    <w:rsid w:val="002F3455"/>
    <w:rsid w:val="002F40CD"/>
    <w:rsid w:val="002F47B2"/>
    <w:rsid w:val="002F58C4"/>
    <w:rsid w:val="002F5A27"/>
    <w:rsid w:val="002F6060"/>
    <w:rsid w:val="002F6213"/>
    <w:rsid w:val="002F658C"/>
    <w:rsid w:val="002F685D"/>
    <w:rsid w:val="002F6903"/>
    <w:rsid w:val="002F7FC5"/>
    <w:rsid w:val="00300896"/>
    <w:rsid w:val="00300C56"/>
    <w:rsid w:val="00301489"/>
    <w:rsid w:val="0030166C"/>
    <w:rsid w:val="00301D6D"/>
    <w:rsid w:val="00302B50"/>
    <w:rsid w:val="0030374E"/>
    <w:rsid w:val="00303F53"/>
    <w:rsid w:val="003056AB"/>
    <w:rsid w:val="00306A52"/>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06B1"/>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323C"/>
    <w:rsid w:val="00333454"/>
    <w:rsid w:val="00333E5F"/>
    <w:rsid w:val="003344A6"/>
    <w:rsid w:val="003351AD"/>
    <w:rsid w:val="003369C0"/>
    <w:rsid w:val="00340D7A"/>
    <w:rsid w:val="003410A4"/>
    <w:rsid w:val="00342A36"/>
    <w:rsid w:val="00343892"/>
    <w:rsid w:val="00343F15"/>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770"/>
    <w:rsid w:val="00364B95"/>
    <w:rsid w:val="00364BD6"/>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7BD"/>
    <w:rsid w:val="00380C88"/>
    <w:rsid w:val="00380E09"/>
    <w:rsid w:val="00380EF4"/>
    <w:rsid w:val="00382579"/>
    <w:rsid w:val="0038257B"/>
    <w:rsid w:val="0038366B"/>
    <w:rsid w:val="0038381F"/>
    <w:rsid w:val="00383DF9"/>
    <w:rsid w:val="0038494E"/>
    <w:rsid w:val="003850DF"/>
    <w:rsid w:val="00385219"/>
    <w:rsid w:val="00385E2F"/>
    <w:rsid w:val="003872F4"/>
    <w:rsid w:val="00391353"/>
    <w:rsid w:val="00391B44"/>
    <w:rsid w:val="00391C30"/>
    <w:rsid w:val="00391FE9"/>
    <w:rsid w:val="00392259"/>
    <w:rsid w:val="00393238"/>
    <w:rsid w:val="00393310"/>
    <w:rsid w:val="00393CC9"/>
    <w:rsid w:val="003942D5"/>
    <w:rsid w:val="00395FEB"/>
    <w:rsid w:val="003961F3"/>
    <w:rsid w:val="003963CE"/>
    <w:rsid w:val="00396652"/>
    <w:rsid w:val="0039776D"/>
    <w:rsid w:val="003A03ED"/>
    <w:rsid w:val="003A048E"/>
    <w:rsid w:val="003A05DA"/>
    <w:rsid w:val="003A144E"/>
    <w:rsid w:val="003A18B8"/>
    <w:rsid w:val="003A1A87"/>
    <w:rsid w:val="003A23B5"/>
    <w:rsid w:val="003A2B22"/>
    <w:rsid w:val="003A2BF8"/>
    <w:rsid w:val="003A2CD2"/>
    <w:rsid w:val="003A316F"/>
    <w:rsid w:val="003A3456"/>
    <w:rsid w:val="003A5189"/>
    <w:rsid w:val="003A5C3C"/>
    <w:rsid w:val="003A688D"/>
    <w:rsid w:val="003A6D11"/>
    <w:rsid w:val="003A7838"/>
    <w:rsid w:val="003A7882"/>
    <w:rsid w:val="003B006A"/>
    <w:rsid w:val="003B0B37"/>
    <w:rsid w:val="003B0B48"/>
    <w:rsid w:val="003B0DA9"/>
    <w:rsid w:val="003B4B0D"/>
    <w:rsid w:val="003B50B1"/>
    <w:rsid w:val="003B6E53"/>
    <w:rsid w:val="003B76C8"/>
    <w:rsid w:val="003B7BE3"/>
    <w:rsid w:val="003C089A"/>
    <w:rsid w:val="003C08D2"/>
    <w:rsid w:val="003C0966"/>
    <w:rsid w:val="003C09BD"/>
    <w:rsid w:val="003C0CD7"/>
    <w:rsid w:val="003C1233"/>
    <w:rsid w:val="003C1825"/>
    <w:rsid w:val="003C31F9"/>
    <w:rsid w:val="003C32E3"/>
    <w:rsid w:val="003C3DA0"/>
    <w:rsid w:val="003C434B"/>
    <w:rsid w:val="003C4DD1"/>
    <w:rsid w:val="003C513C"/>
    <w:rsid w:val="003C51BC"/>
    <w:rsid w:val="003C5286"/>
    <w:rsid w:val="003C557A"/>
    <w:rsid w:val="003C5708"/>
    <w:rsid w:val="003C6672"/>
    <w:rsid w:val="003C6D4F"/>
    <w:rsid w:val="003C77F3"/>
    <w:rsid w:val="003D0193"/>
    <w:rsid w:val="003D1DB4"/>
    <w:rsid w:val="003D2A2D"/>
    <w:rsid w:val="003D37E3"/>
    <w:rsid w:val="003D4FD6"/>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E7B"/>
    <w:rsid w:val="003F26C8"/>
    <w:rsid w:val="003F4023"/>
    <w:rsid w:val="003F403B"/>
    <w:rsid w:val="003F4D97"/>
    <w:rsid w:val="003F5E3A"/>
    <w:rsid w:val="003F6124"/>
    <w:rsid w:val="003F63B8"/>
    <w:rsid w:val="003F774F"/>
    <w:rsid w:val="004002D1"/>
    <w:rsid w:val="0040108D"/>
    <w:rsid w:val="00401911"/>
    <w:rsid w:val="00401D30"/>
    <w:rsid w:val="00402BDF"/>
    <w:rsid w:val="00403323"/>
    <w:rsid w:val="004034E9"/>
    <w:rsid w:val="004042CF"/>
    <w:rsid w:val="00404D9A"/>
    <w:rsid w:val="004050FE"/>
    <w:rsid w:val="0040524B"/>
    <w:rsid w:val="00405C2E"/>
    <w:rsid w:val="00406873"/>
    <w:rsid w:val="0040713B"/>
    <w:rsid w:val="004104BA"/>
    <w:rsid w:val="004105C4"/>
    <w:rsid w:val="004108F3"/>
    <w:rsid w:val="004116DA"/>
    <w:rsid w:val="00414365"/>
    <w:rsid w:val="004147A6"/>
    <w:rsid w:val="0041551E"/>
    <w:rsid w:val="00415CF3"/>
    <w:rsid w:val="00416A6E"/>
    <w:rsid w:val="00416EB1"/>
    <w:rsid w:val="0041718B"/>
    <w:rsid w:val="00417A73"/>
    <w:rsid w:val="00417B47"/>
    <w:rsid w:val="00417B72"/>
    <w:rsid w:val="00417D90"/>
    <w:rsid w:val="004203DA"/>
    <w:rsid w:val="00420954"/>
    <w:rsid w:val="0042181E"/>
    <w:rsid w:val="0042198D"/>
    <w:rsid w:val="004231A5"/>
    <w:rsid w:val="00423210"/>
    <w:rsid w:val="004253E1"/>
    <w:rsid w:val="004257FC"/>
    <w:rsid w:val="00427411"/>
    <w:rsid w:val="0042778C"/>
    <w:rsid w:val="0042778D"/>
    <w:rsid w:val="00427DA2"/>
    <w:rsid w:val="00430987"/>
    <w:rsid w:val="004311CE"/>
    <w:rsid w:val="0043141E"/>
    <w:rsid w:val="004320DA"/>
    <w:rsid w:val="004326CA"/>
    <w:rsid w:val="004332CD"/>
    <w:rsid w:val="00433BAC"/>
    <w:rsid w:val="004345FD"/>
    <w:rsid w:val="00434D93"/>
    <w:rsid w:val="004357BF"/>
    <w:rsid w:val="004363C6"/>
    <w:rsid w:val="00436488"/>
    <w:rsid w:val="0043666F"/>
    <w:rsid w:val="00436B76"/>
    <w:rsid w:val="0043736F"/>
    <w:rsid w:val="004403DC"/>
    <w:rsid w:val="004404F6"/>
    <w:rsid w:val="004405B5"/>
    <w:rsid w:val="00440FE5"/>
    <w:rsid w:val="004412E7"/>
    <w:rsid w:val="0044165D"/>
    <w:rsid w:val="004416F1"/>
    <w:rsid w:val="00441F50"/>
    <w:rsid w:val="0044218A"/>
    <w:rsid w:val="004425F1"/>
    <w:rsid w:val="00442821"/>
    <w:rsid w:val="00444BA4"/>
    <w:rsid w:val="00444D71"/>
    <w:rsid w:val="00447225"/>
    <w:rsid w:val="00447449"/>
    <w:rsid w:val="004505B7"/>
    <w:rsid w:val="0045155B"/>
    <w:rsid w:val="00451D0B"/>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76464"/>
    <w:rsid w:val="00477832"/>
    <w:rsid w:val="004800CC"/>
    <w:rsid w:val="00480957"/>
    <w:rsid w:val="00481150"/>
    <w:rsid w:val="00484727"/>
    <w:rsid w:val="00484D88"/>
    <w:rsid w:val="004850EA"/>
    <w:rsid w:val="00485EAE"/>
    <w:rsid w:val="00486AA0"/>
    <w:rsid w:val="00487666"/>
    <w:rsid w:val="004879F0"/>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9643F"/>
    <w:rsid w:val="004A0CD6"/>
    <w:rsid w:val="004A100C"/>
    <w:rsid w:val="004A1BB9"/>
    <w:rsid w:val="004A1DBC"/>
    <w:rsid w:val="004A4235"/>
    <w:rsid w:val="004A4569"/>
    <w:rsid w:val="004A53AD"/>
    <w:rsid w:val="004A5CA8"/>
    <w:rsid w:val="004A786E"/>
    <w:rsid w:val="004A7BC8"/>
    <w:rsid w:val="004A7D00"/>
    <w:rsid w:val="004B0DD1"/>
    <w:rsid w:val="004B1594"/>
    <w:rsid w:val="004B24BF"/>
    <w:rsid w:val="004B2905"/>
    <w:rsid w:val="004B2A9D"/>
    <w:rsid w:val="004B2E64"/>
    <w:rsid w:val="004B37F2"/>
    <w:rsid w:val="004B3887"/>
    <w:rsid w:val="004B44E2"/>
    <w:rsid w:val="004B4EBC"/>
    <w:rsid w:val="004B5252"/>
    <w:rsid w:val="004B75D7"/>
    <w:rsid w:val="004B7B44"/>
    <w:rsid w:val="004C0FF8"/>
    <w:rsid w:val="004C2465"/>
    <w:rsid w:val="004C298C"/>
    <w:rsid w:val="004C2A44"/>
    <w:rsid w:val="004C309E"/>
    <w:rsid w:val="004C3362"/>
    <w:rsid w:val="004C341B"/>
    <w:rsid w:val="004C3CE2"/>
    <w:rsid w:val="004C40C9"/>
    <w:rsid w:val="004C4A2A"/>
    <w:rsid w:val="004C5F1F"/>
    <w:rsid w:val="004C7CB7"/>
    <w:rsid w:val="004C7F5F"/>
    <w:rsid w:val="004D04F7"/>
    <w:rsid w:val="004D0AC7"/>
    <w:rsid w:val="004D0E17"/>
    <w:rsid w:val="004D193C"/>
    <w:rsid w:val="004D1B6D"/>
    <w:rsid w:val="004D1EB1"/>
    <w:rsid w:val="004D279A"/>
    <w:rsid w:val="004D2980"/>
    <w:rsid w:val="004D311D"/>
    <w:rsid w:val="004D35A9"/>
    <w:rsid w:val="004D459C"/>
    <w:rsid w:val="004D516F"/>
    <w:rsid w:val="004D7667"/>
    <w:rsid w:val="004D76D1"/>
    <w:rsid w:val="004E10D5"/>
    <w:rsid w:val="004E13BA"/>
    <w:rsid w:val="004E1E67"/>
    <w:rsid w:val="004E1FB6"/>
    <w:rsid w:val="004E2FF6"/>
    <w:rsid w:val="004E3646"/>
    <w:rsid w:val="004E4930"/>
    <w:rsid w:val="004E4C76"/>
    <w:rsid w:val="004E5171"/>
    <w:rsid w:val="004E6E58"/>
    <w:rsid w:val="004E7FAF"/>
    <w:rsid w:val="004F0190"/>
    <w:rsid w:val="004F0400"/>
    <w:rsid w:val="004F13DB"/>
    <w:rsid w:val="004F14F8"/>
    <w:rsid w:val="004F19FE"/>
    <w:rsid w:val="004F1DE0"/>
    <w:rsid w:val="004F2977"/>
    <w:rsid w:val="004F34D9"/>
    <w:rsid w:val="004F39AE"/>
    <w:rsid w:val="004F429F"/>
    <w:rsid w:val="004F4BF7"/>
    <w:rsid w:val="004F4D7B"/>
    <w:rsid w:val="004F5292"/>
    <w:rsid w:val="004F600C"/>
    <w:rsid w:val="004F7D47"/>
    <w:rsid w:val="005000F6"/>
    <w:rsid w:val="005021A3"/>
    <w:rsid w:val="00502F70"/>
    <w:rsid w:val="0050387C"/>
    <w:rsid w:val="00503A72"/>
    <w:rsid w:val="00504812"/>
    <w:rsid w:val="00505B69"/>
    <w:rsid w:val="00505EE4"/>
    <w:rsid w:val="00506A0F"/>
    <w:rsid w:val="005078BB"/>
    <w:rsid w:val="005079C4"/>
    <w:rsid w:val="00507AF2"/>
    <w:rsid w:val="00510D4C"/>
    <w:rsid w:val="0051207D"/>
    <w:rsid w:val="00512A8F"/>
    <w:rsid w:val="00512B41"/>
    <w:rsid w:val="00512B5A"/>
    <w:rsid w:val="00513658"/>
    <w:rsid w:val="00514A51"/>
    <w:rsid w:val="005153B5"/>
    <w:rsid w:val="00515425"/>
    <w:rsid w:val="00515F35"/>
    <w:rsid w:val="0051665B"/>
    <w:rsid w:val="00520770"/>
    <w:rsid w:val="00520DD1"/>
    <w:rsid w:val="005212A7"/>
    <w:rsid w:val="0052212E"/>
    <w:rsid w:val="00522DB6"/>
    <w:rsid w:val="005232EF"/>
    <w:rsid w:val="005238A8"/>
    <w:rsid w:val="0052555F"/>
    <w:rsid w:val="00525669"/>
    <w:rsid w:val="005257E9"/>
    <w:rsid w:val="00525D13"/>
    <w:rsid w:val="00525E23"/>
    <w:rsid w:val="005270CD"/>
    <w:rsid w:val="00527BC4"/>
    <w:rsid w:val="00530020"/>
    <w:rsid w:val="00530A78"/>
    <w:rsid w:val="00530B42"/>
    <w:rsid w:val="00530CDE"/>
    <w:rsid w:val="00531785"/>
    <w:rsid w:val="00531A16"/>
    <w:rsid w:val="00532C6F"/>
    <w:rsid w:val="005331E3"/>
    <w:rsid w:val="0053364C"/>
    <w:rsid w:val="00534ED0"/>
    <w:rsid w:val="005352F6"/>
    <w:rsid w:val="0053539B"/>
    <w:rsid w:val="005357B1"/>
    <w:rsid w:val="00535AE1"/>
    <w:rsid w:val="00535B60"/>
    <w:rsid w:val="005416B8"/>
    <w:rsid w:val="005420B9"/>
    <w:rsid w:val="00543132"/>
    <w:rsid w:val="00544BAD"/>
    <w:rsid w:val="00545711"/>
    <w:rsid w:val="00545ECA"/>
    <w:rsid w:val="005461F6"/>
    <w:rsid w:val="00547FF5"/>
    <w:rsid w:val="00550393"/>
    <w:rsid w:val="0055183E"/>
    <w:rsid w:val="00552984"/>
    <w:rsid w:val="005539D0"/>
    <w:rsid w:val="00553B8B"/>
    <w:rsid w:val="005546D0"/>
    <w:rsid w:val="00554C79"/>
    <w:rsid w:val="00555255"/>
    <w:rsid w:val="00555875"/>
    <w:rsid w:val="005559A2"/>
    <w:rsid w:val="0055676A"/>
    <w:rsid w:val="00557830"/>
    <w:rsid w:val="005578B4"/>
    <w:rsid w:val="00560FA9"/>
    <w:rsid w:val="00561088"/>
    <w:rsid w:val="00561283"/>
    <w:rsid w:val="00561805"/>
    <w:rsid w:val="005626D7"/>
    <w:rsid w:val="005632E4"/>
    <w:rsid w:val="005644E9"/>
    <w:rsid w:val="0056478B"/>
    <w:rsid w:val="0056542A"/>
    <w:rsid w:val="00565B4C"/>
    <w:rsid w:val="00566713"/>
    <w:rsid w:val="0056765C"/>
    <w:rsid w:val="005705B9"/>
    <w:rsid w:val="00571CDE"/>
    <w:rsid w:val="00571D44"/>
    <w:rsid w:val="00573577"/>
    <w:rsid w:val="00573616"/>
    <w:rsid w:val="00573BF3"/>
    <w:rsid w:val="00573D49"/>
    <w:rsid w:val="005747E3"/>
    <w:rsid w:val="00574948"/>
    <w:rsid w:val="00574D2C"/>
    <w:rsid w:val="00575AA4"/>
    <w:rsid w:val="00575FFE"/>
    <w:rsid w:val="00577C42"/>
    <w:rsid w:val="00577F82"/>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0EAC"/>
    <w:rsid w:val="005929A1"/>
    <w:rsid w:val="00592C17"/>
    <w:rsid w:val="0059310D"/>
    <w:rsid w:val="00593CC4"/>
    <w:rsid w:val="005944E8"/>
    <w:rsid w:val="0059475A"/>
    <w:rsid w:val="00594C51"/>
    <w:rsid w:val="00596596"/>
    <w:rsid w:val="00596DC5"/>
    <w:rsid w:val="005971DE"/>
    <w:rsid w:val="005973C2"/>
    <w:rsid w:val="005974F7"/>
    <w:rsid w:val="005A01D8"/>
    <w:rsid w:val="005A0543"/>
    <w:rsid w:val="005A0C0E"/>
    <w:rsid w:val="005A1468"/>
    <w:rsid w:val="005A146D"/>
    <w:rsid w:val="005A15CC"/>
    <w:rsid w:val="005A160E"/>
    <w:rsid w:val="005A17D2"/>
    <w:rsid w:val="005A1F74"/>
    <w:rsid w:val="005A4176"/>
    <w:rsid w:val="005A48AF"/>
    <w:rsid w:val="005A4F85"/>
    <w:rsid w:val="005A56DF"/>
    <w:rsid w:val="005A6436"/>
    <w:rsid w:val="005A64F6"/>
    <w:rsid w:val="005A7048"/>
    <w:rsid w:val="005A75B3"/>
    <w:rsid w:val="005A7A5A"/>
    <w:rsid w:val="005B0219"/>
    <w:rsid w:val="005B027B"/>
    <w:rsid w:val="005B088B"/>
    <w:rsid w:val="005B16F4"/>
    <w:rsid w:val="005B31A9"/>
    <w:rsid w:val="005B49C1"/>
    <w:rsid w:val="005B4D4A"/>
    <w:rsid w:val="005B5871"/>
    <w:rsid w:val="005B7B4E"/>
    <w:rsid w:val="005C03A7"/>
    <w:rsid w:val="005C0B64"/>
    <w:rsid w:val="005C0C4D"/>
    <w:rsid w:val="005C0D1F"/>
    <w:rsid w:val="005C2180"/>
    <w:rsid w:val="005C304B"/>
    <w:rsid w:val="005C54D5"/>
    <w:rsid w:val="005C65DB"/>
    <w:rsid w:val="005C6C3A"/>
    <w:rsid w:val="005C6C41"/>
    <w:rsid w:val="005C6EA3"/>
    <w:rsid w:val="005D0591"/>
    <w:rsid w:val="005D067B"/>
    <w:rsid w:val="005D0D2F"/>
    <w:rsid w:val="005D1262"/>
    <w:rsid w:val="005D199E"/>
    <w:rsid w:val="005D1F64"/>
    <w:rsid w:val="005D2CE2"/>
    <w:rsid w:val="005D3A69"/>
    <w:rsid w:val="005D3BC1"/>
    <w:rsid w:val="005D4166"/>
    <w:rsid w:val="005D4CB4"/>
    <w:rsid w:val="005D5360"/>
    <w:rsid w:val="005D55DD"/>
    <w:rsid w:val="005D7321"/>
    <w:rsid w:val="005D7FB0"/>
    <w:rsid w:val="005E1C3D"/>
    <w:rsid w:val="005E1C5F"/>
    <w:rsid w:val="005E1E0D"/>
    <w:rsid w:val="005E2D83"/>
    <w:rsid w:val="005E4C4E"/>
    <w:rsid w:val="005E56CE"/>
    <w:rsid w:val="005E578C"/>
    <w:rsid w:val="005E588F"/>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5C46"/>
    <w:rsid w:val="00606B38"/>
    <w:rsid w:val="00607752"/>
    <w:rsid w:val="00607EE2"/>
    <w:rsid w:val="00610EC6"/>
    <w:rsid w:val="00612A3C"/>
    <w:rsid w:val="00612D20"/>
    <w:rsid w:val="0061328B"/>
    <w:rsid w:val="00613F3F"/>
    <w:rsid w:val="006144EC"/>
    <w:rsid w:val="00614787"/>
    <w:rsid w:val="00614A81"/>
    <w:rsid w:val="00615156"/>
    <w:rsid w:val="00615286"/>
    <w:rsid w:val="00615645"/>
    <w:rsid w:val="006156E9"/>
    <w:rsid w:val="00615ACE"/>
    <w:rsid w:val="00615C62"/>
    <w:rsid w:val="00616699"/>
    <w:rsid w:val="00616BDC"/>
    <w:rsid w:val="00616FA2"/>
    <w:rsid w:val="006177E6"/>
    <w:rsid w:val="006179F4"/>
    <w:rsid w:val="006200D3"/>
    <w:rsid w:val="00620629"/>
    <w:rsid w:val="00620775"/>
    <w:rsid w:val="006216EF"/>
    <w:rsid w:val="0062183E"/>
    <w:rsid w:val="0062202B"/>
    <w:rsid w:val="00622639"/>
    <w:rsid w:val="00622963"/>
    <w:rsid w:val="006229DA"/>
    <w:rsid w:val="00623C1E"/>
    <w:rsid w:val="00624A18"/>
    <w:rsid w:val="00625006"/>
    <w:rsid w:val="006279CB"/>
    <w:rsid w:val="00627F65"/>
    <w:rsid w:val="00630B2E"/>
    <w:rsid w:val="006313D0"/>
    <w:rsid w:val="00631BBA"/>
    <w:rsid w:val="00634A97"/>
    <w:rsid w:val="00634E19"/>
    <w:rsid w:val="0063558B"/>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1BF"/>
    <w:rsid w:val="0066331B"/>
    <w:rsid w:val="006647D8"/>
    <w:rsid w:val="00664879"/>
    <w:rsid w:val="00664AFF"/>
    <w:rsid w:val="00664CD7"/>
    <w:rsid w:val="00664E9D"/>
    <w:rsid w:val="00665275"/>
    <w:rsid w:val="006665A7"/>
    <w:rsid w:val="00666794"/>
    <w:rsid w:val="006706B9"/>
    <w:rsid w:val="006726BB"/>
    <w:rsid w:val="00672884"/>
    <w:rsid w:val="006729F5"/>
    <w:rsid w:val="0067342B"/>
    <w:rsid w:val="006734CA"/>
    <w:rsid w:val="006736ED"/>
    <w:rsid w:val="00673DD2"/>
    <w:rsid w:val="00674831"/>
    <w:rsid w:val="00674A0B"/>
    <w:rsid w:val="00676D51"/>
    <w:rsid w:val="006774DD"/>
    <w:rsid w:val="00677C73"/>
    <w:rsid w:val="00677CBC"/>
    <w:rsid w:val="00677CD9"/>
    <w:rsid w:val="00680CD8"/>
    <w:rsid w:val="0068144C"/>
    <w:rsid w:val="00682307"/>
    <w:rsid w:val="0068267B"/>
    <w:rsid w:val="00682980"/>
    <w:rsid w:val="006834D6"/>
    <w:rsid w:val="00684CFD"/>
    <w:rsid w:val="006854DC"/>
    <w:rsid w:val="0068598E"/>
    <w:rsid w:val="00686407"/>
    <w:rsid w:val="00686DDC"/>
    <w:rsid w:val="0069035F"/>
    <w:rsid w:val="00690AE2"/>
    <w:rsid w:val="00692393"/>
    <w:rsid w:val="006962CA"/>
    <w:rsid w:val="006971E0"/>
    <w:rsid w:val="00697558"/>
    <w:rsid w:val="006A0226"/>
    <w:rsid w:val="006A0559"/>
    <w:rsid w:val="006A07B5"/>
    <w:rsid w:val="006A185E"/>
    <w:rsid w:val="006A2FC5"/>
    <w:rsid w:val="006A35F6"/>
    <w:rsid w:val="006A5455"/>
    <w:rsid w:val="006A665C"/>
    <w:rsid w:val="006A6B20"/>
    <w:rsid w:val="006A7080"/>
    <w:rsid w:val="006A75F2"/>
    <w:rsid w:val="006B04B8"/>
    <w:rsid w:val="006B18FC"/>
    <w:rsid w:val="006B1B8C"/>
    <w:rsid w:val="006B2B6F"/>
    <w:rsid w:val="006B347D"/>
    <w:rsid w:val="006B36EC"/>
    <w:rsid w:val="006B60D7"/>
    <w:rsid w:val="006B6D5F"/>
    <w:rsid w:val="006C0F48"/>
    <w:rsid w:val="006C106D"/>
    <w:rsid w:val="006C1B9B"/>
    <w:rsid w:val="006C2790"/>
    <w:rsid w:val="006C4114"/>
    <w:rsid w:val="006C50CC"/>
    <w:rsid w:val="006C5E27"/>
    <w:rsid w:val="006C6142"/>
    <w:rsid w:val="006C71C0"/>
    <w:rsid w:val="006C744E"/>
    <w:rsid w:val="006C76D8"/>
    <w:rsid w:val="006C773A"/>
    <w:rsid w:val="006C791C"/>
    <w:rsid w:val="006D0006"/>
    <w:rsid w:val="006D00CD"/>
    <w:rsid w:val="006D194E"/>
    <w:rsid w:val="006D23AC"/>
    <w:rsid w:val="006D2568"/>
    <w:rsid w:val="006D2B11"/>
    <w:rsid w:val="006D345A"/>
    <w:rsid w:val="006D3C22"/>
    <w:rsid w:val="006D3FCD"/>
    <w:rsid w:val="006D4CC4"/>
    <w:rsid w:val="006D4E71"/>
    <w:rsid w:val="006D4F97"/>
    <w:rsid w:val="006D502E"/>
    <w:rsid w:val="006D5345"/>
    <w:rsid w:val="006D53BC"/>
    <w:rsid w:val="006D575D"/>
    <w:rsid w:val="006D582C"/>
    <w:rsid w:val="006D67CB"/>
    <w:rsid w:val="006D6D17"/>
    <w:rsid w:val="006D718F"/>
    <w:rsid w:val="006E0166"/>
    <w:rsid w:val="006E052E"/>
    <w:rsid w:val="006E090A"/>
    <w:rsid w:val="006E108B"/>
    <w:rsid w:val="006E29A9"/>
    <w:rsid w:val="006E30A7"/>
    <w:rsid w:val="006E3A18"/>
    <w:rsid w:val="006E489A"/>
    <w:rsid w:val="006E48D1"/>
    <w:rsid w:val="006E53FF"/>
    <w:rsid w:val="006E6083"/>
    <w:rsid w:val="006E6819"/>
    <w:rsid w:val="006E7E07"/>
    <w:rsid w:val="006E7F1E"/>
    <w:rsid w:val="006F0100"/>
    <w:rsid w:val="006F0673"/>
    <w:rsid w:val="006F15A8"/>
    <w:rsid w:val="006F1CDC"/>
    <w:rsid w:val="006F2029"/>
    <w:rsid w:val="006F236C"/>
    <w:rsid w:val="006F2853"/>
    <w:rsid w:val="006F2A5B"/>
    <w:rsid w:val="006F2F38"/>
    <w:rsid w:val="006F30EC"/>
    <w:rsid w:val="006F3478"/>
    <w:rsid w:val="006F376D"/>
    <w:rsid w:val="006F442C"/>
    <w:rsid w:val="006F4B80"/>
    <w:rsid w:val="006F4B8C"/>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BB"/>
    <w:rsid w:val="007108E5"/>
    <w:rsid w:val="00710904"/>
    <w:rsid w:val="007119E7"/>
    <w:rsid w:val="00711B33"/>
    <w:rsid w:val="0071225C"/>
    <w:rsid w:val="00712981"/>
    <w:rsid w:val="00712C7D"/>
    <w:rsid w:val="007136CB"/>
    <w:rsid w:val="00713D40"/>
    <w:rsid w:val="00715E83"/>
    <w:rsid w:val="0071701D"/>
    <w:rsid w:val="00717577"/>
    <w:rsid w:val="007211B8"/>
    <w:rsid w:val="00721626"/>
    <w:rsid w:val="00721729"/>
    <w:rsid w:val="0072178F"/>
    <w:rsid w:val="00721946"/>
    <w:rsid w:val="0072229B"/>
    <w:rsid w:val="00722714"/>
    <w:rsid w:val="0072467C"/>
    <w:rsid w:val="00725E9B"/>
    <w:rsid w:val="00726107"/>
    <w:rsid w:val="007263C0"/>
    <w:rsid w:val="00730132"/>
    <w:rsid w:val="007306C7"/>
    <w:rsid w:val="00731226"/>
    <w:rsid w:val="007322CE"/>
    <w:rsid w:val="00732728"/>
    <w:rsid w:val="00732E90"/>
    <w:rsid w:val="00733411"/>
    <w:rsid w:val="00734664"/>
    <w:rsid w:val="00735058"/>
    <w:rsid w:val="0073604D"/>
    <w:rsid w:val="00736DC9"/>
    <w:rsid w:val="0073730E"/>
    <w:rsid w:val="007377A8"/>
    <w:rsid w:val="00737DF8"/>
    <w:rsid w:val="00737EC1"/>
    <w:rsid w:val="007401D6"/>
    <w:rsid w:val="0074053C"/>
    <w:rsid w:val="007407C2"/>
    <w:rsid w:val="00740878"/>
    <w:rsid w:val="00740900"/>
    <w:rsid w:val="00740D2B"/>
    <w:rsid w:val="00740FBE"/>
    <w:rsid w:val="00741E30"/>
    <w:rsid w:val="00741EF5"/>
    <w:rsid w:val="00742CE0"/>
    <w:rsid w:val="00742E20"/>
    <w:rsid w:val="00742EE1"/>
    <w:rsid w:val="007442A9"/>
    <w:rsid w:val="0074566E"/>
    <w:rsid w:val="00745C05"/>
    <w:rsid w:val="00746CEF"/>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56C48"/>
    <w:rsid w:val="00760FD8"/>
    <w:rsid w:val="007613FA"/>
    <w:rsid w:val="00762835"/>
    <w:rsid w:val="00762946"/>
    <w:rsid w:val="00762DFC"/>
    <w:rsid w:val="0076351D"/>
    <w:rsid w:val="0076503D"/>
    <w:rsid w:val="00765887"/>
    <w:rsid w:val="00766CCC"/>
    <w:rsid w:val="00767211"/>
    <w:rsid w:val="0077155F"/>
    <w:rsid w:val="007716FF"/>
    <w:rsid w:val="007717A9"/>
    <w:rsid w:val="007720B9"/>
    <w:rsid w:val="007723D2"/>
    <w:rsid w:val="0077333C"/>
    <w:rsid w:val="00773AAB"/>
    <w:rsid w:val="007740E6"/>
    <w:rsid w:val="007740FD"/>
    <w:rsid w:val="00774B56"/>
    <w:rsid w:val="00775A7C"/>
    <w:rsid w:val="00775C3B"/>
    <w:rsid w:val="00775E36"/>
    <w:rsid w:val="00775EB9"/>
    <w:rsid w:val="007778F3"/>
    <w:rsid w:val="007804A5"/>
    <w:rsid w:val="007837A4"/>
    <w:rsid w:val="007838A3"/>
    <w:rsid w:val="00784924"/>
    <w:rsid w:val="00784D93"/>
    <w:rsid w:val="00785C53"/>
    <w:rsid w:val="00786FFF"/>
    <w:rsid w:val="007874DC"/>
    <w:rsid w:val="00790943"/>
    <w:rsid w:val="00791480"/>
    <w:rsid w:val="00791A9E"/>
    <w:rsid w:val="00792D8E"/>
    <w:rsid w:val="007947C4"/>
    <w:rsid w:val="007954D6"/>
    <w:rsid w:val="007965CB"/>
    <w:rsid w:val="00796B49"/>
    <w:rsid w:val="00797581"/>
    <w:rsid w:val="0079764E"/>
    <w:rsid w:val="00797776"/>
    <w:rsid w:val="007A1142"/>
    <w:rsid w:val="007A1D43"/>
    <w:rsid w:val="007A20D5"/>
    <w:rsid w:val="007A2A9A"/>
    <w:rsid w:val="007A3200"/>
    <w:rsid w:val="007A340B"/>
    <w:rsid w:val="007A355B"/>
    <w:rsid w:val="007A3877"/>
    <w:rsid w:val="007A4DF9"/>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2D3"/>
    <w:rsid w:val="007C34ED"/>
    <w:rsid w:val="007C3D36"/>
    <w:rsid w:val="007C498C"/>
    <w:rsid w:val="007C5A54"/>
    <w:rsid w:val="007C5F09"/>
    <w:rsid w:val="007C73EB"/>
    <w:rsid w:val="007C7CC8"/>
    <w:rsid w:val="007D0259"/>
    <w:rsid w:val="007D284E"/>
    <w:rsid w:val="007D2E67"/>
    <w:rsid w:val="007D35C1"/>
    <w:rsid w:val="007D55FA"/>
    <w:rsid w:val="007D5942"/>
    <w:rsid w:val="007D5EA2"/>
    <w:rsid w:val="007D60DF"/>
    <w:rsid w:val="007D6F20"/>
    <w:rsid w:val="007D7643"/>
    <w:rsid w:val="007E01EE"/>
    <w:rsid w:val="007E05FB"/>
    <w:rsid w:val="007E0E74"/>
    <w:rsid w:val="007E2831"/>
    <w:rsid w:val="007E319C"/>
    <w:rsid w:val="007E36F0"/>
    <w:rsid w:val="007E3862"/>
    <w:rsid w:val="007E46E2"/>
    <w:rsid w:val="007E4D90"/>
    <w:rsid w:val="007E5A23"/>
    <w:rsid w:val="007E6A0E"/>
    <w:rsid w:val="007E797D"/>
    <w:rsid w:val="007E7B87"/>
    <w:rsid w:val="007E7E03"/>
    <w:rsid w:val="007E7F00"/>
    <w:rsid w:val="007F2095"/>
    <w:rsid w:val="007F23D6"/>
    <w:rsid w:val="007F24E3"/>
    <w:rsid w:val="007F26E8"/>
    <w:rsid w:val="007F3152"/>
    <w:rsid w:val="007F393C"/>
    <w:rsid w:val="007F3BA7"/>
    <w:rsid w:val="007F4298"/>
    <w:rsid w:val="007F5897"/>
    <w:rsid w:val="007F665C"/>
    <w:rsid w:val="00800711"/>
    <w:rsid w:val="008013E5"/>
    <w:rsid w:val="008014C7"/>
    <w:rsid w:val="00801903"/>
    <w:rsid w:val="00801AA4"/>
    <w:rsid w:val="00802B9F"/>
    <w:rsid w:val="00803F15"/>
    <w:rsid w:val="0080426D"/>
    <w:rsid w:val="008050A6"/>
    <w:rsid w:val="00805C6F"/>
    <w:rsid w:val="00806339"/>
    <w:rsid w:val="008070B3"/>
    <w:rsid w:val="008103D8"/>
    <w:rsid w:val="00812376"/>
    <w:rsid w:val="008132FC"/>
    <w:rsid w:val="008143D6"/>
    <w:rsid w:val="00814CDB"/>
    <w:rsid w:val="00815571"/>
    <w:rsid w:val="00815FC5"/>
    <w:rsid w:val="008169C5"/>
    <w:rsid w:val="00816CE1"/>
    <w:rsid w:val="008204FB"/>
    <w:rsid w:val="0082075D"/>
    <w:rsid w:val="00822539"/>
    <w:rsid w:val="008238BE"/>
    <w:rsid w:val="008247FF"/>
    <w:rsid w:val="0082557F"/>
    <w:rsid w:val="008258C2"/>
    <w:rsid w:val="00827514"/>
    <w:rsid w:val="00827AA0"/>
    <w:rsid w:val="00827C58"/>
    <w:rsid w:val="00830365"/>
    <w:rsid w:val="00830BE9"/>
    <w:rsid w:val="008312C3"/>
    <w:rsid w:val="008322D2"/>
    <w:rsid w:val="00832CFC"/>
    <w:rsid w:val="008333F2"/>
    <w:rsid w:val="00833DE6"/>
    <w:rsid w:val="00834310"/>
    <w:rsid w:val="00834A0B"/>
    <w:rsid w:val="00834B4D"/>
    <w:rsid w:val="00834D0A"/>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2529"/>
    <w:rsid w:val="00862B78"/>
    <w:rsid w:val="008636FA"/>
    <w:rsid w:val="008637C3"/>
    <w:rsid w:val="00863F75"/>
    <w:rsid w:val="00863F82"/>
    <w:rsid w:val="008640F2"/>
    <w:rsid w:val="008642E9"/>
    <w:rsid w:val="00864A0F"/>
    <w:rsid w:val="008652C4"/>
    <w:rsid w:val="0086557F"/>
    <w:rsid w:val="00865C41"/>
    <w:rsid w:val="00865D3B"/>
    <w:rsid w:val="00866032"/>
    <w:rsid w:val="00866128"/>
    <w:rsid w:val="00866E08"/>
    <w:rsid w:val="00867663"/>
    <w:rsid w:val="008678CF"/>
    <w:rsid w:val="008701A2"/>
    <w:rsid w:val="008715E0"/>
    <w:rsid w:val="00871669"/>
    <w:rsid w:val="0087219F"/>
    <w:rsid w:val="008729FC"/>
    <w:rsid w:val="0087375B"/>
    <w:rsid w:val="00873B3E"/>
    <w:rsid w:val="0087420C"/>
    <w:rsid w:val="0087462A"/>
    <w:rsid w:val="00875ABA"/>
    <w:rsid w:val="00875F0E"/>
    <w:rsid w:val="00876999"/>
    <w:rsid w:val="00881531"/>
    <w:rsid w:val="00881F86"/>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13"/>
    <w:rsid w:val="00894453"/>
    <w:rsid w:val="008945A8"/>
    <w:rsid w:val="0089553C"/>
    <w:rsid w:val="00895A37"/>
    <w:rsid w:val="00895D24"/>
    <w:rsid w:val="008961CB"/>
    <w:rsid w:val="00896A64"/>
    <w:rsid w:val="00896E36"/>
    <w:rsid w:val="00896E44"/>
    <w:rsid w:val="00896EAB"/>
    <w:rsid w:val="0089761E"/>
    <w:rsid w:val="008979DC"/>
    <w:rsid w:val="008A0F3D"/>
    <w:rsid w:val="008A1756"/>
    <w:rsid w:val="008A18A8"/>
    <w:rsid w:val="008A18EA"/>
    <w:rsid w:val="008A288C"/>
    <w:rsid w:val="008A3AE5"/>
    <w:rsid w:val="008A3F83"/>
    <w:rsid w:val="008A40AA"/>
    <w:rsid w:val="008A45DE"/>
    <w:rsid w:val="008A4655"/>
    <w:rsid w:val="008A5C96"/>
    <w:rsid w:val="008A6B38"/>
    <w:rsid w:val="008A6F6C"/>
    <w:rsid w:val="008A73CE"/>
    <w:rsid w:val="008A7C50"/>
    <w:rsid w:val="008B0621"/>
    <w:rsid w:val="008B0896"/>
    <w:rsid w:val="008B1663"/>
    <w:rsid w:val="008B1768"/>
    <w:rsid w:val="008B21CD"/>
    <w:rsid w:val="008B317F"/>
    <w:rsid w:val="008B4E76"/>
    <w:rsid w:val="008B5011"/>
    <w:rsid w:val="008B50BF"/>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1C93"/>
    <w:rsid w:val="008E229E"/>
    <w:rsid w:val="008E2E1C"/>
    <w:rsid w:val="008E36E4"/>
    <w:rsid w:val="008E3E83"/>
    <w:rsid w:val="008E3FBB"/>
    <w:rsid w:val="008E47AF"/>
    <w:rsid w:val="008E64DB"/>
    <w:rsid w:val="008E65B4"/>
    <w:rsid w:val="008E692D"/>
    <w:rsid w:val="008E6C3E"/>
    <w:rsid w:val="008E741E"/>
    <w:rsid w:val="008E7539"/>
    <w:rsid w:val="008E7A01"/>
    <w:rsid w:val="008F04F6"/>
    <w:rsid w:val="008F2028"/>
    <w:rsid w:val="008F27AC"/>
    <w:rsid w:val="008F2AA5"/>
    <w:rsid w:val="008F315C"/>
    <w:rsid w:val="008F3BDB"/>
    <w:rsid w:val="008F45DF"/>
    <w:rsid w:val="008F4DB1"/>
    <w:rsid w:val="008F5295"/>
    <w:rsid w:val="008F5927"/>
    <w:rsid w:val="008F6720"/>
    <w:rsid w:val="008F6884"/>
    <w:rsid w:val="008F701A"/>
    <w:rsid w:val="008F7A13"/>
    <w:rsid w:val="00900BB3"/>
    <w:rsid w:val="009015EA"/>
    <w:rsid w:val="009022A0"/>
    <w:rsid w:val="0090289C"/>
    <w:rsid w:val="00902989"/>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18"/>
    <w:rsid w:val="009117A6"/>
    <w:rsid w:val="0091195C"/>
    <w:rsid w:val="00912450"/>
    <w:rsid w:val="009141E3"/>
    <w:rsid w:val="0091439F"/>
    <w:rsid w:val="00915199"/>
    <w:rsid w:val="0091574D"/>
    <w:rsid w:val="00915DD5"/>
    <w:rsid w:val="0091629D"/>
    <w:rsid w:val="0091630B"/>
    <w:rsid w:val="00917186"/>
    <w:rsid w:val="009176C4"/>
    <w:rsid w:val="009204E3"/>
    <w:rsid w:val="0092167B"/>
    <w:rsid w:val="00921C4F"/>
    <w:rsid w:val="00922899"/>
    <w:rsid w:val="00922D4B"/>
    <w:rsid w:val="00923321"/>
    <w:rsid w:val="00924306"/>
    <w:rsid w:val="00924C41"/>
    <w:rsid w:val="00924E6E"/>
    <w:rsid w:val="00925926"/>
    <w:rsid w:val="009259E3"/>
    <w:rsid w:val="00925ACA"/>
    <w:rsid w:val="00926359"/>
    <w:rsid w:val="00926541"/>
    <w:rsid w:val="00926623"/>
    <w:rsid w:val="0092667F"/>
    <w:rsid w:val="00927DC6"/>
    <w:rsid w:val="00927F78"/>
    <w:rsid w:val="0093195D"/>
    <w:rsid w:val="00931A28"/>
    <w:rsid w:val="00931FD1"/>
    <w:rsid w:val="0093239D"/>
    <w:rsid w:val="00933AE0"/>
    <w:rsid w:val="0093463C"/>
    <w:rsid w:val="00934A7F"/>
    <w:rsid w:val="00935376"/>
    <w:rsid w:val="009354E4"/>
    <w:rsid w:val="00935589"/>
    <w:rsid w:val="00941002"/>
    <w:rsid w:val="0094181A"/>
    <w:rsid w:val="00941DFB"/>
    <w:rsid w:val="00943184"/>
    <w:rsid w:val="00943AE3"/>
    <w:rsid w:val="009441EB"/>
    <w:rsid w:val="00945325"/>
    <w:rsid w:val="009455F5"/>
    <w:rsid w:val="00946CF4"/>
    <w:rsid w:val="009473DE"/>
    <w:rsid w:val="00947844"/>
    <w:rsid w:val="009501FE"/>
    <w:rsid w:val="00950F9D"/>
    <w:rsid w:val="0095232F"/>
    <w:rsid w:val="009529D9"/>
    <w:rsid w:val="00952F71"/>
    <w:rsid w:val="009540D0"/>
    <w:rsid w:val="0095669A"/>
    <w:rsid w:val="00956D2F"/>
    <w:rsid w:val="00956EDA"/>
    <w:rsid w:val="00960006"/>
    <w:rsid w:val="00961057"/>
    <w:rsid w:val="009618AF"/>
    <w:rsid w:val="009628B8"/>
    <w:rsid w:val="00962B17"/>
    <w:rsid w:val="00962E4E"/>
    <w:rsid w:val="009635A0"/>
    <w:rsid w:val="009635BC"/>
    <w:rsid w:val="0096430C"/>
    <w:rsid w:val="00964F19"/>
    <w:rsid w:val="00965391"/>
    <w:rsid w:val="00965467"/>
    <w:rsid w:val="0096600D"/>
    <w:rsid w:val="009662D4"/>
    <w:rsid w:val="009662EF"/>
    <w:rsid w:val="00966AC9"/>
    <w:rsid w:val="00966CF3"/>
    <w:rsid w:val="0096781A"/>
    <w:rsid w:val="0097006F"/>
    <w:rsid w:val="00970C0B"/>
    <w:rsid w:val="00972FB4"/>
    <w:rsid w:val="00973F9F"/>
    <w:rsid w:val="00975A5C"/>
    <w:rsid w:val="00975A8A"/>
    <w:rsid w:val="009762DA"/>
    <w:rsid w:val="009764CD"/>
    <w:rsid w:val="00977560"/>
    <w:rsid w:val="009801F9"/>
    <w:rsid w:val="00980B9F"/>
    <w:rsid w:val="00980EE9"/>
    <w:rsid w:val="0098198E"/>
    <w:rsid w:val="00981B76"/>
    <w:rsid w:val="00981BD1"/>
    <w:rsid w:val="009831A5"/>
    <w:rsid w:val="009836A7"/>
    <w:rsid w:val="00983A24"/>
    <w:rsid w:val="009846A4"/>
    <w:rsid w:val="00986B33"/>
    <w:rsid w:val="00987CED"/>
    <w:rsid w:val="00990A32"/>
    <w:rsid w:val="009911F7"/>
    <w:rsid w:val="0099190E"/>
    <w:rsid w:val="009959B0"/>
    <w:rsid w:val="00996150"/>
    <w:rsid w:val="00996779"/>
    <w:rsid w:val="00996D3D"/>
    <w:rsid w:val="00996DE8"/>
    <w:rsid w:val="009974CF"/>
    <w:rsid w:val="009A04E1"/>
    <w:rsid w:val="009A09BE"/>
    <w:rsid w:val="009A1FF2"/>
    <w:rsid w:val="009A217A"/>
    <w:rsid w:val="009A2EF1"/>
    <w:rsid w:val="009A40BD"/>
    <w:rsid w:val="009A4C1C"/>
    <w:rsid w:val="009A4FB6"/>
    <w:rsid w:val="009B0BF1"/>
    <w:rsid w:val="009B1A78"/>
    <w:rsid w:val="009B2161"/>
    <w:rsid w:val="009B292D"/>
    <w:rsid w:val="009B2DD2"/>
    <w:rsid w:val="009B333D"/>
    <w:rsid w:val="009B35B8"/>
    <w:rsid w:val="009B3DAA"/>
    <w:rsid w:val="009B4BBA"/>
    <w:rsid w:val="009B4C61"/>
    <w:rsid w:val="009B5A87"/>
    <w:rsid w:val="009C0B84"/>
    <w:rsid w:val="009C1160"/>
    <w:rsid w:val="009C218F"/>
    <w:rsid w:val="009C2558"/>
    <w:rsid w:val="009C2748"/>
    <w:rsid w:val="009C3AEC"/>
    <w:rsid w:val="009C3C72"/>
    <w:rsid w:val="009C3E71"/>
    <w:rsid w:val="009C4C6E"/>
    <w:rsid w:val="009C51A7"/>
    <w:rsid w:val="009C5F10"/>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1068"/>
    <w:rsid w:val="009E1D37"/>
    <w:rsid w:val="009E2797"/>
    <w:rsid w:val="009E3C4B"/>
    <w:rsid w:val="009E401B"/>
    <w:rsid w:val="009E4874"/>
    <w:rsid w:val="009E4C3E"/>
    <w:rsid w:val="009E532D"/>
    <w:rsid w:val="009F05AD"/>
    <w:rsid w:val="009F0F84"/>
    <w:rsid w:val="009F1417"/>
    <w:rsid w:val="009F341D"/>
    <w:rsid w:val="009F461A"/>
    <w:rsid w:val="009F466E"/>
    <w:rsid w:val="009F49E9"/>
    <w:rsid w:val="009F4F25"/>
    <w:rsid w:val="009F53DB"/>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8E5"/>
    <w:rsid w:val="00A0694B"/>
    <w:rsid w:val="00A06AD2"/>
    <w:rsid w:val="00A07AC7"/>
    <w:rsid w:val="00A07EA4"/>
    <w:rsid w:val="00A10139"/>
    <w:rsid w:val="00A104DE"/>
    <w:rsid w:val="00A1162F"/>
    <w:rsid w:val="00A12769"/>
    <w:rsid w:val="00A12972"/>
    <w:rsid w:val="00A12B6B"/>
    <w:rsid w:val="00A139A8"/>
    <w:rsid w:val="00A14163"/>
    <w:rsid w:val="00A149B9"/>
    <w:rsid w:val="00A14F90"/>
    <w:rsid w:val="00A15222"/>
    <w:rsid w:val="00A15678"/>
    <w:rsid w:val="00A15CCC"/>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5D7"/>
    <w:rsid w:val="00A32B80"/>
    <w:rsid w:val="00A33E0C"/>
    <w:rsid w:val="00A3400B"/>
    <w:rsid w:val="00A34DBD"/>
    <w:rsid w:val="00A34FF5"/>
    <w:rsid w:val="00A359FD"/>
    <w:rsid w:val="00A36F1A"/>
    <w:rsid w:val="00A37069"/>
    <w:rsid w:val="00A37395"/>
    <w:rsid w:val="00A37800"/>
    <w:rsid w:val="00A407BC"/>
    <w:rsid w:val="00A40A9D"/>
    <w:rsid w:val="00A41D73"/>
    <w:rsid w:val="00A43C99"/>
    <w:rsid w:val="00A455E4"/>
    <w:rsid w:val="00A45A42"/>
    <w:rsid w:val="00A47829"/>
    <w:rsid w:val="00A47A16"/>
    <w:rsid w:val="00A47F96"/>
    <w:rsid w:val="00A51374"/>
    <w:rsid w:val="00A5158B"/>
    <w:rsid w:val="00A516C7"/>
    <w:rsid w:val="00A51D1D"/>
    <w:rsid w:val="00A5215E"/>
    <w:rsid w:val="00A533EE"/>
    <w:rsid w:val="00A53410"/>
    <w:rsid w:val="00A55887"/>
    <w:rsid w:val="00A55B9A"/>
    <w:rsid w:val="00A55B9C"/>
    <w:rsid w:val="00A55E1C"/>
    <w:rsid w:val="00A561BB"/>
    <w:rsid w:val="00A56A17"/>
    <w:rsid w:val="00A56C66"/>
    <w:rsid w:val="00A56E84"/>
    <w:rsid w:val="00A579CE"/>
    <w:rsid w:val="00A600F4"/>
    <w:rsid w:val="00A60160"/>
    <w:rsid w:val="00A60340"/>
    <w:rsid w:val="00A603D3"/>
    <w:rsid w:val="00A60442"/>
    <w:rsid w:val="00A60659"/>
    <w:rsid w:val="00A61D1F"/>
    <w:rsid w:val="00A61FBB"/>
    <w:rsid w:val="00A623FF"/>
    <w:rsid w:val="00A626C7"/>
    <w:rsid w:val="00A6289C"/>
    <w:rsid w:val="00A64C9E"/>
    <w:rsid w:val="00A64F71"/>
    <w:rsid w:val="00A65385"/>
    <w:rsid w:val="00A653CA"/>
    <w:rsid w:val="00A66466"/>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732"/>
    <w:rsid w:val="00A74997"/>
    <w:rsid w:val="00A75197"/>
    <w:rsid w:val="00A75E09"/>
    <w:rsid w:val="00A76F48"/>
    <w:rsid w:val="00A77598"/>
    <w:rsid w:val="00A775F0"/>
    <w:rsid w:val="00A7799B"/>
    <w:rsid w:val="00A814F3"/>
    <w:rsid w:val="00A815F7"/>
    <w:rsid w:val="00A8185F"/>
    <w:rsid w:val="00A81877"/>
    <w:rsid w:val="00A82669"/>
    <w:rsid w:val="00A828CD"/>
    <w:rsid w:val="00A83F63"/>
    <w:rsid w:val="00A846B8"/>
    <w:rsid w:val="00A85362"/>
    <w:rsid w:val="00A86697"/>
    <w:rsid w:val="00A86914"/>
    <w:rsid w:val="00A8717F"/>
    <w:rsid w:val="00A8759C"/>
    <w:rsid w:val="00A9136D"/>
    <w:rsid w:val="00A91AFA"/>
    <w:rsid w:val="00A92514"/>
    <w:rsid w:val="00A92798"/>
    <w:rsid w:val="00A92868"/>
    <w:rsid w:val="00A94406"/>
    <w:rsid w:val="00A9476F"/>
    <w:rsid w:val="00A960D0"/>
    <w:rsid w:val="00A9798A"/>
    <w:rsid w:val="00AA0339"/>
    <w:rsid w:val="00AA09F7"/>
    <w:rsid w:val="00AA1916"/>
    <w:rsid w:val="00AA20AD"/>
    <w:rsid w:val="00AA2470"/>
    <w:rsid w:val="00AA29E1"/>
    <w:rsid w:val="00AA2B29"/>
    <w:rsid w:val="00AA2C74"/>
    <w:rsid w:val="00AA3DC7"/>
    <w:rsid w:val="00AA3E1E"/>
    <w:rsid w:val="00AA453F"/>
    <w:rsid w:val="00AA4C4E"/>
    <w:rsid w:val="00AA4E54"/>
    <w:rsid w:val="00AA5084"/>
    <w:rsid w:val="00AA64B7"/>
    <w:rsid w:val="00AA64F1"/>
    <w:rsid w:val="00AA716B"/>
    <w:rsid w:val="00AA7945"/>
    <w:rsid w:val="00AA7E8C"/>
    <w:rsid w:val="00AB0497"/>
    <w:rsid w:val="00AB0576"/>
    <w:rsid w:val="00AB0ECB"/>
    <w:rsid w:val="00AB1794"/>
    <w:rsid w:val="00AB2E33"/>
    <w:rsid w:val="00AB41A3"/>
    <w:rsid w:val="00AB4479"/>
    <w:rsid w:val="00AB448B"/>
    <w:rsid w:val="00AB4B7E"/>
    <w:rsid w:val="00AB5D58"/>
    <w:rsid w:val="00AB5FF9"/>
    <w:rsid w:val="00AB602E"/>
    <w:rsid w:val="00AB6508"/>
    <w:rsid w:val="00AB7AB0"/>
    <w:rsid w:val="00AC0615"/>
    <w:rsid w:val="00AC0A74"/>
    <w:rsid w:val="00AC0BEC"/>
    <w:rsid w:val="00AC0ED3"/>
    <w:rsid w:val="00AC10FB"/>
    <w:rsid w:val="00AC1134"/>
    <w:rsid w:val="00AC146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2CAF"/>
    <w:rsid w:val="00AD3678"/>
    <w:rsid w:val="00AD39DC"/>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E79DB"/>
    <w:rsid w:val="00AF005E"/>
    <w:rsid w:val="00AF05E0"/>
    <w:rsid w:val="00AF0B1D"/>
    <w:rsid w:val="00AF0B77"/>
    <w:rsid w:val="00AF0B8E"/>
    <w:rsid w:val="00AF0D10"/>
    <w:rsid w:val="00AF14B4"/>
    <w:rsid w:val="00AF1873"/>
    <w:rsid w:val="00AF1F0D"/>
    <w:rsid w:val="00AF20AC"/>
    <w:rsid w:val="00AF223F"/>
    <w:rsid w:val="00AF3603"/>
    <w:rsid w:val="00AF37C6"/>
    <w:rsid w:val="00AF3EC7"/>
    <w:rsid w:val="00AF48EE"/>
    <w:rsid w:val="00AF4C7E"/>
    <w:rsid w:val="00AF615D"/>
    <w:rsid w:val="00AF65F8"/>
    <w:rsid w:val="00AF6E9C"/>
    <w:rsid w:val="00AF7045"/>
    <w:rsid w:val="00AF7ABA"/>
    <w:rsid w:val="00B00FCA"/>
    <w:rsid w:val="00B02161"/>
    <w:rsid w:val="00B02C95"/>
    <w:rsid w:val="00B03494"/>
    <w:rsid w:val="00B045C2"/>
    <w:rsid w:val="00B04E17"/>
    <w:rsid w:val="00B07F05"/>
    <w:rsid w:val="00B10EB9"/>
    <w:rsid w:val="00B11DF6"/>
    <w:rsid w:val="00B12354"/>
    <w:rsid w:val="00B12C5F"/>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45F3"/>
    <w:rsid w:val="00B24A68"/>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29AF"/>
    <w:rsid w:val="00B33035"/>
    <w:rsid w:val="00B33D7A"/>
    <w:rsid w:val="00B34A37"/>
    <w:rsid w:val="00B35468"/>
    <w:rsid w:val="00B35739"/>
    <w:rsid w:val="00B36819"/>
    <w:rsid w:val="00B3734D"/>
    <w:rsid w:val="00B37472"/>
    <w:rsid w:val="00B374DE"/>
    <w:rsid w:val="00B37973"/>
    <w:rsid w:val="00B40280"/>
    <w:rsid w:val="00B4088C"/>
    <w:rsid w:val="00B40BC2"/>
    <w:rsid w:val="00B4106E"/>
    <w:rsid w:val="00B41926"/>
    <w:rsid w:val="00B42B15"/>
    <w:rsid w:val="00B44E76"/>
    <w:rsid w:val="00B4537D"/>
    <w:rsid w:val="00B45EBE"/>
    <w:rsid w:val="00B463C4"/>
    <w:rsid w:val="00B46676"/>
    <w:rsid w:val="00B466E9"/>
    <w:rsid w:val="00B4684E"/>
    <w:rsid w:val="00B47036"/>
    <w:rsid w:val="00B471B3"/>
    <w:rsid w:val="00B50643"/>
    <w:rsid w:val="00B50881"/>
    <w:rsid w:val="00B52FE5"/>
    <w:rsid w:val="00B534A9"/>
    <w:rsid w:val="00B53F10"/>
    <w:rsid w:val="00B54649"/>
    <w:rsid w:val="00B54FA3"/>
    <w:rsid w:val="00B55FDD"/>
    <w:rsid w:val="00B606A9"/>
    <w:rsid w:val="00B60B5D"/>
    <w:rsid w:val="00B611C9"/>
    <w:rsid w:val="00B61D19"/>
    <w:rsid w:val="00B622DA"/>
    <w:rsid w:val="00B62575"/>
    <w:rsid w:val="00B62C1D"/>
    <w:rsid w:val="00B634F0"/>
    <w:rsid w:val="00B642FD"/>
    <w:rsid w:val="00B652D4"/>
    <w:rsid w:val="00B653BC"/>
    <w:rsid w:val="00B65A06"/>
    <w:rsid w:val="00B65C37"/>
    <w:rsid w:val="00B66FEC"/>
    <w:rsid w:val="00B670E3"/>
    <w:rsid w:val="00B67418"/>
    <w:rsid w:val="00B67A5D"/>
    <w:rsid w:val="00B67F2C"/>
    <w:rsid w:val="00B70086"/>
    <w:rsid w:val="00B70439"/>
    <w:rsid w:val="00B70C8E"/>
    <w:rsid w:val="00B72743"/>
    <w:rsid w:val="00B72C46"/>
    <w:rsid w:val="00B72C5C"/>
    <w:rsid w:val="00B74929"/>
    <w:rsid w:val="00B75506"/>
    <w:rsid w:val="00B7666D"/>
    <w:rsid w:val="00B76E4E"/>
    <w:rsid w:val="00B77FDE"/>
    <w:rsid w:val="00B803B8"/>
    <w:rsid w:val="00B8062B"/>
    <w:rsid w:val="00B80D79"/>
    <w:rsid w:val="00B8240D"/>
    <w:rsid w:val="00B84FE8"/>
    <w:rsid w:val="00B86581"/>
    <w:rsid w:val="00B86E4C"/>
    <w:rsid w:val="00B90796"/>
    <w:rsid w:val="00B910C6"/>
    <w:rsid w:val="00B91C97"/>
    <w:rsid w:val="00B925CE"/>
    <w:rsid w:val="00B95468"/>
    <w:rsid w:val="00B9570B"/>
    <w:rsid w:val="00B95A7D"/>
    <w:rsid w:val="00BA0015"/>
    <w:rsid w:val="00BA0112"/>
    <w:rsid w:val="00BA0514"/>
    <w:rsid w:val="00BA092A"/>
    <w:rsid w:val="00BA11DE"/>
    <w:rsid w:val="00BA184C"/>
    <w:rsid w:val="00BA2616"/>
    <w:rsid w:val="00BA40C0"/>
    <w:rsid w:val="00BA472F"/>
    <w:rsid w:val="00BA482E"/>
    <w:rsid w:val="00BA4BB4"/>
    <w:rsid w:val="00BA4C24"/>
    <w:rsid w:val="00BA5378"/>
    <w:rsid w:val="00BA6288"/>
    <w:rsid w:val="00BA6779"/>
    <w:rsid w:val="00BA68AD"/>
    <w:rsid w:val="00BB0541"/>
    <w:rsid w:val="00BB05C8"/>
    <w:rsid w:val="00BB09F0"/>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7E7"/>
    <w:rsid w:val="00BC0A2E"/>
    <w:rsid w:val="00BC0A3B"/>
    <w:rsid w:val="00BC180A"/>
    <w:rsid w:val="00BC19CB"/>
    <w:rsid w:val="00BC2766"/>
    <w:rsid w:val="00BC3175"/>
    <w:rsid w:val="00BC35BD"/>
    <w:rsid w:val="00BC44AB"/>
    <w:rsid w:val="00BC47DA"/>
    <w:rsid w:val="00BC4EFB"/>
    <w:rsid w:val="00BC5D1A"/>
    <w:rsid w:val="00BC65E8"/>
    <w:rsid w:val="00BC74C2"/>
    <w:rsid w:val="00BC766B"/>
    <w:rsid w:val="00BC7849"/>
    <w:rsid w:val="00BC7948"/>
    <w:rsid w:val="00BC7B84"/>
    <w:rsid w:val="00BD0B4D"/>
    <w:rsid w:val="00BD0BD7"/>
    <w:rsid w:val="00BD2347"/>
    <w:rsid w:val="00BD2A53"/>
    <w:rsid w:val="00BD2C50"/>
    <w:rsid w:val="00BD335D"/>
    <w:rsid w:val="00BD361C"/>
    <w:rsid w:val="00BD3E76"/>
    <w:rsid w:val="00BD4280"/>
    <w:rsid w:val="00BD4EB1"/>
    <w:rsid w:val="00BD4EEA"/>
    <w:rsid w:val="00BD5005"/>
    <w:rsid w:val="00BD5006"/>
    <w:rsid w:val="00BD55C0"/>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4F07"/>
    <w:rsid w:val="00BF58E1"/>
    <w:rsid w:val="00BF5D54"/>
    <w:rsid w:val="00BF5F1F"/>
    <w:rsid w:val="00BF6143"/>
    <w:rsid w:val="00BF6D12"/>
    <w:rsid w:val="00C0006A"/>
    <w:rsid w:val="00C006B2"/>
    <w:rsid w:val="00C00C95"/>
    <w:rsid w:val="00C00ECB"/>
    <w:rsid w:val="00C01742"/>
    <w:rsid w:val="00C01B5E"/>
    <w:rsid w:val="00C01EF2"/>
    <w:rsid w:val="00C02186"/>
    <w:rsid w:val="00C04290"/>
    <w:rsid w:val="00C04309"/>
    <w:rsid w:val="00C057E3"/>
    <w:rsid w:val="00C10085"/>
    <w:rsid w:val="00C106EB"/>
    <w:rsid w:val="00C10AA3"/>
    <w:rsid w:val="00C12D63"/>
    <w:rsid w:val="00C135DC"/>
    <w:rsid w:val="00C13B3D"/>
    <w:rsid w:val="00C1479B"/>
    <w:rsid w:val="00C14FA8"/>
    <w:rsid w:val="00C150A2"/>
    <w:rsid w:val="00C1512E"/>
    <w:rsid w:val="00C165C1"/>
    <w:rsid w:val="00C16835"/>
    <w:rsid w:val="00C171B4"/>
    <w:rsid w:val="00C20605"/>
    <w:rsid w:val="00C207F1"/>
    <w:rsid w:val="00C21339"/>
    <w:rsid w:val="00C2198C"/>
    <w:rsid w:val="00C2212C"/>
    <w:rsid w:val="00C221C2"/>
    <w:rsid w:val="00C24BB6"/>
    <w:rsid w:val="00C2513A"/>
    <w:rsid w:val="00C25CCE"/>
    <w:rsid w:val="00C25FB8"/>
    <w:rsid w:val="00C260E5"/>
    <w:rsid w:val="00C2719C"/>
    <w:rsid w:val="00C27580"/>
    <w:rsid w:val="00C27902"/>
    <w:rsid w:val="00C27BA6"/>
    <w:rsid w:val="00C3017F"/>
    <w:rsid w:val="00C317ED"/>
    <w:rsid w:val="00C31B64"/>
    <w:rsid w:val="00C31BC5"/>
    <w:rsid w:val="00C32CA2"/>
    <w:rsid w:val="00C32D7D"/>
    <w:rsid w:val="00C3325E"/>
    <w:rsid w:val="00C333F5"/>
    <w:rsid w:val="00C34112"/>
    <w:rsid w:val="00C34E57"/>
    <w:rsid w:val="00C351CA"/>
    <w:rsid w:val="00C3538D"/>
    <w:rsid w:val="00C3542C"/>
    <w:rsid w:val="00C35AF5"/>
    <w:rsid w:val="00C3653D"/>
    <w:rsid w:val="00C36BA3"/>
    <w:rsid w:val="00C3728B"/>
    <w:rsid w:val="00C37FD3"/>
    <w:rsid w:val="00C40FF1"/>
    <w:rsid w:val="00C422B4"/>
    <w:rsid w:val="00C436B1"/>
    <w:rsid w:val="00C43934"/>
    <w:rsid w:val="00C4408B"/>
    <w:rsid w:val="00C4461C"/>
    <w:rsid w:val="00C448EF"/>
    <w:rsid w:val="00C461BD"/>
    <w:rsid w:val="00C4776A"/>
    <w:rsid w:val="00C502D2"/>
    <w:rsid w:val="00C50A8D"/>
    <w:rsid w:val="00C50BC2"/>
    <w:rsid w:val="00C50EC7"/>
    <w:rsid w:val="00C52100"/>
    <w:rsid w:val="00C526F3"/>
    <w:rsid w:val="00C531DD"/>
    <w:rsid w:val="00C5423D"/>
    <w:rsid w:val="00C5475F"/>
    <w:rsid w:val="00C55160"/>
    <w:rsid w:val="00C557CA"/>
    <w:rsid w:val="00C55C78"/>
    <w:rsid w:val="00C55FA3"/>
    <w:rsid w:val="00C56050"/>
    <w:rsid w:val="00C5672F"/>
    <w:rsid w:val="00C56970"/>
    <w:rsid w:val="00C603A8"/>
    <w:rsid w:val="00C60EDE"/>
    <w:rsid w:val="00C6272B"/>
    <w:rsid w:val="00C63098"/>
    <w:rsid w:val="00C63A46"/>
    <w:rsid w:val="00C63EDA"/>
    <w:rsid w:val="00C644D3"/>
    <w:rsid w:val="00C66400"/>
    <w:rsid w:val="00C6755E"/>
    <w:rsid w:val="00C67AA3"/>
    <w:rsid w:val="00C70434"/>
    <w:rsid w:val="00C7195E"/>
    <w:rsid w:val="00C7242F"/>
    <w:rsid w:val="00C7351E"/>
    <w:rsid w:val="00C73570"/>
    <w:rsid w:val="00C73B98"/>
    <w:rsid w:val="00C74DA9"/>
    <w:rsid w:val="00C7521B"/>
    <w:rsid w:val="00C758DB"/>
    <w:rsid w:val="00C75995"/>
    <w:rsid w:val="00C76000"/>
    <w:rsid w:val="00C7600F"/>
    <w:rsid w:val="00C761CD"/>
    <w:rsid w:val="00C7653B"/>
    <w:rsid w:val="00C77286"/>
    <w:rsid w:val="00C77669"/>
    <w:rsid w:val="00C805D1"/>
    <w:rsid w:val="00C80CD4"/>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6B5"/>
    <w:rsid w:val="00C9394F"/>
    <w:rsid w:val="00C94164"/>
    <w:rsid w:val="00C95111"/>
    <w:rsid w:val="00C95653"/>
    <w:rsid w:val="00C95882"/>
    <w:rsid w:val="00C95933"/>
    <w:rsid w:val="00C95989"/>
    <w:rsid w:val="00C95A10"/>
    <w:rsid w:val="00C95A75"/>
    <w:rsid w:val="00C9616F"/>
    <w:rsid w:val="00C965B2"/>
    <w:rsid w:val="00C968FC"/>
    <w:rsid w:val="00C96EF9"/>
    <w:rsid w:val="00C97774"/>
    <w:rsid w:val="00CA0802"/>
    <w:rsid w:val="00CA0D2F"/>
    <w:rsid w:val="00CA2A8F"/>
    <w:rsid w:val="00CA40FF"/>
    <w:rsid w:val="00CA446A"/>
    <w:rsid w:val="00CA494D"/>
    <w:rsid w:val="00CA4C16"/>
    <w:rsid w:val="00CA57B1"/>
    <w:rsid w:val="00CA665C"/>
    <w:rsid w:val="00CB07D8"/>
    <w:rsid w:val="00CB0A87"/>
    <w:rsid w:val="00CB0A8B"/>
    <w:rsid w:val="00CB2123"/>
    <w:rsid w:val="00CB2191"/>
    <w:rsid w:val="00CB3847"/>
    <w:rsid w:val="00CB48B7"/>
    <w:rsid w:val="00CB4E72"/>
    <w:rsid w:val="00CB555E"/>
    <w:rsid w:val="00CB5624"/>
    <w:rsid w:val="00CB693C"/>
    <w:rsid w:val="00CB77AD"/>
    <w:rsid w:val="00CC03C3"/>
    <w:rsid w:val="00CC0C49"/>
    <w:rsid w:val="00CC22F7"/>
    <w:rsid w:val="00CC2DD1"/>
    <w:rsid w:val="00CC366E"/>
    <w:rsid w:val="00CC3750"/>
    <w:rsid w:val="00CC3EA1"/>
    <w:rsid w:val="00CC3FC9"/>
    <w:rsid w:val="00CC61CC"/>
    <w:rsid w:val="00CC6C33"/>
    <w:rsid w:val="00CC73A0"/>
    <w:rsid w:val="00CC7BD8"/>
    <w:rsid w:val="00CD00FB"/>
    <w:rsid w:val="00CD1152"/>
    <w:rsid w:val="00CD127E"/>
    <w:rsid w:val="00CD2791"/>
    <w:rsid w:val="00CD31A7"/>
    <w:rsid w:val="00CD735E"/>
    <w:rsid w:val="00CD7802"/>
    <w:rsid w:val="00CE0CA8"/>
    <w:rsid w:val="00CE152F"/>
    <w:rsid w:val="00CE31B6"/>
    <w:rsid w:val="00CE33F7"/>
    <w:rsid w:val="00CE401E"/>
    <w:rsid w:val="00CE493E"/>
    <w:rsid w:val="00CE5245"/>
    <w:rsid w:val="00CE59C5"/>
    <w:rsid w:val="00CE6CA7"/>
    <w:rsid w:val="00CE70D8"/>
    <w:rsid w:val="00CF0304"/>
    <w:rsid w:val="00CF0648"/>
    <w:rsid w:val="00CF17B4"/>
    <w:rsid w:val="00CF1CB6"/>
    <w:rsid w:val="00CF2244"/>
    <w:rsid w:val="00CF28C9"/>
    <w:rsid w:val="00CF2DC4"/>
    <w:rsid w:val="00CF48AA"/>
    <w:rsid w:val="00CF77D1"/>
    <w:rsid w:val="00D016E7"/>
    <w:rsid w:val="00D02C39"/>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B7A"/>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3C8"/>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47C58"/>
    <w:rsid w:val="00D5018A"/>
    <w:rsid w:val="00D501F5"/>
    <w:rsid w:val="00D51CA5"/>
    <w:rsid w:val="00D5239D"/>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2A3"/>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9B8"/>
    <w:rsid w:val="00D72A62"/>
    <w:rsid w:val="00D7338C"/>
    <w:rsid w:val="00D74464"/>
    <w:rsid w:val="00D749DD"/>
    <w:rsid w:val="00D75F93"/>
    <w:rsid w:val="00D76427"/>
    <w:rsid w:val="00D76931"/>
    <w:rsid w:val="00D76CC9"/>
    <w:rsid w:val="00D76D75"/>
    <w:rsid w:val="00D76DEF"/>
    <w:rsid w:val="00D773AC"/>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0F7C"/>
    <w:rsid w:val="00D91214"/>
    <w:rsid w:val="00D91247"/>
    <w:rsid w:val="00D91313"/>
    <w:rsid w:val="00D9135C"/>
    <w:rsid w:val="00D91FB4"/>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8DF"/>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228B"/>
    <w:rsid w:val="00DB262D"/>
    <w:rsid w:val="00DB2DD3"/>
    <w:rsid w:val="00DB2EA7"/>
    <w:rsid w:val="00DB3259"/>
    <w:rsid w:val="00DB34C4"/>
    <w:rsid w:val="00DB34E8"/>
    <w:rsid w:val="00DB3709"/>
    <w:rsid w:val="00DB5209"/>
    <w:rsid w:val="00DB58D3"/>
    <w:rsid w:val="00DB71C1"/>
    <w:rsid w:val="00DC1060"/>
    <w:rsid w:val="00DC11FE"/>
    <w:rsid w:val="00DC162D"/>
    <w:rsid w:val="00DC1D1E"/>
    <w:rsid w:val="00DC2417"/>
    <w:rsid w:val="00DC292C"/>
    <w:rsid w:val="00DC3398"/>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3BC0"/>
    <w:rsid w:val="00DD3E7B"/>
    <w:rsid w:val="00DD42EA"/>
    <w:rsid w:val="00DD461A"/>
    <w:rsid w:val="00DD4CC8"/>
    <w:rsid w:val="00DD56C1"/>
    <w:rsid w:val="00DD7194"/>
    <w:rsid w:val="00DD7535"/>
    <w:rsid w:val="00DD760C"/>
    <w:rsid w:val="00DD7B83"/>
    <w:rsid w:val="00DD7FD9"/>
    <w:rsid w:val="00DE1578"/>
    <w:rsid w:val="00DE1791"/>
    <w:rsid w:val="00DE1A9B"/>
    <w:rsid w:val="00DE2D74"/>
    <w:rsid w:val="00DE3038"/>
    <w:rsid w:val="00DE380A"/>
    <w:rsid w:val="00DE3BB1"/>
    <w:rsid w:val="00DE3C56"/>
    <w:rsid w:val="00DE527A"/>
    <w:rsid w:val="00DE5370"/>
    <w:rsid w:val="00DE67ED"/>
    <w:rsid w:val="00DE71D3"/>
    <w:rsid w:val="00DF055F"/>
    <w:rsid w:val="00DF0AFF"/>
    <w:rsid w:val="00DF1CE0"/>
    <w:rsid w:val="00DF3CC4"/>
    <w:rsid w:val="00DF3FDF"/>
    <w:rsid w:val="00DF4972"/>
    <w:rsid w:val="00DF4DA8"/>
    <w:rsid w:val="00DF5C9D"/>
    <w:rsid w:val="00DF5E73"/>
    <w:rsid w:val="00DF6413"/>
    <w:rsid w:val="00DF7157"/>
    <w:rsid w:val="00DF7789"/>
    <w:rsid w:val="00DF7E0F"/>
    <w:rsid w:val="00E0006C"/>
    <w:rsid w:val="00E0078F"/>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14C"/>
    <w:rsid w:val="00E108E9"/>
    <w:rsid w:val="00E10A82"/>
    <w:rsid w:val="00E110A3"/>
    <w:rsid w:val="00E11858"/>
    <w:rsid w:val="00E127A0"/>
    <w:rsid w:val="00E1351F"/>
    <w:rsid w:val="00E138F1"/>
    <w:rsid w:val="00E14DC4"/>
    <w:rsid w:val="00E15404"/>
    <w:rsid w:val="00E17891"/>
    <w:rsid w:val="00E20009"/>
    <w:rsid w:val="00E20EF7"/>
    <w:rsid w:val="00E2164D"/>
    <w:rsid w:val="00E232AF"/>
    <w:rsid w:val="00E2374F"/>
    <w:rsid w:val="00E23A03"/>
    <w:rsid w:val="00E24008"/>
    <w:rsid w:val="00E24837"/>
    <w:rsid w:val="00E24AF1"/>
    <w:rsid w:val="00E250AA"/>
    <w:rsid w:val="00E2622E"/>
    <w:rsid w:val="00E30FBC"/>
    <w:rsid w:val="00E311ED"/>
    <w:rsid w:val="00E31523"/>
    <w:rsid w:val="00E31BC8"/>
    <w:rsid w:val="00E328EB"/>
    <w:rsid w:val="00E33154"/>
    <w:rsid w:val="00E33621"/>
    <w:rsid w:val="00E344C2"/>
    <w:rsid w:val="00E34910"/>
    <w:rsid w:val="00E3585F"/>
    <w:rsid w:val="00E35B52"/>
    <w:rsid w:val="00E3620C"/>
    <w:rsid w:val="00E36643"/>
    <w:rsid w:val="00E36795"/>
    <w:rsid w:val="00E36F74"/>
    <w:rsid w:val="00E40699"/>
    <w:rsid w:val="00E40751"/>
    <w:rsid w:val="00E41145"/>
    <w:rsid w:val="00E41212"/>
    <w:rsid w:val="00E413AD"/>
    <w:rsid w:val="00E414C6"/>
    <w:rsid w:val="00E42256"/>
    <w:rsid w:val="00E4239C"/>
    <w:rsid w:val="00E43A94"/>
    <w:rsid w:val="00E446AE"/>
    <w:rsid w:val="00E46023"/>
    <w:rsid w:val="00E464B7"/>
    <w:rsid w:val="00E46B9F"/>
    <w:rsid w:val="00E46F39"/>
    <w:rsid w:val="00E4722B"/>
    <w:rsid w:val="00E478B0"/>
    <w:rsid w:val="00E47911"/>
    <w:rsid w:val="00E50016"/>
    <w:rsid w:val="00E5076A"/>
    <w:rsid w:val="00E50E97"/>
    <w:rsid w:val="00E51456"/>
    <w:rsid w:val="00E51504"/>
    <w:rsid w:val="00E53481"/>
    <w:rsid w:val="00E537B3"/>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FA7"/>
    <w:rsid w:val="00E65CB9"/>
    <w:rsid w:val="00E66584"/>
    <w:rsid w:val="00E673E8"/>
    <w:rsid w:val="00E67771"/>
    <w:rsid w:val="00E6780F"/>
    <w:rsid w:val="00E70158"/>
    <w:rsid w:val="00E704A0"/>
    <w:rsid w:val="00E71709"/>
    <w:rsid w:val="00E7187F"/>
    <w:rsid w:val="00E71C7F"/>
    <w:rsid w:val="00E72AA8"/>
    <w:rsid w:val="00E73B92"/>
    <w:rsid w:val="00E760B0"/>
    <w:rsid w:val="00E764E5"/>
    <w:rsid w:val="00E76720"/>
    <w:rsid w:val="00E76EC5"/>
    <w:rsid w:val="00E80222"/>
    <w:rsid w:val="00E825C1"/>
    <w:rsid w:val="00E826AC"/>
    <w:rsid w:val="00E82F05"/>
    <w:rsid w:val="00E832FE"/>
    <w:rsid w:val="00E83BFC"/>
    <w:rsid w:val="00E849E7"/>
    <w:rsid w:val="00E85985"/>
    <w:rsid w:val="00E860A8"/>
    <w:rsid w:val="00E861AF"/>
    <w:rsid w:val="00E865D5"/>
    <w:rsid w:val="00E86A32"/>
    <w:rsid w:val="00E86F37"/>
    <w:rsid w:val="00E90A5E"/>
    <w:rsid w:val="00E90ED9"/>
    <w:rsid w:val="00E91095"/>
    <w:rsid w:val="00E93592"/>
    <w:rsid w:val="00E93CD0"/>
    <w:rsid w:val="00E93D18"/>
    <w:rsid w:val="00E94180"/>
    <w:rsid w:val="00E94535"/>
    <w:rsid w:val="00E94CB6"/>
    <w:rsid w:val="00E95227"/>
    <w:rsid w:val="00E9543A"/>
    <w:rsid w:val="00E969F1"/>
    <w:rsid w:val="00E96A54"/>
    <w:rsid w:val="00E97020"/>
    <w:rsid w:val="00E97123"/>
    <w:rsid w:val="00EA0104"/>
    <w:rsid w:val="00EA1229"/>
    <w:rsid w:val="00EA180D"/>
    <w:rsid w:val="00EA2981"/>
    <w:rsid w:val="00EA301B"/>
    <w:rsid w:val="00EA3237"/>
    <w:rsid w:val="00EA336E"/>
    <w:rsid w:val="00EA58B8"/>
    <w:rsid w:val="00EA6018"/>
    <w:rsid w:val="00EA6153"/>
    <w:rsid w:val="00EA61D0"/>
    <w:rsid w:val="00EA6B07"/>
    <w:rsid w:val="00EA6E8B"/>
    <w:rsid w:val="00EA706B"/>
    <w:rsid w:val="00EB0515"/>
    <w:rsid w:val="00EB194D"/>
    <w:rsid w:val="00EB3919"/>
    <w:rsid w:val="00EB4EB4"/>
    <w:rsid w:val="00EB66AF"/>
    <w:rsid w:val="00EB6816"/>
    <w:rsid w:val="00EB6AB1"/>
    <w:rsid w:val="00EB77BA"/>
    <w:rsid w:val="00EB7839"/>
    <w:rsid w:val="00EB7A09"/>
    <w:rsid w:val="00EC1458"/>
    <w:rsid w:val="00EC1AF1"/>
    <w:rsid w:val="00EC2160"/>
    <w:rsid w:val="00EC27AD"/>
    <w:rsid w:val="00EC2C71"/>
    <w:rsid w:val="00EC30D0"/>
    <w:rsid w:val="00EC4002"/>
    <w:rsid w:val="00EC4050"/>
    <w:rsid w:val="00EC4150"/>
    <w:rsid w:val="00EC49B6"/>
    <w:rsid w:val="00EC4F8E"/>
    <w:rsid w:val="00EC542A"/>
    <w:rsid w:val="00EC54A9"/>
    <w:rsid w:val="00EC636F"/>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1E2D"/>
    <w:rsid w:val="00EE2841"/>
    <w:rsid w:val="00EE32AA"/>
    <w:rsid w:val="00EE4664"/>
    <w:rsid w:val="00EE50C2"/>
    <w:rsid w:val="00EE5410"/>
    <w:rsid w:val="00EE54EA"/>
    <w:rsid w:val="00EE57ED"/>
    <w:rsid w:val="00EE593F"/>
    <w:rsid w:val="00EE6489"/>
    <w:rsid w:val="00EE7550"/>
    <w:rsid w:val="00EF12EE"/>
    <w:rsid w:val="00EF145D"/>
    <w:rsid w:val="00EF196E"/>
    <w:rsid w:val="00EF3237"/>
    <w:rsid w:val="00EF3BE9"/>
    <w:rsid w:val="00EF3E9B"/>
    <w:rsid w:val="00EF560D"/>
    <w:rsid w:val="00EF62F4"/>
    <w:rsid w:val="00EF69DE"/>
    <w:rsid w:val="00EF6D41"/>
    <w:rsid w:val="00EF7ADF"/>
    <w:rsid w:val="00F00EA7"/>
    <w:rsid w:val="00F0171B"/>
    <w:rsid w:val="00F01C2B"/>
    <w:rsid w:val="00F02722"/>
    <w:rsid w:val="00F028C2"/>
    <w:rsid w:val="00F02F35"/>
    <w:rsid w:val="00F0391F"/>
    <w:rsid w:val="00F04720"/>
    <w:rsid w:val="00F06D94"/>
    <w:rsid w:val="00F07088"/>
    <w:rsid w:val="00F07629"/>
    <w:rsid w:val="00F105E7"/>
    <w:rsid w:val="00F106B5"/>
    <w:rsid w:val="00F111AE"/>
    <w:rsid w:val="00F117AE"/>
    <w:rsid w:val="00F11B42"/>
    <w:rsid w:val="00F11C89"/>
    <w:rsid w:val="00F11CC3"/>
    <w:rsid w:val="00F12619"/>
    <w:rsid w:val="00F12E7C"/>
    <w:rsid w:val="00F13004"/>
    <w:rsid w:val="00F13521"/>
    <w:rsid w:val="00F13ECA"/>
    <w:rsid w:val="00F145EC"/>
    <w:rsid w:val="00F14794"/>
    <w:rsid w:val="00F15978"/>
    <w:rsid w:val="00F16BA7"/>
    <w:rsid w:val="00F16C08"/>
    <w:rsid w:val="00F1742C"/>
    <w:rsid w:val="00F20226"/>
    <w:rsid w:val="00F2199A"/>
    <w:rsid w:val="00F21F83"/>
    <w:rsid w:val="00F22DCF"/>
    <w:rsid w:val="00F22E28"/>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DF0"/>
    <w:rsid w:val="00F40F4C"/>
    <w:rsid w:val="00F41199"/>
    <w:rsid w:val="00F41ABF"/>
    <w:rsid w:val="00F41C18"/>
    <w:rsid w:val="00F43582"/>
    <w:rsid w:val="00F4474A"/>
    <w:rsid w:val="00F4545F"/>
    <w:rsid w:val="00F45FA2"/>
    <w:rsid w:val="00F50683"/>
    <w:rsid w:val="00F50DBE"/>
    <w:rsid w:val="00F5239C"/>
    <w:rsid w:val="00F5267C"/>
    <w:rsid w:val="00F5445B"/>
    <w:rsid w:val="00F55A70"/>
    <w:rsid w:val="00F55C0C"/>
    <w:rsid w:val="00F56687"/>
    <w:rsid w:val="00F56906"/>
    <w:rsid w:val="00F600B6"/>
    <w:rsid w:val="00F609EC"/>
    <w:rsid w:val="00F6215C"/>
    <w:rsid w:val="00F62FBB"/>
    <w:rsid w:val="00F6429C"/>
    <w:rsid w:val="00F65050"/>
    <w:rsid w:val="00F6587B"/>
    <w:rsid w:val="00F66198"/>
    <w:rsid w:val="00F66268"/>
    <w:rsid w:val="00F66AC7"/>
    <w:rsid w:val="00F66F16"/>
    <w:rsid w:val="00F6718A"/>
    <w:rsid w:val="00F67B47"/>
    <w:rsid w:val="00F701BB"/>
    <w:rsid w:val="00F708F3"/>
    <w:rsid w:val="00F7149A"/>
    <w:rsid w:val="00F7150C"/>
    <w:rsid w:val="00F72116"/>
    <w:rsid w:val="00F729A6"/>
    <w:rsid w:val="00F74390"/>
    <w:rsid w:val="00F7489D"/>
    <w:rsid w:val="00F748D7"/>
    <w:rsid w:val="00F74D86"/>
    <w:rsid w:val="00F751E2"/>
    <w:rsid w:val="00F75F97"/>
    <w:rsid w:val="00F76490"/>
    <w:rsid w:val="00F76912"/>
    <w:rsid w:val="00F8156C"/>
    <w:rsid w:val="00F818AD"/>
    <w:rsid w:val="00F820B9"/>
    <w:rsid w:val="00F8234E"/>
    <w:rsid w:val="00F83066"/>
    <w:rsid w:val="00F847EA"/>
    <w:rsid w:val="00F8533F"/>
    <w:rsid w:val="00F85ADD"/>
    <w:rsid w:val="00F85C21"/>
    <w:rsid w:val="00F8664B"/>
    <w:rsid w:val="00F869CE"/>
    <w:rsid w:val="00F87189"/>
    <w:rsid w:val="00F87763"/>
    <w:rsid w:val="00F879FB"/>
    <w:rsid w:val="00F87F61"/>
    <w:rsid w:val="00F903AC"/>
    <w:rsid w:val="00F904A8"/>
    <w:rsid w:val="00F9071C"/>
    <w:rsid w:val="00F90E7E"/>
    <w:rsid w:val="00F9196D"/>
    <w:rsid w:val="00F91B0E"/>
    <w:rsid w:val="00F9206C"/>
    <w:rsid w:val="00F927F7"/>
    <w:rsid w:val="00F92B1B"/>
    <w:rsid w:val="00F937FF"/>
    <w:rsid w:val="00F939C8"/>
    <w:rsid w:val="00F93F42"/>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6123"/>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975"/>
    <w:rsid w:val="00FB7FF4"/>
    <w:rsid w:val="00FC00CB"/>
    <w:rsid w:val="00FC02E1"/>
    <w:rsid w:val="00FC0988"/>
    <w:rsid w:val="00FC0DB0"/>
    <w:rsid w:val="00FC2B65"/>
    <w:rsid w:val="00FC3551"/>
    <w:rsid w:val="00FC3CA0"/>
    <w:rsid w:val="00FC48F5"/>
    <w:rsid w:val="00FC4AC8"/>
    <w:rsid w:val="00FC51D7"/>
    <w:rsid w:val="00FC67F0"/>
    <w:rsid w:val="00FC6F1F"/>
    <w:rsid w:val="00FC727C"/>
    <w:rsid w:val="00FC729E"/>
    <w:rsid w:val="00FC774F"/>
    <w:rsid w:val="00FC7B7D"/>
    <w:rsid w:val="00FC7C66"/>
    <w:rsid w:val="00FD030D"/>
    <w:rsid w:val="00FD0C88"/>
    <w:rsid w:val="00FD1D51"/>
    <w:rsid w:val="00FD24CD"/>
    <w:rsid w:val="00FD2D9B"/>
    <w:rsid w:val="00FD3B60"/>
    <w:rsid w:val="00FD40B9"/>
    <w:rsid w:val="00FD4BA7"/>
    <w:rsid w:val="00FD57B5"/>
    <w:rsid w:val="00FD619F"/>
    <w:rsid w:val="00FD77C0"/>
    <w:rsid w:val="00FD7EE3"/>
    <w:rsid w:val="00FE0939"/>
    <w:rsid w:val="00FE0B67"/>
    <w:rsid w:val="00FE0E65"/>
    <w:rsid w:val="00FE1956"/>
    <w:rsid w:val="00FE1DA9"/>
    <w:rsid w:val="00FE2247"/>
    <w:rsid w:val="00FE4034"/>
    <w:rsid w:val="00FE43D3"/>
    <w:rsid w:val="00FE5BCA"/>
    <w:rsid w:val="00FE6119"/>
    <w:rsid w:val="00FE7598"/>
    <w:rsid w:val="00FE7E23"/>
    <w:rsid w:val="00FF003A"/>
    <w:rsid w:val="00FF1030"/>
    <w:rsid w:val="00FF1AB4"/>
    <w:rsid w:val="00FF1D55"/>
    <w:rsid w:val="00FF27D1"/>
    <w:rsid w:val="00FF2A4F"/>
    <w:rsid w:val="00FF2C9B"/>
    <w:rsid w:val="00FF3CDE"/>
    <w:rsid w:val="00FF586D"/>
    <w:rsid w:val="00FF5C4D"/>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32A23B"/>
  <w15:chartTrackingRefBased/>
  <w15:docId w15:val="{9D850EC3-6A6C-4471-9188-77F15FB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9C8"/>
    <w:pPr>
      <w:spacing w:line="26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DengXian" w:hAnsi="DengXian"/>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customStyle="1" w:styleId="UnresolvedMention1">
    <w:name w:val="Unresolved Mention1"/>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 w:type="paragraph" w:styleId="Revision">
    <w:name w:val="Revision"/>
    <w:hidden/>
    <w:uiPriority w:val="99"/>
    <w:semiHidden/>
    <w:rsid w:val="000B7479"/>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073">
      <w:bodyDiv w:val="1"/>
      <w:marLeft w:val="0"/>
      <w:marRight w:val="0"/>
      <w:marTop w:val="0"/>
      <w:marBottom w:val="0"/>
      <w:divBdr>
        <w:top w:val="none" w:sz="0" w:space="0" w:color="auto"/>
        <w:left w:val="none" w:sz="0" w:space="0" w:color="auto"/>
        <w:bottom w:val="none" w:sz="0" w:space="0" w:color="auto"/>
        <w:right w:val="none" w:sz="0" w:space="0" w:color="auto"/>
      </w:divBdr>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png"/><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23B31-0DCB-41E3-A6C6-D37A35D9B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35</Pages>
  <Words>73236</Words>
  <Characters>417447</Characters>
  <Application>Microsoft Office Word</Application>
  <DocSecurity>0</DocSecurity>
  <Lines>3478</Lines>
  <Paragraphs>979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489704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Richard Wen</cp:lastModifiedBy>
  <cp:revision>211</cp:revision>
  <cp:lastPrinted>2024-11-25T19:32:00Z</cp:lastPrinted>
  <dcterms:created xsi:type="dcterms:W3CDTF">2025-11-17T13:35:00Z</dcterms:created>
  <dcterms:modified xsi:type="dcterms:W3CDTF">2026-03-06T01:57:00Z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id="UJM0LWFb"/&gt;&lt;style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